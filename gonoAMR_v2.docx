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EB535" w14:textId="613FBE08" w:rsidR="008C2E97" w:rsidRPr="00CF5428" w:rsidRDefault="008C2E97" w:rsidP="006E0D5A">
      <w:pPr>
        <w:spacing w:before="100" w:beforeAutospacing="1" w:after="100" w:afterAutospacing="1" w:line="276" w:lineRule="auto"/>
        <w:jc w:val="both"/>
        <w:rPr>
          <w:rFonts w:ascii="Times New Roman" w:hAnsi="Times New Roman" w:cs="Times New Roman"/>
          <w:b/>
          <w:bCs/>
          <w:color w:val="000000" w:themeColor="text1"/>
          <w:sz w:val="20"/>
          <w:szCs w:val="20"/>
          <w:lang w:val="en-GB"/>
        </w:rPr>
      </w:pPr>
      <w:commentRangeStart w:id="0"/>
      <w:r w:rsidRPr="008C2E97">
        <w:rPr>
          <w:rFonts w:ascii="Times New Roman" w:hAnsi="Times New Roman" w:cs="Times New Roman"/>
          <w:b/>
          <w:bCs/>
          <w:color w:val="000000" w:themeColor="text1"/>
          <w:sz w:val="20"/>
          <w:szCs w:val="20"/>
          <w:lang w:val="en-GB"/>
        </w:rPr>
        <w:t xml:space="preserve">The long-term epidemiological </w:t>
      </w:r>
      <w:r w:rsidR="007264D7">
        <w:rPr>
          <w:rFonts w:ascii="Times New Roman" w:hAnsi="Times New Roman" w:cs="Times New Roman"/>
          <w:b/>
          <w:bCs/>
          <w:color w:val="000000" w:themeColor="text1"/>
          <w:sz w:val="20"/>
          <w:szCs w:val="20"/>
          <w:lang w:val="en-GB"/>
        </w:rPr>
        <w:t>impacts</w:t>
      </w:r>
      <w:r w:rsidR="007264D7" w:rsidRPr="008C2E97">
        <w:rPr>
          <w:rFonts w:ascii="Times New Roman" w:hAnsi="Times New Roman" w:cs="Times New Roman"/>
          <w:b/>
          <w:bCs/>
          <w:color w:val="000000" w:themeColor="text1"/>
          <w:sz w:val="20"/>
          <w:szCs w:val="20"/>
          <w:lang w:val="en-GB"/>
        </w:rPr>
        <w:t xml:space="preserve"> </w:t>
      </w:r>
      <w:r w:rsidRPr="008C2E97">
        <w:rPr>
          <w:rFonts w:ascii="Times New Roman" w:hAnsi="Times New Roman" w:cs="Times New Roman"/>
          <w:b/>
          <w:bCs/>
          <w:color w:val="000000" w:themeColor="text1"/>
          <w:sz w:val="20"/>
          <w:szCs w:val="20"/>
          <w:lang w:val="en-GB"/>
        </w:rPr>
        <w:t xml:space="preserve">of </w:t>
      </w:r>
      <w:r w:rsidRPr="00CF5428">
        <w:rPr>
          <w:rFonts w:ascii="Times New Roman" w:hAnsi="Times New Roman" w:cs="Times New Roman"/>
          <w:b/>
          <w:bCs/>
          <w:sz w:val="20"/>
          <w:szCs w:val="20"/>
          <w:lang w:val="en-GB"/>
        </w:rPr>
        <w:t>doxycycline post-exposure prophylaxis</w:t>
      </w:r>
      <w:r w:rsidRPr="008C2E97">
        <w:rPr>
          <w:rFonts w:ascii="Times New Roman" w:hAnsi="Times New Roman" w:cs="Times New Roman"/>
          <w:b/>
          <w:bCs/>
          <w:color w:val="000000" w:themeColor="text1"/>
          <w:sz w:val="20"/>
          <w:szCs w:val="20"/>
          <w:lang w:val="en-GB"/>
        </w:rPr>
        <w:t xml:space="preserve"> and vaccination against</w:t>
      </w:r>
      <w:r>
        <w:rPr>
          <w:rFonts w:ascii="Times New Roman" w:hAnsi="Times New Roman" w:cs="Times New Roman"/>
          <w:b/>
          <w:bCs/>
          <w:color w:val="000000" w:themeColor="text1"/>
          <w:sz w:val="20"/>
          <w:szCs w:val="20"/>
          <w:lang w:val="en-GB"/>
        </w:rPr>
        <w:t xml:space="preserve"> multidrug-resistant</w:t>
      </w:r>
      <w:r w:rsidRPr="008C2E97">
        <w:rPr>
          <w:rFonts w:ascii="Times New Roman" w:hAnsi="Times New Roman" w:cs="Times New Roman"/>
          <w:b/>
          <w:bCs/>
          <w:color w:val="000000" w:themeColor="text1"/>
          <w:sz w:val="20"/>
          <w:szCs w:val="20"/>
          <w:lang w:val="en-GB"/>
        </w:rPr>
        <w:t xml:space="preserve"> </w:t>
      </w:r>
      <w:r w:rsidRPr="00CF5428">
        <w:rPr>
          <w:rStyle w:val="Emphasis"/>
          <w:rFonts w:ascii="Times New Roman" w:hAnsi="Times New Roman" w:cs="Times New Roman"/>
          <w:b/>
          <w:bCs/>
          <w:sz w:val="20"/>
          <w:szCs w:val="20"/>
          <w:lang w:val="en-GB"/>
        </w:rPr>
        <w:t>Neisseria gonorrhoeae</w:t>
      </w:r>
      <w:r w:rsidRPr="008C2E97">
        <w:rPr>
          <w:rFonts w:ascii="Times New Roman" w:hAnsi="Times New Roman" w:cs="Times New Roman"/>
          <w:b/>
          <w:bCs/>
          <w:color w:val="000000" w:themeColor="text1"/>
          <w:sz w:val="20"/>
          <w:szCs w:val="20"/>
          <w:lang w:val="en-GB"/>
        </w:rPr>
        <w:t>: a mathematical modelling study</w:t>
      </w:r>
      <w:commentRangeEnd w:id="0"/>
      <w:r w:rsidR="00466F8F" w:rsidRPr="00CF5428">
        <w:rPr>
          <w:rStyle w:val="CommentReference"/>
          <w:rFonts w:ascii="Times New Roman" w:hAnsi="Times New Roman" w:cs="Times New Roman"/>
          <w:b/>
          <w:bCs/>
          <w:color w:val="000000" w:themeColor="text1"/>
          <w:sz w:val="20"/>
          <w:szCs w:val="20"/>
          <w:lang w:val="en-GB"/>
        </w:rPr>
        <w:commentReference w:id="0"/>
      </w:r>
    </w:p>
    <w:p w14:paraId="207B0CBE" w14:textId="34F27990" w:rsidR="00DE2D51" w:rsidRPr="00CF5428" w:rsidRDefault="00DE2D51" w:rsidP="006E0D5A">
      <w:pPr>
        <w:spacing w:line="276" w:lineRule="auto"/>
        <w:jc w:val="both"/>
        <w:rPr>
          <w:rFonts w:ascii="Times New Roman" w:hAnsi="Times New Roman" w:cs="Times New Roman"/>
          <w:kern w:val="0"/>
          <w:sz w:val="20"/>
          <w:szCs w:val="20"/>
          <w:lang w:val="en-GB"/>
        </w:rPr>
      </w:pPr>
      <w:commentRangeStart w:id="1"/>
      <w:commentRangeStart w:id="2"/>
      <w:r w:rsidRPr="00CF5428">
        <w:rPr>
          <w:rFonts w:ascii="Times New Roman" w:hAnsi="Times New Roman" w:cs="Times New Roman"/>
          <w:kern w:val="0"/>
          <w:sz w:val="20"/>
          <w:szCs w:val="20"/>
          <w:lang w:val="en-GB"/>
        </w:rPr>
        <w:t>Zihao Wang</w:t>
      </w:r>
      <w:r w:rsidRPr="00CF5428">
        <w:rPr>
          <w:rFonts w:ascii="Times New Roman" w:hAnsi="Times New Roman" w:cs="Times New Roman"/>
          <w:kern w:val="0"/>
          <w:sz w:val="20"/>
          <w:szCs w:val="20"/>
          <w:vertAlign w:val="superscript"/>
          <w:lang w:val="en-GB"/>
        </w:rPr>
        <w:t>1</w:t>
      </w:r>
      <w:r w:rsidRPr="00CF5428">
        <w:rPr>
          <w:rFonts w:ascii="Times New Roman" w:hAnsi="Times New Roman" w:cs="Times New Roman"/>
          <w:kern w:val="0"/>
          <w:sz w:val="20"/>
          <w:szCs w:val="20"/>
          <w:lang w:val="en-GB"/>
        </w:rPr>
        <w:t>, Dariya Nikitin</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Liang En Wee</w:t>
      </w:r>
      <w:r w:rsidRPr="00CF5428">
        <w:rPr>
          <w:rFonts w:ascii="Times New Roman" w:hAnsi="Times New Roman" w:cs="Times New Roman"/>
          <w:kern w:val="0"/>
          <w:sz w:val="20"/>
          <w:szCs w:val="20"/>
          <w:vertAlign w:val="superscript"/>
          <w:lang w:val="en-GB"/>
        </w:rPr>
        <w:t>3</w:t>
      </w:r>
      <w:r w:rsidRPr="00CF5428">
        <w:rPr>
          <w:rFonts w:ascii="Times New Roman" w:hAnsi="Times New Roman" w:cs="Times New Roman"/>
          <w:kern w:val="0"/>
          <w:sz w:val="20"/>
          <w:szCs w:val="20"/>
          <w:lang w:val="en-GB"/>
        </w:rPr>
        <w:t>, Martin T.W. Chio</w:t>
      </w:r>
      <w:r w:rsidRPr="00CF5428">
        <w:rPr>
          <w:rFonts w:ascii="Times New Roman" w:hAnsi="Times New Roman" w:cs="Times New Roman"/>
          <w:kern w:val="0"/>
          <w:sz w:val="20"/>
          <w:szCs w:val="20"/>
          <w:vertAlign w:val="superscript"/>
          <w:lang w:val="en-GB"/>
        </w:rPr>
        <w:t>4</w:t>
      </w:r>
      <w:r w:rsidRPr="00CF5428">
        <w:rPr>
          <w:rFonts w:ascii="Times New Roman" w:hAnsi="Times New Roman" w:cs="Times New Roman"/>
          <w:kern w:val="0"/>
          <w:sz w:val="20"/>
          <w:szCs w:val="20"/>
          <w:lang w:val="en-GB"/>
        </w:rPr>
        <w:t>, Rayner Kay Jin Tan</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Yi Wang</w:t>
      </w:r>
      <w:r w:rsidRPr="00CF5428">
        <w:rPr>
          <w:rFonts w:ascii="Times New Roman" w:hAnsi="Times New Roman" w:cs="Times New Roman"/>
          <w:kern w:val="0"/>
          <w:sz w:val="20"/>
          <w:szCs w:val="20"/>
          <w:vertAlign w:val="superscript"/>
          <w:lang w:val="en-GB"/>
        </w:rPr>
        <w:t>5</w:t>
      </w:r>
      <w:r w:rsidRPr="00CF5428">
        <w:rPr>
          <w:rFonts w:ascii="Times New Roman" w:hAnsi="Times New Roman" w:cs="Times New Roman"/>
          <w:kern w:val="0"/>
          <w:sz w:val="20"/>
          <w:szCs w:val="20"/>
          <w:lang w:val="en-GB"/>
        </w:rPr>
        <w:t>, David N. Fisman</w:t>
      </w:r>
      <w:r w:rsidRPr="00CF5428">
        <w:rPr>
          <w:rFonts w:ascii="Times New Roman" w:hAnsi="Times New Roman" w:cs="Times New Roman"/>
          <w:kern w:val="0"/>
          <w:sz w:val="20"/>
          <w:szCs w:val="20"/>
          <w:vertAlign w:val="superscript"/>
          <w:lang w:val="en-GB"/>
        </w:rPr>
        <w:t>6</w:t>
      </w:r>
      <w:r w:rsidRPr="00CF5428">
        <w:rPr>
          <w:rFonts w:ascii="Times New Roman" w:hAnsi="Times New Roman" w:cs="Times New Roman"/>
          <w:kern w:val="0"/>
          <w:sz w:val="20"/>
          <w:szCs w:val="20"/>
          <w:lang w:val="en-GB"/>
        </w:rPr>
        <w:t xml:space="preserve">, </w:t>
      </w:r>
      <w:ins w:id="3" w:author="#WANG ZIHAO#" w:date="2026-06-16T13:25:00Z" w16du:dateUtc="2026-06-16T05:25:00Z">
        <w:r w:rsidR="005976C8" w:rsidRPr="005976C8">
          <w:rPr>
            <w:rFonts w:ascii="Times New Roman" w:hAnsi="Times New Roman" w:cs="Times New Roman"/>
            <w:kern w:val="0"/>
            <w:sz w:val="20"/>
            <w:szCs w:val="20"/>
            <w:lang w:val="en-GB"/>
          </w:rPr>
          <w:t>Joseph A</w:t>
        </w:r>
        <w:r w:rsidR="005976C8">
          <w:rPr>
            <w:rFonts w:ascii="Times New Roman" w:hAnsi="Times New Roman" w:cs="Times New Roman"/>
            <w:kern w:val="0"/>
            <w:sz w:val="20"/>
            <w:szCs w:val="20"/>
            <w:lang w:val="en-GB"/>
          </w:rPr>
          <w:t>.</w:t>
        </w:r>
        <w:r w:rsidR="005976C8" w:rsidRPr="005976C8">
          <w:rPr>
            <w:rFonts w:ascii="Times New Roman" w:hAnsi="Times New Roman" w:cs="Times New Roman"/>
            <w:kern w:val="0"/>
            <w:sz w:val="20"/>
            <w:szCs w:val="20"/>
            <w:lang w:val="en-GB"/>
          </w:rPr>
          <w:t xml:space="preserve"> Lewnard</w:t>
        </w:r>
        <w:r w:rsidR="005976C8">
          <w:rPr>
            <w:rFonts w:ascii="Times New Roman" w:hAnsi="Times New Roman" w:cs="Times New Roman"/>
            <w:kern w:val="0"/>
            <w:sz w:val="20"/>
            <w:szCs w:val="20"/>
            <w:vertAlign w:val="superscript"/>
            <w:lang w:val="en-GB"/>
          </w:rPr>
          <w:t>7</w:t>
        </w:r>
      </w:ins>
      <w:ins w:id="4" w:author="#WANG ZIHAO#" w:date="2026-06-16T13:26:00Z" w16du:dateUtc="2026-06-16T05:26:00Z">
        <w:r w:rsidR="005976C8">
          <w:rPr>
            <w:rFonts w:ascii="Times New Roman" w:hAnsi="Times New Roman" w:cs="Times New Roman"/>
            <w:kern w:val="0"/>
            <w:sz w:val="20"/>
            <w:szCs w:val="20"/>
            <w:vertAlign w:val="superscript"/>
            <w:lang w:val="en-GB"/>
          </w:rPr>
          <w:t>,8</w:t>
        </w:r>
      </w:ins>
      <w:ins w:id="5" w:author="#WANG ZIHAO#" w:date="2026-06-16T13:25:00Z" w16du:dateUtc="2026-06-16T05:25:00Z">
        <w:r w:rsidR="005976C8">
          <w:rPr>
            <w:rFonts w:ascii="Times New Roman" w:hAnsi="Times New Roman" w:cs="Times New Roman"/>
            <w:kern w:val="0"/>
            <w:sz w:val="20"/>
            <w:szCs w:val="20"/>
            <w:lang w:val="en-GB"/>
          </w:rPr>
          <w:t xml:space="preserve">, </w:t>
        </w:r>
      </w:ins>
      <w:r w:rsidRPr="00CF5428">
        <w:rPr>
          <w:rFonts w:ascii="Times New Roman" w:hAnsi="Times New Roman" w:cs="Times New Roman"/>
          <w:kern w:val="0"/>
          <w:sz w:val="20"/>
          <w:szCs w:val="20"/>
          <w:lang w:val="en-GB"/>
        </w:rPr>
        <w:t>Lilith K. Whittles</w:t>
      </w:r>
      <w:r w:rsidRPr="00CF5428">
        <w:rPr>
          <w:rFonts w:ascii="Times New Roman" w:hAnsi="Times New Roman" w:cs="Times New Roman"/>
          <w:kern w:val="0"/>
          <w:sz w:val="20"/>
          <w:szCs w:val="20"/>
          <w:vertAlign w:val="superscript"/>
          <w:lang w:val="en-GB"/>
        </w:rPr>
        <w:t>2</w:t>
      </w:r>
      <w:r w:rsidRPr="00CF5428">
        <w:rPr>
          <w:rFonts w:ascii="Times New Roman" w:hAnsi="Times New Roman" w:cs="Times New Roman"/>
          <w:kern w:val="0"/>
          <w:sz w:val="20"/>
          <w:szCs w:val="20"/>
          <w:lang w:val="en-GB"/>
        </w:rPr>
        <w:t>, Jue Tao Lim</w:t>
      </w:r>
      <w:r w:rsidRPr="00CF5428">
        <w:rPr>
          <w:rFonts w:ascii="Times New Roman" w:hAnsi="Times New Roman" w:cs="Times New Roman"/>
          <w:kern w:val="0"/>
          <w:sz w:val="20"/>
          <w:szCs w:val="20"/>
          <w:vertAlign w:val="superscript"/>
          <w:lang w:val="en-GB"/>
        </w:rPr>
        <w:t>1,*</w:t>
      </w:r>
      <w:commentRangeEnd w:id="1"/>
      <w:r w:rsidR="001865E6" w:rsidRPr="00CF5428">
        <w:rPr>
          <w:rStyle w:val="CommentReference"/>
          <w:rFonts w:ascii="Times New Roman" w:hAnsi="Times New Roman" w:cs="Times New Roman"/>
          <w:kern w:val="0"/>
          <w:sz w:val="20"/>
          <w:szCs w:val="20"/>
          <w:lang w:val="en-GB"/>
        </w:rPr>
        <w:commentReference w:id="1"/>
      </w:r>
      <w:commentRangeEnd w:id="2"/>
      <w:r w:rsidR="005976C8" w:rsidRPr="00CF5428">
        <w:rPr>
          <w:rStyle w:val="CommentReference"/>
          <w:rFonts w:ascii="Times New Roman" w:hAnsi="Times New Roman" w:cs="Times New Roman"/>
          <w:kern w:val="0"/>
          <w:sz w:val="20"/>
          <w:szCs w:val="20"/>
          <w:lang w:val="en-GB"/>
        </w:rPr>
        <w:commentReference w:id="2"/>
      </w:r>
    </w:p>
    <w:p w14:paraId="2BA49683" w14:textId="77777777"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1</w:t>
      </w:r>
      <w:r w:rsidRPr="00CF5428">
        <w:rPr>
          <w:rFonts w:ascii="Times New Roman" w:hAnsi="Times New Roman" w:cs="Times New Roman"/>
          <w:lang w:val="en-GB"/>
        </w:rPr>
        <w:t xml:space="preserve"> Lee Kong Chian School of Medicine, Nanyang Technological University, Singapore, Singapore</w:t>
      </w:r>
    </w:p>
    <w:p w14:paraId="77B992ED" w14:textId="233664E6"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2</w:t>
      </w:r>
      <w:r w:rsidRPr="00CF5428">
        <w:rPr>
          <w:rFonts w:ascii="Times New Roman" w:hAnsi="Times New Roman" w:cs="Times New Roman"/>
          <w:lang w:val="en-GB"/>
        </w:rPr>
        <w:t xml:space="preserve"> Department of Infectious Disease Epidemiology, Imperial College London, London, United Kingdom</w:t>
      </w:r>
    </w:p>
    <w:p w14:paraId="784E253B" w14:textId="496B9809"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3</w:t>
      </w:r>
      <w:r w:rsidRPr="00CF5428">
        <w:rPr>
          <w:rFonts w:ascii="Times New Roman" w:hAnsi="Times New Roman" w:cs="Times New Roman"/>
          <w:lang w:val="en-GB"/>
        </w:rPr>
        <w:t xml:space="preserve"> Singapore General Hospital, Singapore, Singapore</w:t>
      </w:r>
    </w:p>
    <w:p w14:paraId="12CEE36A" w14:textId="713B4B53"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4</w:t>
      </w:r>
      <w:r w:rsidRPr="00CF5428">
        <w:rPr>
          <w:rFonts w:ascii="Times New Roman" w:hAnsi="Times New Roman" w:cs="Times New Roman"/>
          <w:lang w:val="en-GB"/>
        </w:rPr>
        <w:t xml:space="preserve"> National Skin Centre, Singapore, Singapore</w:t>
      </w:r>
    </w:p>
    <w:p w14:paraId="25467C05" w14:textId="1C0EAF14" w:rsidR="00DE2D51" w:rsidRPr="00CF5428" w:rsidRDefault="00DE2D51" w:rsidP="006E0D5A">
      <w:pPr>
        <w:pStyle w:val="FootnoteText"/>
        <w:spacing w:line="276" w:lineRule="auto"/>
        <w:jc w:val="both"/>
        <w:rPr>
          <w:rFonts w:ascii="Times New Roman" w:hAnsi="Times New Roman" w:cs="Times New Roman"/>
          <w:lang w:val="en-GB"/>
        </w:rPr>
      </w:pPr>
      <w:r w:rsidRPr="00CF5428">
        <w:rPr>
          <w:rFonts w:ascii="Times New Roman" w:hAnsi="Times New Roman" w:cs="Times New Roman"/>
          <w:vertAlign w:val="superscript"/>
          <w:lang w:val="en-GB"/>
        </w:rPr>
        <w:t>5</w:t>
      </w:r>
      <w:r w:rsidRPr="00CF5428">
        <w:rPr>
          <w:rFonts w:ascii="Times New Roman" w:hAnsi="Times New Roman" w:cs="Times New Roman"/>
          <w:lang w:val="en-GB"/>
        </w:rPr>
        <w:t xml:space="preserve"> Saw Swee Hock School of Public Health, National University of Singapore, Singapore, Singapore</w:t>
      </w:r>
    </w:p>
    <w:p w14:paraId="5EBB2385" w14:textId="59009496" w:rsidR="00DE2D51" w:rsidRDefault="00DE2D51" w:rsidP="006E0D5A">
      <w:pPr>
        <w:pStyle w:val="FootnoteText"/>
        <w:spacing w:line="276" w:lineRule="auto"/>
        <w:jc w:val="both"/>
        <w:rPr>
          <w:ins w:id="6" w:author="#WANG ZIHAO#" w:date="2026-06-16T13:25:00Z" w16du:dateUtc="2026-06-16T05:25:00Z"/>
          <w:rFonts w:ascii="Times New Roman" w:hAnsi="Times New Roman" w:cs="Times New Roman"/>
          <w:lang w:val="en-GB"/>
        </w:rPr>
      </w:pPr>
      <w:r w:rsidRPr="00CF5428">
        <w:rPr>
          <w:rFonts w:ascii="Times New Roman" w:hAnsi="Times New Roman" w:cs="Times New Roman"/>
          <w:vertAlign w:val="superscript"/>
          <w:lang w:val="en-GB"/>
        </w:rPr>
        <w:t xml:space="preserve">6 </w:t>
      </w:r>
      <w:r w:rsidRPr="00CF5428">
        <w:rPr>
          <w:rFonts w:ascii="Times New Roman" w:hAnsi="Times New Roman" w:cs="Times New Roman"/>
          <w:lang w:val="en-GB"/>
        </w:rPr>
        <w:t>Dalla Lana School of Public Health, University of Toronto, Toronto, Canada</w:t>
      </w:r>
    </w:p>
    <w:p w14:paraId="049D20ED" w14:textId="252D29A0" w:rsidR="005976C8" w:rsidRDefault="005976C8" w:rsidP="006E0D5A">
      <w:pPr>
        <w:pStyle w:val="FootnoteText"/>
        <w:spacing w:line="276" w:lineRule="auto"/>
        <w:jc w:val="both"/>
        <w:rPr>
          <w:ins w:id="7" w:author="#WANG ZIHAO#" w:date="2026-06-16T13:27:00Z" w16du:dateUtc="2026-06-16T05:27:00Z"/>
          <w:rFonts w:ascii="Times New Roman" w:hAnsi="Times New Roman" w:cs="Times New Roman"/>
          <w:lang w:val="en-GB"/>
        </w:rPr>
      </w:pPr>
      <w:ins w:id="8" w:author="#WANG ZIHAO#" w:date="2026-06-16T13:25:00Z" w16du:dateUtc="2026-06-16T05:25:00Z">
        <w:r>
          <w:rPr>
            <w:rFonts w:ascii="Times New Roman" w:hAnsi="Times New Roman" w:cs="Times New Roman"/>
            <w:vertAlign w:val="superscript"/>
            <w:lang w:val="en-GB"/>
          </w:rPr>
          <w:t>7</w:t>
        </w:r>
      </w:ins>
      <w:ins w:id="9" w:author="#WANG ZIHAO#" w:date="2026-06-16T13:27:00Z" w16du:dateUtc="2026-06-16T05:27:00Z">
        <w:r>
          <w:rPr>
            <w:rFonts w:ascii="Times New Roman" w:hAnsi="Times New Roman" w:cs="Times New Roman"/>
            <w:vertAlign w:val="superscript"/>
            <w:lang w:val="en-GB"/>
          </w:rPr>
          <w:t xml:space="preserve"> </w:t>
        </w:r>
        <w:r w:rsidRPr="005976C8">
          <w:rPr>
            <w:rFonts w:ascii="Times New Roman" w:hAnsi="Times New Roman" w:cs="Times New Roman"/>
            <w:lang w:val="en-GB"/>
            <w:rPrChange w:id="10" w:author="#WANG ZIHAO#" w:date="2026-06-16T13:27:00Z" w16du:dateUtc="2026-06-16T05:27:00Z">
              <w:rPr>
                <w:rFonts w:ascii="Times New Roman" w:hAnsi="Times New Roman" w:cs="Times New Roman"/>
                <w:vertAlign w:val="superscript"/>
                <w:lang w:val="en-GB"/>
              </w:rPr>
            </w:rPrChange>
          </w:rPr>
          <w:t>Division of Epidemiology, School of Public Health, University of California Berkeley, Berkeley, CA, USA</w:t>
        </w:r>
      </w:ins>
    </w:p>
    <w:p w14:paraId="2971AEC0" w14:textId="664D6D4D" w:rsidR="005976C8" w:rsidRPr="005976C8" w:rsidRDefault="005976C8" w:rsidP="006E0D5A">
      <w:pPr>
        <w:pStyle w:val="FootnoteText"/>
        <w:spacing w:line="276" w:lineRule="auto"/>
        <w:jc w:val="both"/>
        <w:rPr>
          <w:rFonts w:ascii="Times New Roman" w:hAnsi="Times New Roman" w:cs="Times New Roman"/>
          <w:lang w:val="en-GB"/>
        </w:rPr>
      </w:pPr>
      <w:ins w:id="11" w:author="#WANG ZIHAO#" w:date="2026-06-16T13:27:00Z" w16du:dateUtc="2026-06-16T05:27:00Z">
        <w:r>
          <w:rPr>
            <w:rFonts w:ascii="Times New Roman" w:hAnsi="Times New Roman" w:cs="Times New Roman"/>
            <w:vertAlign w:val="superscript"/>
            <w:lang w:val="en-GB"/>
          </w:rPr>
          <w:t xml:space="preserve">8 </w:t>
        </w:r>
        <w:r w:rsidRPr="005976C8">
          <w:rPr>
            <w:rFonts w:ascii="Times New Roman" w:hAnsi="Times New Roman" w:cs="Times New Roman"/>
            <w:lang w:val="en-GB"/>
            <w:rPrChange w:id="12" w:author="#WANG ZIHAO#" w:date="2026-06-16T13:27:00Z" w16du:dateUtc="2026-06-16T05:27:00Z">
              <w:rPr>
                <w:rFonts w:ascii="Times New Roman" w:hAnsi="Times New Roman" w:cs="Times New Roman"/>
                <w:vertAlign w:val="superscript"/>
                <w:lang w:val="en-GB"/>
              </w:rPr>
            </w:rPrChange>
          </w:rPr>
          <w:t>Center for Computational Biology, College of Data Science and Society, University of California Berkeley, Berkeley, CA, USA</w:t>
        </w:r>
      </w:ins>
    </w:p>
    <w:p w14:paraId="4B0BD870" w14:textId="06107AA7" w:rsidR="00DE2D51" w:rsidRPr="00CF5428" w:rsidRDefault="00DE2D51" w:rsidP="006E0D5A">
      <w:pPr>
        <w:spacing w:line="276" w:lineRule="auto"/>
        <w:jc w:val="both"/>
        <w:rPr>
          <w:rFonts w:ascii="Times New Roman" w:hAnsi="Times New Roman" w:cs="Times New Roman"/>
          <w:kern w:val="0"/>
          <w:sz w:val="20"/>
          <w:szCs w:val="20"/>
          <w:vertAlign w:val="superscript"/>
          <w:lang w:val="en-GB"/>
        </w:rPr>
      </w:pPr>
      <w:r w:rsidRPr="00CF5428">
        <w:rPr>
          <w:rStyle w:val="FootnoteReference"/>
          <w:rFonts w:ascii="Times New Roman" w:hAnsi="Times New Roman" w:cs="Times New Roman"/>
          <w:sz w:val="20"/>
          <w:szCs w:val="20"/>
          <w:lang w:val="en-GB"/>
        </w:rPr>
        <w:sym w:font="Symbol" w:char="F02A"/>
      </w:r>
      <w:r w:rsidRPr="00CF5428">
        <w:rPr>
          <w:rFonts w:ascii="Times New Roman" w:hAnsi="Times New Roman" w:cs="Times New Roman"/>
          <w:sz w:val="20"/>
          <w:szCs w:val="20"/>
          <w:lang w:val="en-GB"/>
        </w:rPr>
        <w:t xml:space="preserve"> Corresponding author. E-mail: </w:t>
      </w:r>
      <w:hyperlink r:id="rId12" w:history="1">
        <w:r w:rsidRPr="00CF5428">
          <w:rPr>
            <w:rStyle w:val="Hyperlink"/>
            <w:rFonts w:ascii="Times New Roman" w:hAnsi="Times New Roman" w:cs="Times New Roman"/>
            <w:sz w:val="20"/>
            <w:szCs w:val="20"/>
            <w:lang w:val="en-GB"/>
          </w:rPr>
          <w:t>juetao.lim@ntu.edu.sg</w:t>
        </w:r>
      </w:hyperlink>
      <w:r w:rsidRPr="00CF5428">
        <w:rPr>
          <w:rFonts w:ascii="Times New Roman" w:hAnsi="Times New Roman" w:cs="Times New Roman"/>
          <w:sz w:val="20"/>
          <w:szCs w:val="20"/>
          <w:lang w:val="en-GB"/>
        </w:rPr>
        <w:t>.</w:t>
      </w:r>
    </w:p>
    <w:p w14:paraId="38265271" w14:textId="7FD9367A"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t>Abstract</w:t>
      </w:r>
    </w:p>
    <w:p w14:paraId="3FFDECCC" w14:textId="43D02D60" w:rsidR="00C178A6" w:rsidRPr="00CF5428" w:rsidRDefault="00BA16BD" w:rsidP="00C178A6">
      <w:pPr>
        <w:pStyle w:val="NormalWeb"/>
        <w:spacing w:line="276" w:lineRule="auto"/>
        <w:jc w:val="both"/>
        <w:rPr>
          <w:sz w:val="20"/>
          <w:szCs w:val="20"/>
          <w:lang w:val="en-GB"/>
        </w:rPr>
      </w:pPr>
      <w:r w:rsidRPr="00CF5428">
        <w:rPr>
          <w:sz w:val="20"/>
          <w:szCs w:val="20"/>
          <w:lang w:val="en-GB"/>
        </w:rPr>
        <w:t xml:space="preserve">Doxycycline post-exposure prophylaxis (doxy-PEP) and </w:t>
      </w:r>
      <w:r w:rsidR="00741952">
        <w:rPr>
          <w:sz w:val="20"/>
          <w:szCs w:val="20"/>
          <w:lang w:val="en-GB"/>
        </w:rPr>
        <w:t xml:space="preserve">moderate-efficacy </w:t>
      </w:r>
      <w:r w:rsidR="004552EC" w:rsidRPr="00CF5428">
        <w:rPr>
          <w:sz w:val="20"/>
          <w:szCs w:val="20"/>
          <w:lang w:val="en-GB"/>
        </w:rPr>
        <w:t>vaccin</w:t>
      </w:r>
      <w:r w:rsidR="004552EC">
        <w:rPr>
          <w:sz w:val="20"/>
          <w:szCs w:val="20"/>
          <w:lang w:val="en-GB"/>
        </w:rPr>
        <w:t>ation</w:t>
      </w:r>
      <w:r w:rsidRPr="00CF5428">
        <w:rPr>
          <w:sz w:val="20"/>
          <w:szCs w:val="20"/>
          <w:lang w:val="en-GB"/>
        </w:rPr>
        <w:t xml:space="preserve"> such as the 4CMenB vaccine represent major advancements in sexually transmitted infection prevention for men who have sex with men (MSM), yet their </w:t>
      </w:r>
      <w:r w:rsidR="00B52CB7">
        <w:rPr>
          <w:sz w:val="20"/>
          <w:szCs w:val="20"/>
          <w:lang w:val="en-GB"/>
        </w:rPr>
        <w:t xml:space="preserve">joint </w:t>
      </w:r>
      <w:r w:rsidRPr="00CF5428">
        <w:rPr>
          <w:sz w:val="20"/>
          <w:szCs w:val="20"/>
          <w:lang w:val="en-GB"/>
        </w:rPr>
        <w:t xml:space="preserve">long-term population-level impact on </w:t>
      </w:r>
      <w:r w:rsidRPr="00CF5428">
        <w:rPr>
          <w:i/>
          <w:iCs/>
          <w:sz w:val="20"/>
          <w:szCs w:val="20"/>
          <w:lang w:val="en-GB"/>
        </w:rPr>
        <w:t>Neisseria gonorrhoeae</w:t>
      </w:r>
      <w:r w:rsidRPr="00CF5428">
        <w:rPr>
          <w:sz w:val="20"/>
          <w:szCs w:val="20"/>
          <w:lang w:val="en-GB"/>
        </w:rPr>
        <w:t xml:space="preserve"> transmission </w:t>
      </w:r>
      <w:r w:rsidR="00F22B14">
        <w:rPr>
          <w:sz w:val="20"/>
          <w:szCs w:val="20"/>
          <w:lang w:val="en-GB"/>
        </w:rPr>
        <w:t>dynamics</w:t>
      </w:r>
      <w:r w:rsidRPr="00CF5428">
        <w:rPr>
          <w:sz w:val="20"/>
          <w:szCs w:val="20"/>
          <w:lang w:val="en-GB"/>
        </w:rPr>
        <w:t xml:space="preserve"> and antimicrobial resistance (AMR) remains uncharacterized. Here, we developed a deterministic transmission model calibrated to empirical surveillance data </w:t>
      </w:r>
      <w:r w:rsidR="00126C1E">
        <w:rPr>
          <w:sz w:val="20"/>
          <w:szCs w:val="20"/>
          <w:lang w:val="en-GB"/>
        </w:rPr>
        <w:t xml:space="preserve">from England </w:t>
      </w:r>
      <w:r w:rsidRPr="00CF5428">
        <w:rPr>
          <w:sz w:val="20"/>
          <w:szCs w:val="20"/>
          <w:lang w:val="en-GB"/>
        </w:rPr>
        <w:t xml:space="preserve">to evaluate the 15-year epidemiological </w:t>
      </w:r>
      <w:del w:id="13" w:author="#WANG ZIHAO#" w:date="2026-06-16T14:37:00Z" w16du:dateUtc="2026-06-16T06:37:00Z">
        <w:r w:rsidRPr="00CF5428" w:rsidDel="004B4982">
          <w:rPr>
            <w:sz w:val="20"/>
            <w:szCs w:val="20"/>
            <w:lang w:val="en-GB"/>
          </w:rPr>
          <w:delText xml:space="preserve">and evolutionary </w:delText>
        </w:r>
      </w:del>
      <w:r w:rsidRPr="00CF5428">
        <w:rPr>
          <w:sz w:val="20"/>
          <w:szCs w:val="20"/>
          <w:lang w:val="en-GB"/>
        </w:rPr>
        <w:t>interactions of these dual interventions</w:t>
      </w:r>
      <w:r w:rsidR="00126C1E">
        <w:rPr>
          <w:sz w:val="20"/>
          <w:szCs w:val="20"/>
          <w:lang w:val="en-GB"/>
        </w:rPr>
        <w:t xml:space="preserve">. </w:t>
      </w:r>
      <w:r w:rsidR="00126C1E" w:rsidRPr="00126C1E">
        <w:rPr>
          <w:sz w:val="20"/>
          <w:szCs w:val="20"/>
          <w:lang w:val="en-GB"/>
        </w:rPr>
        <w:t xml:space="preserve">The model incorporates a four-strain landscape: </w:t>
      </w:r>
      <w:ins w:id="14" w:author="#WANG ZIHAO#" w:date="2026-06-18T23:19:00Z" w16du:dateUtc="2026-06-18T15:19:00Z">
        <w:r w:rsidR="00134CA6" w:rsidRPr="00126C1E">
          <w:rPr>
            <w:sz w:val="20"/>
            <w:szCs w:val="20"/>
            <w:lang w:val="en-GB"/>
          </w:rPr>
          <w:t>tetracycline</w:t>
        </w:r>
        <w:r w:rsidR="00134CA6" w:rsidRPr="00B358D4">
          <w:rPr>
            <w:sz w:val="20"/>
            <w:szCs w:val="20"/>
          </w:rPr>
          <w:t>- and</w:t>
        </w:r>
        <w:r w:rsidR="00134CA6">
          <w:rPr>
            <w:sz w:val="20"/>
            <w:szCs w:val="20"/>
          </w:rPr>
          <w:t xml:space="preserve"> </w:t>
        </w:r>
        <w:r w:rsidR="00134CA6" w:rsidRPr="00B358D4">
          <w:rPr>
            <w:sz w:val="20"/>
            <w:szCs w:val="20"/>
          </w:rPr>
          <w:t>ceftriaxone-susceptible</w:t>
        </w:r>
      </w:ins>
      <w:del w:id="15" w:author="#WANG ZIHAO#" w:date="2026-06-18T23:19:00Z" w16du:dateUtc="2026-06-18T15:19:00Z">
        <w:r w:rsidR="00C178A6" w:rsidDel="00134CA6">
          <w:rPr>
            <w:sz w:val="20"/>
            <w:szCs w:val="20"/>
            <w:lang w:val="en-GB"/>
          </w:rPr>
          <w:delText>susceptible</w:delText>
        </w:r>
      </w:del>
      <w:r w:rsidR="00126C1E" w:rsidRPr="00126C1E">
        <w:rPr>
          <w:sz w:val="20"/>
          <w:szCs w:val="20"/>
          <w:lang w:val="en-GB"/>
        </w:rPr>
        <w:t>, tetracycline-resistant</w:t>
      </w:r>
      <w:r w:rsidR="00126C1E">
        <w:rPr>
          <w:sz w:val="20"/>
          <w:szCs w:val="20"/>
          <w:lang w:val="en-GB"/>
        </w:rPr>
        <w:t xml:space="preserve"> (Tet-R</w:t>
      </w:r>
      <w:r w:rsidR="00126C1E" w:rsidRPr="00126C1E">
        <w:rPr>
          <w:sz w:val="20"/>
          <w:szCs w:val="20"/>
          <w:lang w:val="en-GB"/>
        </w:rPr>
        <w:t xml:space="preserve">), ceftriaxone-resistant </w:t>
      </w:r>
      <w:r w:rsidR="00126C1E">
        <w:rPr>
          <w:sz w:val="20"/>
          <w:szCs w:val="20"/>
          <w:lang w:val="en-GB"/>
        </w:rPr>
        <w:t>(Cef-R</w:t>
      </w:r>
      <w:r w:rsidR="00126C1E" w:rsidRPr="00126C1E">
        <w:rPr>
          <w:sz w:val="20"/>
          <w:szCs w:val="20"/>
          <w:lang w:val="en-GB"/>
        </w:rPr>
        <w:t xml:space="preserve">), and dual-resistant </w:t>
      </w:r>
      <w:r w:rsidR="00126C1E">
        <w:rPr>
          <w:sz w:val="20"/>
          <w:szCs w:val="20"/>
          <w:lang w:val="en-GB"/>
        </w:rPr>
        <w:t>(Dual-R</w:t>
      </w:r>
      <w:r w:rsidR="00126C1E" w:rsidRPr="00126C1E">
        <w:rPr>
          <w:sz w:val="20"/>
          <w:szCs w:val="20"/>
          <w:lang w:val="en-GB"/>
        </w:rPr>
        <w:t>).</w:t>
      </w:r>
      <w:r w:rsidR="00126C1E">
        <w:rPr>
          <w:sz w:val="20"/>
          <w:szCs w:val="20"/>
          <w:lang w:val="en-GB"/>
        </w:rPr>
        <w:t xml:space="preserve"> </w:t>
      </w:r>
      <w:r w:rsidR="00B73A18" w:rsidRPr="00CF5428">
        <w:rPr>
          <w:sz w:val="20"/>
          <w:szCs w:val="20"/>
          <w:lang w:val="en-GB"/>
        </w:rPr>
        <w:t xml:space="preserve">Our simulations reveal that the unmitigated deployment of doxy-PEP for syphilis creates an aggressive ecological filter for gonorrhoea, </w:t>
      </w:r>
      <w:r w:rsidR="00967424">
        <w:rPr>
          <w:sz w:val="20"/>
          <w:szCs w:val="20"/>
          <w:lang w:val="en-GB"/>
        </w:rPr>
        <w:t>making it ineffective at reducing overall gonorrhoea incidence</w:t>
      </w:r>
      <w:ins w:id="16" w:author="#WANG ZIHAO#" w:date="2026-06-18T22:57:00Z" w16du:dateUtc="2026-06-18T14:57:00Z">
        <w:r w:rsidR="007A2CD9">
          <w:rPr>
            <w:sz w:val="20"/>
            <w:szCs w:val="20"/>
            <w:lang w:val="en-GB"/>
          </w:rPr>
          <w:t xml:space="preserve">, </w:t>
        </w:r>
        <w:r w:rsidR="007A2CD9" w:rsidRPr="007A2CD9">
          <w:rPr>
            <w:sz w:val="20"/>
            <w:szCs w:val="20"/>
            <w:lang w:val="en-GB"/>
          </w:rPr>
          <w:t>yielding a net programmatic efficiency of 0.072 (95% CrI: 0.018</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0.23) averted infections per enrolment</w:t>
        </w:r>
        <w:r w:rsidR="007A2CD9">
          <w:rPr>
            <w:sz w:val="20"/>
            <w:szCs w:val="20"/>
            <w:lang w:val="en-GB"/>
          </w:rPr>
          <w:t xml:space="preserve"> over the 15-year horizon</w:t>
        </w:r>
      </w:ins>
      <w:r w:rsidR="00967424">
        <w:rPr>
          <w:sz w:val="20"/>
          <w:szCs w:val="20"/>
          <w:lang w:val="en-GB"/>
        </w:rPr>
        <w:t xml:space="preserve">. Although doxy-PEP reduces </w:t>
      </w:r>
      <w:ins w:id="17" w:author="#WANG ZIHAO#" w:date="2026-06-18T23:20:00Z" w16du:dateUtc="2026-06-18T15:20:00Z">
        <w:r w:rsidR="00630916" w:rsidRPr="00126C1E">
          <w:rPr>
            <w:sz w:val="20"/>
            <w:szCs w:val="20"/>
            <w:lang w:val="en-GB"/>
          </w:rPr>
          <w:t>tetracycline</w:t>
        </w:r>
        <w:r w:rsidR="00630916" w:rsidRPr="00B358D4">
          <w:rPr>
            <w:sz w:val="20"/>
            <w:szCs w:val="20"/>
          </w:rPr>
          <w:t>- and</w:t>
        </w:r>
        <w:r w:rsidR="00630916">
          <w:rPr>
            <w:sz w:val="20"/>
            <w:szCs w:val="20"/>
          </w:rPr>
          <w:t xml:space="preserve"> </w:t>
        </w:r>
        <w:r w:rsidR="00630916" w:rsidRPr="00B358D4">
          <w:rPr>
            <w:sz w:val="20"/>
            <w:szCs w:val="20"/>
          </w:rPr>
          <w:t>ceftriaxone-susceptible</w:t>
        </w:r>
        <w:r w:rsidR="00630916">
          <w:rPr>
            <w:sz w:val="20"/>
            <w:szCs w:val="20"/>
          </w:rPr>
          <w:t xml:space="preserve"> </w:t>
        </w:r>
      </w:ins>
      <w:del w:id="18" w:author="#WANG ZIHAO#" w:date="2026-06-18T23:20:00Z" w16du:dateUtc="2026-06-18T15:20:00Z">
        <w:r w:rsidR="00967424" w:rsidDel="00630916">
          <w:rPr>
            <w:sz w:val="20"/>
            <w:szCs w:val="20"/>
            <w:lang w:val="en-GB"/>
          </w:rPr>
          <w:delText xml:space="preserve">susceptible </w:delText>
        </w:r>
      </w:del>
      <w:del w:id="19" w:author="#WANG ZIHAO#" w:date="2026-06-18T22:57:00Z" w16du:dateUtc="2026-06-18T14:57:00Z">
        <w:r w:rsidR="00967424" w:rsidDel="007A2CD9">
          <w:rPr>
            <w:sz w:val="20"/>
            <w:szCs w:val="20"/>
            <w:lang w:val="en-GB"/>
          </w:rPr>
          <w:delText xml:space="preserve">(wild-type) </w:delText>
        </w:r>
      </w:del>
      <w:r w:rsidR="00967424">
        <w:rPr>
          <w:sz w:val="20"/>
          <w:szCs w:val="20"/>
          <w:lang w:val="en-GB"/>
        </w:rPr>
        <w:t xml:space="preserve">infections, it </w:t>
      </w:r>
      <w:r w:rsidR="00B73A18" w:rsidRPr="00CF5428">
        <w:rPr>
          <w:sz w:val="20"/>
          <w:szCs w:val="20"/>
          <w:lang w:val="en-GB"/>
        </w:rPr>
        <w:t xml:space="preserve">drives the rapid competitive release of </w:t>
      </w:r>
      <w:r w:rsidR="00DB00D9">
        <w:rPr>
          <w:sz w:val="20"/>
          <w:szCs w:val="20"/>
          <w:lang w:val="en-GB"/>
        </w:rPr>
        <w:t>Tet-R</w:t>
      </w:r>
      <w:r w:rsidR="00B73A18" w:rsidRPr="00CF5428">
        <w:rPr>
          <w:sz w:val="20"/>
          <w:szCs w:val="20"/>
          <w:lang w:val="en-GB"/>
        </w:rPr>
        <w:t xml:space="preserve"> lineages</w:t>
      </w:r>
      <w:r w:rsidR="009644D7">
        <w:rPr>
          <w:sz w:val="20"/>
          <w:szCs w:val="20"/>
          <w:lang w:val="en-GB"/>
        </w:rPr>
        <w:t xml:space="preserve">, </w:t>
      </w:r>
      <w:r w:rsidR="00967424">
        <w:rPr>
          <w:sz w:val="20"/>
          <w:szCs w:val="20"/>
          <w:lang w:val="en-GB"/>
        </w:rPr>
        <w:t>yielding</w:t>
      </w:r>
      <w:r w:rsidR="009644D7">
        <w:rPr>
          <w:sz w:val="20"/>
          <w:szCs w:val="20"/>
          <w:lang w:val="en-GB"/>
        </w:rPr>
        <w:t xml:space="preserve"> </w:t>
      </w:r>
      <w:r w:rsidR="009644D7" w:rsidRPr="004A153B">
        <w:rPr>
          <w:sz w:val="20"/>
          <w:szCs w:val="20"/>
          <w:lang w:val="en-GB"/>
        </w:rPr>
        <w:t>-1320900 (</w:t>
      </w:r>
      <w:ins w:id="20" w:author="#WANG ZIHAO#" w:date="2026-06-18T23:00:00Z" w16du:dateUtc="2026-06-18T15:00:00Z">
        <w:r w:rsidR="007A2CD9" w:rsidRPr="007A2CD9">
          <w:rPr>
            <w:sz w:val="20"/>
            <w:szCs w:val="20"/>
            <w:lang w:val="en-GB"/>
          </w:rPr>
          <w:t xml:space="preserve">95% CrI: </w:t>
        </w:r>
      </w:ins>
      <w:r w:rsidR="009644D7" w:rsidRPr="004A153B">
        <w:rPr>
          <w:sz w:val="20"/>
          <w:szCs w:val="20"/>
          <w:lang w:val="en-GB"/>
        </w:rPr>
        <w:t xml:space="preserve">-3632400 – -287300) </w:t>
      </w:r>
      <w:r w:rsidR="009644D7">
        <w:rPr>
          <w:sz w:val="20"/>
          <w:szCs w:val="20"/>
          <w:lang w:val="en-GB"/>
        </w:rPr>
        <w:t xml:space="preserve">averted </w:t>
      </w:r>
      <w:r w:rsidR="004310FE">
        <w:rPr>
          <w:sz w:val="20"/>
          <w:szCs w:val="20"/>
          <w:lang w:val="en-GB"/>
        </w:rPr>
        <w:t xml:space="preserve">Tet-R </w:t>
      </w:r>
      <w:r w:rsidR="009644D7" w:rsidRPr="004A153B">
        <w:rPr>
          <w:sz w:val="20"/>
          <w:szCs w:val="20"/>
          <w:lang w:val="en-GB"/>
        </w:rPr>
        <w:t>infections</w:t>
      </w:r>
      <w:r w:rsidR="004B0BAC">
        <w:rPr>
          <w:sz w:val="20"/>
          <w:szCs w:val="20"/>
          <w:lang w:val="en-GB"/>
        </w:rPr>
        <w:t xml:space="preserve"> </w:t>
      </w:r>
      <w:r w:rsidR="00482931" w:rsidRPr="009644D7">
        <w:rPr>
          <w:sz w:val="20"/>
          <w:szCs w:val="20"/>
          <w:lang w:val="en-GB"/>
        </w:rPr>
        <w:t>across the 15-year horizon</w:t>
      </w:r>
      <w:r w:rsidR="00482931">
        <w:rPr>
          <w:sz w:val="20"/>
          <w:szCs w:val="20"/>
          <w:lang w:val="en-GB"/>
        </w:rPr>
        <w:t xml:space="preserve"> </w:t>
      </w:r>
      <w:r w:rsidR="004B0BAC" w:rsidRPr="004652A3">
        <w:rPr>
          <w:sz w:val="20"/>
          <w:szCs w:val="20"/>
          <w:lang w:val="en-GB"/>
        </w:rPr>
        <w:t>(</w:t>
      </w:r>
      <w:r w:rsidR="004B0BAC" w:rsidRPr="00A12B28">
        <w:rPr>
          <w:sz w:val="20"/>
          <w:szCs w:val="20"/>
          <w:lang w:val="en-GB"/>
        </w:rPr>
        <w:t>-116.84% [95% CrI: -304.88% – -34.59%] cumulative decrease)</w:t>
      </w:r>
      <w:r w:rsidR="009644D7" w:rsidRPr="004A153B">
        <w:rPr>
          <w:sz w:val="20"/>
          <w:szCs w:val="20"/>
          <w:lang w:val="en-GB"/>
        </w:rPr>
        <w:t>.</w:t>
      </w:r>
      <w:r w:rsidR="00B73A18" w:rsidRPr="00CF5428">
        <w:rPr>
          <w:sz w:val="20"/>
          <w:szCs w:val="20"/>
          <w:lang w:val="en-GB"/>
        </w:rPr>
        <w:t xml:space="preserve"> </w:t>
      </w:r>
      <w:ins w:id="21" w:author="#WANG ZIHAO#" w:date="2026-06-18T23:03:00Z" w16du:dateUtc="2026-06-18T15:03:00Z">
        <w:r w:rsidR="007A2CD9" w:rsidRPr="007A2CD9">
          <w:rPr>
            <w:sz w:val="20"/>
            <w:szCs w:val="20"/>
            <w:lang w:val="en-GB"/>
          </w:rPr>
          <w:t xml:space="preserve">Conversely, standalone vaccination demonstrates a profound </w:t>
        </w:r>
        <w:r w:rsidR="007A2CD9">
          <w:rPr>
            <w:sz w:val="20"/>
            <w:szCs w:val="20"/>
            <w:lang w:val="en-GB"/>
          </w:rPr>
          <w:t>10</w:t>
        </w:r>
        <w:r w:rsidR="007A2CD9" w:rsidRPr="007A2CD9">
          <w:rPr>
            <w:sz w:val="20"/>
            <w:szCs w:val="20"/>
            <w:lang w:val="en-GB"/>
          </w:rPr>
          <w:t>-fold higher programmatic efficiency, averting 0.73 (95% CrI: 0.17</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1.63) overall infections per enrolment.</w:t>
        </w:r>
        <w:r w:rsidR="007A2CD9">
          <w:rPr>
            <w:sz w:val="20"/>
            <w:szCs w:val="20"/>
            <w:lang w:val="en-GB"/>
          </w:rPr>
          <w:t xml:space="preserve"> </w:t>
        </w:r>
      </w:ins>
      <w:ins w:id="22" w:author="#WANG ZIHAO#" w:date="2026-06-18T23:00:00Z" w16du:dateUtc="2026-06-18T15:00:00Z">
        <w:r w:rsidR="007A2CD9" w:rsidRPr="007A2CD9">
          <w:rPr>
            <w:sz w:val="20"/>
            <w:szCs w:val="20"/>
            <w:lang w:val="en-GB"/>
          </w:rPr>
          <w:t xml:space="preserve">When deployed in tandem, the </w:t>
        </w:r>
        <w:r w:rsidR="007A2CD9">
          <w:rPr>
            <w:sz w:val="20"/>
            <w:szCs w:val="20"/>
            <w:lang w:val="en-GB"/>
          </w:rPr>
          <w:t xml:space="preserve">dual intervention </w:t>
        </w:r>
        <w:r w:rsidR="007A2CD9" w:rsidRPr="007A2CD9">
          <w:rPr>
            <w:sz w:val="20"/>
            <w:szCs w:val="20"/>
            <w:lang w:val="en-GB"/>
          </w:rPr>
          <w:t>strategy optimizes aggregate efficiency to 0.83 (95% CrI: 0.22</w:t>
        </w:r>
        <w:r w:rsidR="007A2CD9">
          <w:rPr>
            <w:sz w:val="20"/>
            <w:szCs w:val="20"/>
            <w:lang w:val="en-GB"/>
          </w:rPr>
          <w:t xml:space="preserve"> </w:t>
        </w:r>
        <w:r w:rsidR="007A2CD9" w:rsidRPr="007A2CD9">
          <w:rPr>
            <w:sz w:val="20"/>
            <w:szCs w:val="20"/>
            <w:lang w:val="en-GB"/>
          </w:rPr>
          <w:t>–</w:t>
        </w:r>
        <w:r w:rsidR="007A2CD9">
          <w:rPr>
            <w:sz w:val="20"/>
            <w:szCs w:val="20"/>
            <w:lang w:val="en-GB"/>
          </w:rPr>
          <w:t xml:space="preserve"> </w:t>
        </w:r>
        <w:r w:rsidR="007A2CD9" w:rsidRPr="007A2CD9">
          <w:rPr>
            <w:sz w:val="20"/>
            <w:szCs w:val="20"/>
            <w:lang w:val="en-GB"/>
          </w:rPr>
          <w:t xml:space="preserve">1.71) </w:t>
        </w:r>
      </w:ins>
      <w:ins w:id="23" w:author="#WANG ZIHAO#" w:date="2026-06-18T23:01:00Z" w16du:dateUtc="2026-06-18T15:01:00Z">
        <w:r w:rsidR="007A2CD9">
          <w:rPr>
            <w:sz w:val="20"/>
            <w:szCs w:val="20"/>
            <w:lang w:val="en-GB"/>
          </w:rPr>
          <w:t xml:space="preserve">averted infections </w:t>
        </w:r>
      </w:ins>
      <w:ins w:id="24" w:author="#WANG ZIHAO#" w:date="2026-06-18T23:00:00Z" w16du:dateUtc="2026-06-18T15:00:00Z">
        <w:r w:rsidR="007A2CD9" w:rsidRPr="007A2CD9">
          <w:rPr>
            <w:sz w:val="20"/>
            <w:szCs w:val="20"/>
            <w:lang w:val="en-GB"/>
          </w:rPr>
          <w:t xml:space="preserve">per enrolment while dramatically blunting the per-enrolment Tet-R expansion footprint from </w:t>
        </w:r>
      </w:ins>
      <w:ins w:id="25" w:author="#WANG ZIHAO#" w:date="2026-06-18T23:04:00Z" w16du:dateUtc="2026-06-18T15:04:00Z">
        <w:r w:rsidR="00F07191" w:rsidRPr="00205B82">
          <w:rPr>
            <w:sz w:val="20"/>
            <w:szCs w:val="20"/>
            <w:lang w:val="en-GB"/>
          </w:rPr>
          <w:t xml:space="preserve">-0.93 (95% CrI: -3.46 </w:t>
        </w:r>
        <w:r w:rsidR="00F07191">
          <w:rPr>
            <w:sz w:val="16"/>
            <w:szCs w:val="16"/>
            <w:lang w:val="en-GB"/>
          </w:rPr>
          <w:t>–</w:t>
        </w:r>
        <w:r w:rsidR="00F07191" w:rsidRPr="00205B82">
          <w:rPr>
            <w:sz w:val="20"/>
            <w:szCs w:val="20"/>
            <w:lang w:val="en-GB"/>
          </w:rPr>
          <w:t xml:space="preserve"> -0.13) </w:t>
        </w:r>
      </w:ins>
      <w:ins w:id="26" w:author="#WANG ZIHAO#" w:date="2026-06-18T23:00:00Z" w16du:dateUtc="2026-06-18T15:00:00Z">
        <w:r w:rsidR="007A2CD9" w:rsidRPr="007A2CD9">
          <w:rPr>
            <w:sz w:val="20"/>
            <w:szCs w:val="20"/>
            <w:lang w:val="en-GB"/>
          </w:rPr>
          <w:t xml:space="preserve">down to </w:t>
        </w:r>
      </w:ins>
      <w:ins w:id="27" w:author="#WANG ZIHAO#" w:date="2026-06-18T23:04:00Z" w16du:dateUtc="2026-06-18T15:04:00Z">
        <w:r w:rsidR="00F07191" w:rsidRPr="00986BC4">
          <w:rPr>
            <w:sz w:val="20"/>
            <w:szCs w:val="20"/>
            <w:lang w:val="en-GB"/>
          </w:rPr>
          <w:t>-0.23 (95% CrI: -3.37 – -0.59)</w:t>
        </w:r>
      </w:ins>
      <w:ins w:id="28" w:author="#WANG ZIHAO#" w:date="2026-06-18T23:00:00Z" w16du:dateUtc="2026-06-18T15:00:00Z">
        <w:r w:rsidR="007A2CD9" w:rsidRPr="007A2CD9">
          <w:rPr>
            <w:sz w:val="20"/>
            <w:szCs w:val="20"/>
            <w:lang w:val="en-GB"/>
          </w:rPr>
          <w:t>.</w:t>
        </w:r>
        <w:r w:rsidR="007A2CD9">
          <w:rPr>
            <w:sz w:val="20"/>
            <w:szCs w:val="20"/>
            <w:lang w:val="en-GB"/>
          </w:rPr>
          <w:t xml:space="preserve"> </w:t>
        </w:r>
      </w:ins>
      <w:r w:rsidR="00AF68CE">
        <w:rPr>
          <w:sz w:val="20"/>
          <w:szCs w:val="20"/>
          <w:lang w:val="en-GB"/>
        </w:rPr>
        <w:t>L</w:t>
      </w:r>
      <w:r w:rsidR="00126C1E" w:rsidRPr="00126C1E">
        <w:rPr>
          <w:sz w:val="20"/>
          <w:szCs w:val="20"/>
          <w:lang w:val="en-GB"/>
        </w:rPr>
        <w:t xml:space="preserve">ong-term </w:t>
      </w:r>
      <w:r w:rsidR="004E440B">
        <w:rPr>
          <w:sz w:val="20"/>
          <w:szCs w:val="20"/>
          <w:lang w:val="en-GB"/>
        </w:rPr>
        <w:t>strain dynamics</w:t>
      </w:r>
      <w:r w:rsidR="007936D3">
        <w:rPr>
          <w:sz w:val="20"/>
          <w:szCs w:val="20"/>
          <w:lang w:val="en-GB"/>
        </w:rPr>
        <w:t xml:space="preserve"> </w:t>
      </w:r>
      <w:r w:rsidR="00AF68CE">
        <w:rPr>
          <w:sz w:val="20"/>
          <w:szCs w:val="20"/>
          <w:lang w:val="en-GB"/>
        </w:rPr>
        <w:t>were found to be</w:t>
      </w:r>
      <w:r w:rsidR="00126C1E" w:rsidRPr="00126C1E">
        <w:rPr>
          <w:sz w:val="20"/>
          <w:szCs w:val="20"/>
          <w:lang w:val="en-GB"/>
        </w:rPr>
        <w:t xml:space="preserve"> governed by background frontline ceftriaxone treatment failure rates rather than intervention uptake.</w:t>
      </w:r>
      <w:r w:rsidRPr="00CF5428">
        <w:rPr>
          <w:sz w:val="20"/>
          <w:szCs w:val="20"/>
          <w:lang w:val="en-GB"/>
        </w:rPr>
        <w:t xml:space="preserve"> </w:t>
      </w:r>
      <w:r w:rsidR="0055035C">
        <w:rPr>
          <w:sz w:val="20"/>
          <w:szCs w:val="20"/>
          <w:lang w:val="en-GB"/>
        </w:rPr>
        <w:t>Under</w:t>
      </w:r>
      <w:r w:rsidRPr="00CF5428">
        <w:rPr>
          <w:sz w:val="20"/>
          <w:szCs w:val="20"/>
          <w:lang w:val="en-GB"/>
        </w:rPr>
        <w:t xml:space="preserve"> a scenario of compromised </w:t>
      </w:r>
      <w:r w:rsidR="00C127A2">
        <w:rPr>
          <w:sz w:val="20"/>
          <w:szCs w:val="20"/>
          <w:lang w:val="en-GB"/>
        </w:rPr>
        <w:t>ceftriaxone</w:t>
      </w:r>
      <w:r w:rsidRPr="00CF5428">
        <w:rPr>
          <w:sz w:val="20"/>
          <w:szCs w:val="20"/>
          <w:lang w:val="en-GB"/>
        </w:rPr>
        <w:t xml:space="preserve"> efficacy (20% treatment failure), </w:t>
      </w:r>
      <w:r w:rsidR="00126C1E" w:rsidRPr="00126C1E">
        <w:rPr>
          <w:sz w:val="20"/>
          <w:szCs w:val="20"/>
          <w:lang w:val="en-GB"/>
        </w:rPr>
        <w:t xml:space="preserve">doxy-PEP acts as an ecological filter that accelerates </w:t>
      </w:r>
      <w:r w:rsidR="00126C1E">
        <w:rPr>
          <w:sz w:val="20"/>
          <w:szCs w:val="20"/>
          <w:lang w:val="en-GB"/>
        </w:rPr>
        <w:t>Dual-R</w:t>
      </w:r>
      <w:r w:rsidR="00126C1E" w:rsidRPr="00126C1E">
        <w:rPr>
          <w:sz w:val="20"/>
          <w:szCs w:val="20"/>
          <w:lang w:val="en-GB"/>
        </w:rPr>
        <w:t xml:space="preserve"> epidemic expansion, yielding</w:t>
      </w:r>
      <w:r w:rsidR="00657F0B">
        <w:rPr>
          <w:sz w:val="20"/>
          <w:szCs w:val="20"/>
          <w:lang w:val="en-GB"/>
        </w:rPr>
        <w:t xml:space="preserve"> </w:t>
      </w:r>
      <w:r w:rsidR="00657F0B" w:rsidRPr="009644D7">
        <w:rPr>
          <w:sz w:val="20"/>
          <w:szCs w:val="20"/>
          <w:lang w:val="en-GB"/>
        </w:rPr>
        <w:t>-510 (-258600 – -38) averted infections</w:t>
      </w:r>
      <w:r w:rsidR="00657F0B">
        <w:rPr>
          <w:sz w:val="20"/>
          <w:szCs w:val="20"/>
          <w:lang w:val="en-GB"/>
        </w:rPr>
        <w:t xml:space="preserve"> </w:t>
      </w:r>
      <w:bookmarkStart w:id="29" w:name="OLE_LINK2"/>
      <w:r w:rsidR="00657F0B" w:rsidRPr="009644D7">
        <w:rPr>
          <w:sz w:val="20"/>
          <w:szCs w:val="20"/>
          <w:lang w:val="en-GB"/>
        </w:rPr>
        <w:t>across the 15-year horizon</w:t>
      </w:r>
      <w:r w:rsidR="00126C1E">
        <w:rPr>
          <w:sz w:val="20"/>
          <w:szCs w:val="20"/>
          <w:lang w:val="en-GB"/>
        </w:rPr>
        <w:t xml:space="preserve"> </w:t>
      </w:r>
      <w:bookmarkEnd w:id="29"/>
      <w:r w:rsidR="00482931" w:rsidRPr="00172C46">
        <w:rPr>
          <w:sz w:val="20"/>
          <w:szCs w:val="20"/>
          <w:lang w:val="en-GB"/>
        </w:rPr>
        <w:t>(</w:t>
      </w:r>
      <w:r w:rsidR="00482931" w:rsidRPr="00A12B28">
        <w:rPr>
          <w:sz w:val="20"/>
          <w:szCs w:val="20"/>
          <w:lang w:val="en-GB"/>
        </w:rPr>
        <w:t>-146.18% [95% CrI: -920.86% – -31.30%] cumulative decrease</w:t>
      </w:r>
      <w:r w:rsidR="00482931">
        <w:rPr>
          <w:sz w:val="20"/>
          <w:szCs w:val="20"/>
          <w:lang w:val="en-GB"/>
        </w:rPr>
        <w:t>)</w:t>
      </w:r>
      <w:r w:rsidR="00482931" w:rsidRPr="00126C1E">
        <w:rPr>
          <w:sz w:val="20"/>
          <w:szCs w:val="20"/>
          <w:lang w:val="en-GB"/>
        </w:rPr>
        <w:t xml:space="preserve"> </w:t>
      </w:r>
      <w:r w:rsidR="00126C1E" w:rsidRPr="00126C1E">
        <w:rPr>
          <w:sz w:val="20"/>
          <w:szCs w:val="20"/>
          <w:lang w:val="en-GB"/>
        </w:rPr>
        <w:t xml:space="preserve">and triggering sustained </w:t>
      </w:r>
      <w:r w:rsidR="00AF68CE">
        <w:rPr>
          <w:sz w:val="20"/>
          <w:szCs w:val="20"/>
          <w:lang w:val="en-GB"/>
        </w:rPr>
        <w:t>transmission</w:t>
      </w:r>
      <w:r w:rsidR="00AF68CE" w:rsidRPr="00126C1E">
        <w:rPr>
          <w:sz w:val="20"/>
          <w:szCs w:val="20"/>
          <w:lang w:val="en-GB"/>
        </w:rPr>
        <w:t xml:space="preserve"> </w:t>
      </w:r>
      <w:r w:rsidR="00126C1E" w:rsidRPr="00126C1E">
        <w:rPr>
          <w:sz w:val="20"/>
          <w:szCs w:val="20"/>
          <w:lang w:val="en-GB"/>
        </w:rPr>
        <w:t xml:space="preserve">exceeding the no-intervention baseline. Conversely, vaccination standalone or combined strategies </w:t>
      </w:r>
      <w:r w:rsidR="00AF68CE">
        <w:rPr>
          <w:sz w:val="20"/>
          <w:szCs w:val="20"/>
          <w:lang w:val="en-GB"/>
        </w:rPr>
        <w:t xml:space="preserve">can </w:t>
      </w:r>
      <w:r w:rsidR="00126C1E" w:rsidRPr="00126C1E">
        <w:rPr>
          <w:sz w:val="20"/>
          <w:szCs w:val="20"/>
          <w:lang w:val="en-GB"/>
        </w:rPr>
        <w:t>suppress overall transmission</w:t>
      </w:r>
      <w:commentRangeStart w:id="30"/>
      <w:r w:rsidR="00126C1E" w:rsidRPr="00126C1E">
        <w:rPr>
          <w:sz w:val="20"/>
          <w:szCs w:val="20"/>
          <w:lang w:val="en-GB"/>
        </w:rPr>
        <w:t xml:space="preserve">. </w:t>
      </w:r>
      <w:r w:rsidR="009C3CAD" w:rsidRPr="00CC701F">
        <w:rPr>
          <w:sz w:val="20"/>
          <w:szCs w:val="20"/>
          <w:lang w:val="en-GB"/>
        </w:rPr>
        <w:t>By year 15,</w:t>
      </w:r>
      <w:r w:rsidR="00A10A3B">
        <w:rPr>
          <w:sz w:val="20"/>
          <w:szCs w:val="20"/>
          <w:lang w:val="en-GB"/>
        </w:rPr>
        <w:t xml:space="preserve"> </w:t>
      </w:r>
      <w:r w:rsidR="00A10A3B" w:rsidRPr="00A10A3B">
        <w:rPr>
          <w:sz w:val="20"/>
          <w:szCs w:val="20"/>
          <w:lang w:val="en-GB"/>
        </w:rPr>
        <w:t xml:space="preserve">annual </w:t>
      </w:r>
      <w:r w:rsidR="00A10A3B">
        <w:rPr>
          <w:sz w:val="20"/>
          <w:szCs w:val="20"/>
          <w:lang w:val="en-GB"/>
        </w:rPr>
        <w:t>Cef-R</w:t>
      </w:r>
      <w:r w:rsidR="00A10A3B" w:rsidRPr="00A10A3B">
        <w:rPr>
          <w:sz w:val="20"/>
          <w:szCs w:val="20"/>
          <w:lang w:val="en-GB"/>
        </w:rPr>
        <w:t xml:space="preserve"> and </w:t>
      </w:r>
      <w:r w:rsidR="00A10A3B">
        <w:rPr>
          <w:sz w:val="20"/>
          <w:szCs w:val="20"/>
          <w:lang w:val="en-GB"/>
        </w:rPr>
        <w:t>Dual-R</w:t>
      </w:r>
      <w:r w:rsidR="00A10A3B" w:rsidRPr="00A10A3B">
        <w:rPr>
          <w:sz w:val="20"/>
          <w:szCs w:val="20"/>
          <w:lang w:val="en-GB"/>
        </w:rPr>
        <w:t xml:space="preserve"> </w:t>
      </w:r>
      <w:r w:rsidR="008C59CC">
        <w:rPr>
          <w:sz w:val="20"/>
          <w:szCs w:val="20"/>
          <w:lang w:val="en-GB"/>
        </w:rPr>
        <w:t>infections</w:t>
      </w:r>
      <w:r w:rsidR="00A10A3B" w:rsidRPr="00A10A3B">
        <w:rPr>
          <w:sz w:val="20"/>
          <w:szCs w:val="20"/>
          <w:lang w:val="en-GB"/>
        </w:rPr>
        <w:t xml:space="preserve"> are restricted to </w:t>
      </w:r>
      <m:oMath>
        <m:r>
          <w:rPr>
            <w:rFonts w:ascii="Cambria Math" w:hAnsi="Cambria Math"/>
            <w:sz w:val="20"/>
            <w:szCs w:val="20"/>
            <w:lang w:val="en-GB"/>
          </w:rPr>
          <m:t>≤</m:t>
        </m:r>
      </m:oMath>
      <w:r w:rsidR="00A10A3B">
        <w:rPr>
          <w:sz w:val="20"/>
          <w:szCs w:val="20"/>
          <w:lang w:val="en-GB"/>
        </w:rPr>
        <w:t xml:space="preserve"> 19 </w:t>
      </w:r>
      <w:r w:rsidR="00A10A3B" w:rsidRPr="00A10A3B">
        <w:rPr>
          <w:sz w:val="20"/>
          <w:szCs w:val="20"/>
          <w:lang w:val="en-GB"/>
        </w:rPr>
        <w:t>infections under both vaccine-inclusive approaches</w:t>
      </w:r>
      <w:r w:rsidR="009C3CAD" w:rsidRPr="00CF5428">
        <w:rPr>
          <w:sz w:val="20"/>
          <w:szCs w:val="20"/>
          <w:lang w:val="en-GB"/>
        </w:rPr>
        <w:t>.</w:t>
      </w:r>
      <w:commentRangeEnd w:id="30"/>
      <w:r w:rsidR="00AF68CE">
        <w:rPr>
          <w:rStyle w:val="CommentReference"/>
          <w:sz w:val="20"/>
          <w:szCs w:val="20"/>
          <w:lang w:val="en-GB"/>
        </w:rPr>
        <w:commentReference w:id="30"/>
      </w:r>
      <w:r w:rsidR="009C3CAD">
        <w:rPr>
          <w:sz w:val="20"/>
          <w:szCs w:val="20"/>
          <w:lang w:val="en-GB"/>
        </w:rPr>
        <w:t xml:space="preserve"> </w:t>
      </w:r>
      <w:r w:rsidR="00C178A6" w:rsidRPr="00CF5428">
        <w:rPr>
          <w:sz w:val="20"/>
          <w:szCs w:val="20"/>
          <w:lang w:val="en-GB"/>
        </w:rPr>
        <w:t xml:space="preserve">These findings indicate that the public health utility of antibiotic prophylaxis </w:t>
      </w:r>
      <w:r w:rsidR="00AF68CE">
        <w:rPr>
          <w:sz w:val="20"/>
          <w:szCs w:val="20"/>
          <w:lang w:val="en-GB"/>
        </w:rPr>
        <w:t>is</w:t>
      </w:r>
      <w:r w:rsidR="00AF68CE" w:rsidRPr="00CF5428">
        <w:rPr>
          <w:sz w:val="20"/>
          <w:szCs w:val="20"/>
          <w:lang w:val="en-GB"/>
        </w:rPr>
        <w:t xml:space="preserve"> </w:t>
      </w:r>
      <w:r w:rsidR="00C178A6" w:rsidRPr="00CF5428">
        <w:rPr>
          <w:sz w:val="20"/>
          <w:szCs w:val="20"/>
          <w:lang w:val="en-GB"/>
        </w:rPr>
        <w:t xml:space="preserve">heavily contingent upon the preserved efficacy of frontline therapeutics. Our work </w:t>
      </w:r>
      <w:r w:rsidR="00105447">
        <w:rPr>
          <w:sz w:val="20"/>
          <w:szCs w:val="20"/>
          <w:lang w:val="en-GB"/>
        </w:rPr>
        <w:t>demonstrates</w:t>
      </w:r>
      <w:r w:rsidR="00C178A6" w:rsidRPr="00CF5428">
        <w:rPr>
          <w:sz w:val="20"/>
          <w:szCs w:val="20"/>
          <w:lang w:val="en-GB"/>
        </w:rPr>
        <w:t xml:space="preserve"> that single-agent prophylaxis risks localized containment of some pathogens at the cost of driving multidrug-resistant selection in </w:t>
      </w:r>
      <w:del w:id="31" w:author="#WANG ZIHAO#" w:date="2026-06-18T23:20:00Z" w16du:dateUtc="2026-06-18T15:20:00Z">
        <w:r w:rsidR="00C178A6" w:rsidRPr="00CF5428" w:rsidDel="00E55B46">
          <w:rPr>
            <w:sz w:val="20"/>
            <w:szCs w:val="20"/>
            <w:lang w:val="en-GB"/>
          </w:rPr>
          <w:delText>others, and</w:delText>
        </w:r>
      </w:del>
      <w:ins w:id="32" w:author="#WANG ZIHAO#" w:date="2026-06-18T23:20:00Z" w16du:dateUtc="2026-06-18T15:20:00Z">
        <w:r w:rsidR="00E55B46" w:rsidRPr="00CF5428">
          <w:rPr>
            <w:sz w:val="20"/>
            <w:szCs w:val="20"/>
            <w:lang w:val="en-GB"/>
          </w:rPr>
          <w:t>others and</w:t>
        </w:r>
      </w:ins>
      <w:r w:rsidR="00C178A6" w:rsidRPr="00CF5428">
        <w:rPr>
          <w:sz w:val="20"/>
          <w:szCs w:val="20"/>
          <w:lang w:val="en-GB"/>
        </w:rPr>
        <w:t xml:space="preserve"> underscores the necessity of integrating non-selective tools like vaccines to ensure long-term evolutionary containment</w:t>
      </w:r>
      <w:r w:rsidR="0085250B">
        <w:rPr>
          <w:sz w:val="20"/>
          <w:szCs w:val="20"/>
          <w:lang w:val="en-GB"/>
        </w:rPr>
        <w:t xml:space="preserve"> of </w:t>
      </w:r>
      <w:r w:rsidR="0085250B" w:rsidRPr="00CF5428">
        <w:rPr>
          <w:i/>
          <w:iCs/>
          <w:sz w:val="20"/>
          <w:szCs w:val="20"/>
          <w:lang w:val="en-GB"/>
        </w:rPr>
        <w:t>N</w:t>
      </w:r>
      <w:r w:rsidR="0085250B">
        <w:rPr>
          <w:i/>
          <w:iCs/>
          <w:sz w:val="20"/>
          <w:szCs w:val="20"/>
          <w:lang w:val="en-GB"/>
        </w:rPr>
        <w:t>.</w:t>
      </w:r>
      <w:r w:rsidR="0085250B" w:rsidRPr="00CF5428">
        <w:rPr>
          <w:i/>
          <w:iCs/>
          <w:sz w:val="20"/>
          <w:szCs w:val="20"/>
          <w:lang w:val="en-GB"/>
        </w:rPr>
        <w:t xml:space="preserve"> gonorrhoeae</w:t>
      </w:r>
      <w:r w:rsidR="00C178A6" w:rsidRPr="00CF5428">
        <w:rPr>
          <w:sz w:val="20"/>
          <w:szCs w:val="20"/>
          <w:lang w:val="en-GB"/>
        </w:rPr>
        <w:t>.</w:t>
      </w:r>
    </w:p>
    <w:p w14:paraId="1CCCD7BD" w14:textId="77777777" w:rsidR="00FB5914" w:rsidRPr="00CF5428" w:rsidRDefault="00FB5914" w:rsidP="006E0D5A">
      <w:pPr>
        <w:pStyle w:val="NormalWeb"/>
        <w:spacing w:line="276" w:lineRule="auto"/>
        <w:jc w:val="both"/>
        <w:rPr>
          <w:b/>
          <w:bCs/>
          <w:sz w:val="20"/>
          <w:szCs w:val="20"/>
          <w:lang w:val="en-GB"/>
        </w:rPr>
        <w:sectPr w:rsidR="00FB5914" w:rsidRPr="00CF5428" w:rsidSect="001E1900">
          <w:footerReference w:type="even" r:id="rId13"/>
          <w:footerReference w:type="default" r:id="rId14"/>
          <w:pgSz w:w="11910" w:h="16840"/>
          <w:pgMar w:top="1582" w:right="1418" w:bottom="958" w:left="1418" w:header="0" w:footer="760" w:gutter="170"/>
          <w:cols w:space="720"/>
          <w:docGrid w:linePitch="360"/>
        </w:sectPr>
      </w:pPr>
    </w:p>
    <w:p w14:paraId="71083EDD" w14:textId="27E5FCBD" w:rsidR="00DE2D51" w:rsidRPr="00CF5428" w:rsidRDefault="00DE2D51" w:rsidP="006E0D5A">
      <w:pPr>
        <w:pStyle w:val="NormalWeb"/>
        <w:spacing w:line="276" w:lineRule="auto"/>
        <w:jc w:val="both"/>
        <w:rPr>
          <w:b/>
          <w:bCs/>
          <w:sz w:val="20"/>
          <w:szCs w:val="20"/>
          <w:lang w:val="en-GB"/>
        </w:rPr>
      </w:pPr>
      <w:r w:rsidRPr="00CF5428">
        <w:rPr>
          <w:b/>
          <w:bCs/>
          <w:sz w:val="20"/>
          <w:szCs w:val="20"/>
          <w:lang w:val="en-GB"/>
        </w:rPr>
        <w:lastRenderedPageBreak/>
        <w:t>Introduction</w:t>
      </w:r>
    </w:p>
    <w:p w14:paraId="3120D82F" w14:textId="36F05921" w:rsidR="003F6D21" w:rsidRPr="00CF5428" w:rsidRDefault="003F6D21" w:rsidP="006E0D5A">
      <w:pPr>
        <w:pStyle w:val="FootnoteText"/>
        <w:spacing w:line="276" w:lineRule="auto"/>
        <w:jc w:val="both"/>
        <w:rPr>
          <w:rFonts w:ascii="Times New Roman" w:hAnsi="Times New Roman" w:cs="Times New Roman"/>
          <w:lang w:val="en-US"/>
        </w:rPr>
      </w:pPr>
      <w:r w:rsidRPr="00CF5428">
        <w:rPr>
          <w:rFonts w:ascii="Times New Roman" w:hAnsi="Times New Roman" w:cs="Times New Roman"/>
          <w:lang w:val="en-GB"/>
        </w:rPr>
        <w:t xml:space="preserve">Doxycycline, a tetracycline-class broad-spectrum antibiotic, </w:t>
      </w:r>
      <w:r w:rsidR="00E777E4">
        <w:rPr>
          <w:rFonts w:ascii="Times New Roman" w:hAnsi="Times New Roman" w:cs="Times New Roman"/>
          <w:lang w:val="en-GB"/>
        </w:rPr>
        <w:t>can be used as</w:t>
      </w:r>
      <w:r w:rsidRPr="00CF5428">
        <w:rPr>
          <w:rFonts w:ascii="Times New Roman" w:hAnsi="Times New Roman" w:cs="Times New Roman"/>
          <w:lang w:val="en-GB"/>
        </w:rPr>
        <w:t xml:space="preserve"> post-exposure prophylaxis (doxy-PEP) to prevent syphilis and other bacterial sexually transmitted infections among men who have sex with men (MSM)</w:t>
      </w:r>
      <w:r w:rsidR="00E82E73" w:rsidRPr="00CF5428">
        <w:rPr>
          <w:rFonts w:ascii="Times New Roman" w:hAnsi="Times New Roman" w:cs="Times New Roman"/>
          <w:lang w:val="en-GB"/>
        </w:rPr>
        <w:t xml:space="preserve"> </w:t>
      </w:r>
      <w:r w:rsidR="00276DCE"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{"citationID":"YNNTDi5F","properties":{"unsorted":false,"formattedCitation":"[1], [2]","plainCitation":"[1], [2]","noteIndex":0},"citationItems":[{"id":164,"uris":["http://zotero.org/users/9663344/items/QS5XKHBB"],"itemData":{"id":164,"type":"article-journal","abstract":"This guideline provides evidence-based recommendations for the use of doxycycline post exposure prophylaxis (doxyPEP) for the prevention of syphilis. DoxyPEP should be part of a comprehensive approach to the prevention of STIs, along with condom use, appropriate HIV prevention interventions, vaccination, STI testing, treatment and management, and appropriate risk reduction advice and psychological interventions if indicated.","language":"en","source":"Zotero","title":"UK National Guideline for the Use of Doxycycline Post-Exposure Prophylaxis (DoxyPEP) for the Prevention of Syphilis","author":[{"family":"Saunders","given":"John"},{"family":"Deering","given":"Joseph"},{"family":"Dewsnap","given":"Claire"},{"family":"Drayton","given":"Rachel"},{"family":"Gilmore","given":"John"}]}},{"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276DCE"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 [2]</w:t>
      </w:r>
      <w:r w:rsidR="00276DCE" w:rsidRPr="00CF5428">
        <w:rPr>
          <w:rFonts w:ascii="Times New Roman" w:hAnsi="Times New Roman" w:cs="Times New Roman"/>
          <w:lang w:val="en-GB"/>
        </w:rPr>
        <w:fldChar w:fldCharType="end"/>
      </w:r>
      <w:r w:rsidR="00276DCE" w:rsidRPr="00CF5428">
        <w:rPr>
          <w:rFonts w:ascii="Times New Roman" w:hAnsi="Times New Roman" w:cs="Times New Roman"/>
          <w:lang w:val="en-GB"/>
        </w:rPr>
        <w:t xml:space="preserve">. </w:t>
      </w:r>
      <w:bookmarkStart w:id="33" w:name="_Hlk211990451"/>
      <w:r w:rsidRPr="00CF5428">
        <w:rPr>
          <w:rFonts w:ascii="Times New Roman" w:hAnsi="Times New Roman" w:cs="Times New Roman"/>
          <w:lang w:val="en-GB"/>
        </w:rPr>
        <w:t xml:space="preserve">However, its large-scale deployment has intensified concerns regarding collateral selection pressures on antimicrobial resistance (AMR) in </w:t>
      </w:r>
      <w:r w:rsidRPr="00CF5428">
        <w:rPr>
          <w:rFonts w:ascii="Times New Roman" w:hAnsi="Times New Roman" w:cs="Times New Roman"/>
          <w:i/>
          <w:iCs/>
          <w:lang w:val="en-GB"/>
        </w:rPr>
        <w:t>Neisseria gonorrhoeae</w:t>
      </w:r>
      <w:r w:rsidRPr="00CF5428">
        <w:rPr>
          <w:rFonts w:ascii="Times New Roman" w:hAnsi="Times New Roman" w:cs="Times New Roman"/>
          <w:lang w:val="en-GB"/>
        </w:rPr>
        <w:t xml:space="preserve"> </w:t>
      </w:r>
      <w:r w:rsidR="00276DCE" w:rsidRPr="00CF5428">
        <w:rPr>
          <w:rStyle w:val="Emphasis"/>
          <w:rFonts w:ascii="Times New Roman" w:eastAsiaTheme="majorEastAsia" w:hAnsi="Times New Roman" w:cs="Times New Roman"/>
          <w:i w:val="0"/>
          <w:iCs w:val="0"/>
          <w:lang w:val="en-GB"/>
        </w:rPr>
        <w:fldChar w:fldCharType="begin"/>
      </w:r>
      <w:r w:rsidR="00031F54">
        <w:rPr>
          <w:rStyle w:val="Emphasis"/>
          <w:rFonts w:ascii="Times New Roman" w:eastAsiaTheme="majorEastAsia" w:hAnsi="Times New Roman" w:cs="Times New Roman"/>
          <w:i w:val="0"/>
          <w:iCs w:val="0"/>
          <w:lang w:val="en-GB"/>
        </w:rPr>
        <w:instrText xml:space="preserve"> ADDIN ZOTERO_ITEM CSL_CITATION {"citationID":"woIRFdRY","properties":{"unsorted":false,"formattedCitation":"[3], [4], [5], [6], [7]","plainCitation":"[3], [4], [5], [6], [7]","noteIndex":0},"citationItems":[{"id":287,"uris":["http://zotero.org/users/9663344/items/UD4GZWU4"],"itemData":{"id":287,"type":"article-journal","container-title":"The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M."}],"issued":{"date-parts":[["2023",8,1]]}}},{"id":292,"uris":["http://zotero.org/users/9663344/items/Z8FGKHK2"],"itemData":{"id":292,"type":"article-journal","container-title":"The Lancet Microbe","DOI":"10.1016/j.lanmic.2025.101222","ISSN":"2666-5247","issue":"0","journalAbbreviation":"The Lancet Microbe","language":"English","PMID":"40854317","publisher":"Elsevier","source":"www.thelancet.com","title":"Promise and peril: doxycycline prophylaxis and the spread of resistance among diverse populations","title-short":"Promise and peril","URL":"https://www.thelancet.com/journals/lanmic/article/PIIS2666-5247(25)00150-8/fulltext","volume":"0","author":[{"family":"DeWitt","given":"Michael E."},{"family":"Wenner","given":"Jennifer J."},{"family":"Bellotti","given":"Brinkley R."},{"family":"Manuel","given":"Joshua A."},{"family":"Toler","given":"Cindy"},{"family":"Palavecino","given":"Elizabeth"},{"family":"McNeil","given":"Candice J."}],"accessed":{"date-parts":[["2025",9,9]]},"issued":{"date-parts":[["2025",8,22]]}}},{"id":456,"uris":["http://zotero.org/users/9663344/items/MQALFG22"],"itemData":{"id":456,"type":"article-journal","container-title":"The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Santhini"},{"family":"Kenyon","given":"Chris"}],"issued":{"date-parts":[["2025",6,1]]}}},{"id":470,"uris":["http://zotero.org/users/9663344/items/2WCXEUNK"],"itemData":{"id":470,"type":"article-journal","abstract":"There is a striking variation in national doxycycline post exposure prophylaxis (doxyPEP) guidelines for sexually transmitted infections (STIs). Whilst some countries advocate doxyPEP for all men who have sex with men (MSM) and transgender women (TGW) with certain risks, others restrict the use to research settings. In this viewpoint, we argue that part of the explanation for this divergence can be attributed to different underlying conceptual frameworks. For individuals and organizations dominated by biomedical individualist frameworks, the primary goal of STI services is reducing the incidence of STIs. We have good evidence that doxyPEP does this and therefore, particularly in the setting of increasing STI incidence, this framework regards it as logical to roll out doxyPEP as fast as possible. By way of contrast, if organizations and their members operate within an ecosocial framework then their primary goal is the optimization of the sexual and overall health of individuals and populations and not just reducing STI rates. This framework sees the prevalence of STIs as being driven by the connectivity of local sexual networks. Recent increases in STI prevalence are seen as being due to increased network connectivity. The intensive use of antimicrobials such as doxycycline to reduce this prevalence is seen as introducing a selection pressure for the emergence of resistance to tetracyclines and other antimicrobials in N. gonorrhoeae and other species. This plus the other risks of doxyPEP, leads those animated by this framework to tend toward the precautionary principle and restrict the use of doxyPEP to research settings. The differences in these two frameworks thus leads different individuals and organizations with access to the same evidence-base to very different conclusions as to the net risk-benefit of doxyPEP.","container-title":"Frontiers in Microbiology","DOI":"10.3389/fmicb.2025.1616111","ISSN":"1664-302X","journalAbbreviation":"Front. Microbiol.","language":"English","publisher":"Frontiers","source":"Frontiers","title":"Where we stand on doxyPEP depends on where we sit: a viewpoint","title-short":"Where we stand on doxyPEP depends on where we sit","URL":"https://www.frontiersin.org/journals/microbiology/articles/10.3389/fmicb.2025.1616111/full","volume":"16","author":[{"family":"Vanbaelen","given":"Thibaut"},{"family":"Kong","given":"Fabian"},{"family":"Kanesaka","given":"Izumo"},{"family":"Manoharan-Basil","given":"Sheeba Santhini"},{"family":"Kenyon","given":"Chris"}],"accessed":{"date-parts":[["2026",3,20]]},"issued":{"date-parts":[["2025",6,20]]}}},{"id":472,"uris":["http://zotero.org/users/9663344/items/Q2F7VHVP"],"itemData":{"id":472,"type":"article-journal","abstract":"SUMMARY\nNeisseria gonorrhoeae is evolving into a superbug with resistance to previously and currently recommended antimicrobials for treatment of gonorrhea, which is a major public health concern globally. Given the global nature of gonorrhea, the high rate of usage of antimicrobials, suboptimal control and monitoring of antimicrobial resistance (AMR) and treatment failures, slow update of treatment guidelines in most geographical settings, and the extraordinary capacity of the gonococci to develop and retain AMR, it is likely that the global problem of gonococcal AMR will worsen in the foreseeable future and that the severe complications of gonorrhea will emerge as a silent epidemic. By understanding the evolution, emergence, and spread of AMR in N. gonorrhoeae, including its molecular and phenotypic mechanisms, resistance to antimicrobials used clinically can be anticipated, future methods for genetic testing for AMR might permit region-specific and tailor-made antimicrobial therapy, and the design of novel antimicrobials to circumvent the resistance problems can be undertaken more rationally. This review focuses on the history and evolution of gonorrhea treatment regimens and emerging resistance to them, on genetic and phenotypic determinants of gonococcal resistance to previously and currently recommended antimicrobials, including biological costs or benefits; and on crucial actions and future advances necessary to detect and treat resistant gonococcal strains and, ultimately, retain gonorrhea as a treatable infection.","container-title":"Clinical Microbiology Reviews","DOI":"10.1128/CMR.00010-14","ISSN":"0893-8512","issue":"3","journalAbbreviation":"Clin Microbiol Rev","page":"587-613","PMID":"24982323","PMCID":"PMC4135894","source":"PubMed Central","title":"Antimicrobial Resistance in Neisseria gonorrhoeae in the 21st Century: Past, Evolution, and Future","title-short":"Antimicrobial Resistance in Neisseria gonorrhoeae in the 21st Century","volume":"27","author":[{"family":"Unemo","given":"Magnus"},{"family":"Shafer","given":"William M."}],"issued":{"date-parts":[["2014",7]]}}}],"schema":"https://github.com/citation-style-language/schema/raw/master/csl-citation.json"} </w:instrText>
      </w:r>
      <w:r w:rsidR="00276DCE" w:rsidRPr="00CF5428">
        <w:rPr>
          <w:rStyle w:val="Emphasis"/>
          <w:rFonts w:ascii="Times New Roman" w:eastAsiaTheme="majorEastAsia" w:hAnsi="Times New Roman" w:cs="Times New Roman"/>
          <w:i w:val="0"/>
          <w:iCs w:val="0"/>
          <w:lang w:val="en-GB"/>
        </w:rPr>
        <w:fldChar w:fldCharType="separate"/>
      </w:r>
      <w:r w:rsidR="003C2F9C" w:rsidRPr="00CF5428">
        <w:rPr>
          <w:rStyle w:val="Emphasis"/>
          <w:rFonts w:ascii="Times New Roman" w:eastAsiaTheme="majorEastAsia" w:hAnsi="Times New Roman" w:cs="Times New Roman"/>
          <w:i w:val="0"/>
          <w:iCs w:val="0"/>
          <w:lang w:val="en-GB"/>
        </w:rPr>
        <w:t>[3], [4], [5], [6], [7]</w:t>
      </w:r>
      <w:r w:rsidR="00276DCE" w:rsidRPr="00CF5428">
        <w:rPr>
          <w:rStyle w:val="Emphasis"/>
          <w:rFonts w:ascii="Times New Roman" w:eastAsiaTheme="majorEastAsia" w:hAnsi="Times New Roman" w:cs="Times New Roman"/>
          <w:i w:val="0"/>
          <w:iCs w:val="0"/>
          <w:lang w:val="en-GB"/>
        </w:rPr>
        <w:fldChar w:fldCharType="end"/>
      </w:r>
      <w:bookmarkEnd w:id="33"/>
      <w:r w:rsidR="009D5228" w:rsidRPr="00CF5428">
        <w:rPr>
          <w:rStyle w:val="Emphasis"/>
          <w:rFonts w:ascii="Times New Roman" w:eastAsiaTheme="majorEastAsia" w:hAnsi="Times New Roman" w:cs="Times New Roman"/>
          <w:i w:val="0"/>
          <w:iCs w:val="0"/>
          <w:lang w:val="en-GB"/>
        </w:rPr>
        <w:t xml:space="preserve">. </w:t>
      </w:r>
      <w:r w:rsidRPr="00CF5428">
        <w:rPr>
          <w:rFonts w:ascii="Times New Roman" w:hAnsi="Times New Roman" w:cs="Times New Roman"/>
        </w:rPr>
        <w:t xml:space="preserve">Although resistance determinants for doxycycline </w:t>
      </w:r>
      <w:r w:rsidR="001E6F22"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{"citationID":"buEkEJLL","properties":{"unsorted":false,"formattedCitation":"[8], [9]","plainCitation":"[8], [9]","noteIndex":0},"citationItems":[{"id":475,"uris":["http://zotero.org/users/9663344/items/2EHRYBX2"],"itemData":{"id":475,"type":"article-journal","abstract":"BACKGROUND: Antimicrobial resistance in Neisseria gonorrhoeae is a global public health concern. Tetracycline resistance (TetR) increased from 39.4% to 75.2% between 2016 and 2021 in N. gonorrhoeae isolates collected through national surveillance in England, despite the absence of use of tetracyclines for the treatment of gonorrhoea.\nOBJECTIVES: We investigated whether there was correlation between bacterial sexually transmitted infection (STI) tests performed and treatment with antimicrobials, with increased TetR in N. gonorrhoeae.\nMETHODS: We examined correlations between bacterial STI tests, antimicrobial treatment and TetR in N. gonorrhoeae, using national surveillance data from three large sexual health services (SHS) in London during 2016-20. Doxycycline prescribing data and antibiograms of a non-STI pathogen from distinct patient groups (sexual health, obstetric and paediatric), at a large London hospital, were analysed to identify if doxycycline use in SHS was associated with resistance in a non-STI organism.\nRESULTS: A substantial increase in TetR was observed, particularly in isolates from gay, bisexual and other MSM (GBMSM). Strong positive correlations were observed exclusively in GBMSM between N. gonorrhoeae TetR and both bacterial STI tests (r = 0.97, P = 0.01) and antimicrobial treatment (r = 0.87, P = 0.05). Doxycycline prescribing increased dramatically during the study period in SHS. Prevalence of TetR in Staphylococcus aureus was higher in isolates sourced from SHS attendees than those from other settings.\nCONCLUSIONS: Frequent screening of GBMSM at higher risk of STIs, such as those on pre-exposure prophylaxis (PrEP) leading to/and increased use of doxycycline for the treatment of diagnosed infections, may account for the increase in TetR in N. gonorrhoeae.","container-title":"The Journal of Antimicrobial Chemotherapy","DOI":"10.1093/jac/dkae073","ISSN":"1460-2091","issue":"5","journalAbbreviation":"J Antimicrob Chemother","language":"eng","page":"1060-1068","PMID":"38517444","PMCID":"PMC11062939","source":"PubMed","title":"Investigating the cause of increased tetracycline-resistant Neisseria gonorrhoeae in England, 2016-20","volume":"79","author":[{"family":"Pitt-Kendall","given":"Rachel"},{"family":"Sun","given":"Suzy"},{"family":"Hughes","given":"Stephen"},{"family":"Merrick","given":"Rachel"},{"family":"Donaldson","given":"Hugo"},{"family":"Rayment","given":"Michael"},{"family":"Ivanov","given":"Zdravko"},{"family":"Day","given":"Michaela"},{"family":"Bari","given":"Aisha"},{"family":"Rebec","given":"Monica"},{"family":"Callan","given":"Emma"},{"family":"Mohammed","given":"Hamish"},{"family":"Sinka","given":"Katy"},{"family":"Cole","given":"Michelle"},{"family":"Fifer","given":"Helen"}],"issued":{"date-parts":[["2024",5,2]]}}},{"id":478,"uris":["http://zotero.org/users/9663344/items/WAJP2GXP"],"itemData":{"id":478,"type":"article-journal","abstract":"Doxycycline post-exposure prophylaxis (doxy-PEP) is a strategy to reduce bacterial sexually transmitted infections. However, the impact of doxy-PEP on resistance emergence is as of yet unclear. Commensal Neisseria are known reservoirs of resistance for gonococci through horizontal gene transfer (HGT), and are more likely to experience bystander selection from doxy-PEP as they are universally carried. The consequences of doxycycline selection on commensal Neisseria will be critical to investigate to understand possible resistance mechanisms that may be transferred to an important human pathogen. Here, collection of commensals from human hosts demonstrated 46% of isolates carry doxycycline resistance; and doxycycline resistance was significantly greater in participants self-reporting doxycycline use in the past 6 months. High-level doxycycline resistance (&gt; 8 µg/mL) was always associated with the ribosomal protection protein (tetM) and pConj. In vitro selection of Neisseria commensals (N. cinerea, N. canis, N. elongata, and N. subflava) resulted in 12 of 16 lineages evolving doxycycline resistance (&gt; 1 µg/mL). An A46T substitution in the repressor of the Mtr efflux pump (MtrR) and a V57M substitution in the 30 ribosomal protein S10 were associated with elevated MICs. Mutations in ribosomal components also emerged (i.e., 16 S rRNA G1057C, RplX A14T). We find the MtrR 46T, RpsJ 57M, and RplX 14T in natural commensal populations. In vitro co-evolution of N. gonorrhoeae with Neisseria commensals demonstrated rapid transfer of the pConj plasmid to N. subflava and N. cinerea, and pbla to N. cinerea. This work underscores the importance of commensal Neisseria as reservoirs of doxycycline resistance, and demonstrates a link between doxycycline use and the emergence of resistance. Though novel chromosomal resistance mutations are nominated herein, resistance emergence in natural commensal populations appears to be mainly associated with acquisition of the tetM gene. A secondary danger to pConj acquisition, is spread of pbla and β-lactam resistance, which we demonstrate here in vitro. Ultimately, characterizing the contemporary prevalence of doxycycline resistance, and underlying resistance mechanisms, in commensal communities may help us to predict the long-term impact of doxy-PEP on Neisseria, and the likelihood of transferring resistance across species' boundaries.","container-title":"Scientific Reports","DOI":"10.1038/s41598-025-96244-8","ISSN":"2045-2322","issue":"1","journalAbbreviation":"Sci Rep","language":"eng","page":"12400","PMID":"40216901","PMCID":"PMC11992145","source":"PubMed","title":"Revisiting the potential impact of doxycycline post-exposure prophylaxis on the selection of doxycycline resistance in Neisseria commensals","volume":"15","author":[{"family":"Robinson","given":"Leah R."},{"family":"McDevitt","given":"Caroline J."},{"family":"Regan","given":"Molly R."},{"family":"Quail","given":"Sophie L."},{"family":"Swartz","given":"Makenna"},{"family":"Wadsworth","given":"Crista B."}],"issued":{"date-parts":[["2025",4,11]]}}}],"schema":"https://github.com/citation-style-language/schema/raw/master/csl-citation.json"} </w:instrText>
      </w:r>
      <w:r w:rsidR="001E6F22"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[8], [9]</w:t>
      </w:r>
      <w:r w:rsidR="001E6F22" w:rsidRPr="00CF5428">
        <w:rPr>
          <w:rFonts w:ascii="Times New Roman" w:hAnsi="Times New Roman" w:cs="Times New Roman"/>
          <w:lang w:val="en-GB"/>
        </w:rPr>
        <w:fldChar w:fldCharType="end"/>
      </w:r>
      <w:r w:rsidR="001E6F22" w:rsidRPr="00CF5428">
        <w:rPr>
          <w:rFonts w:ascii="Times New Roman" w:hAnsi="Times New Roman" w:cs="Times New Roman"/>
          <w:lang w:val="en-GB"/>
        </w:rPr>
        <w:t xml:space="preserve"> </w:t>
      </w:r>
      <w:r w:rsidRPr="00CF5428">
        <w:rPr>
          <w:rFonts w:ascii="Times New Roman" w:hAnsi="Times New Roman" w:cs="Times New Roman"/>
        </w:rPr>
        <w:t>and extended-spectrum cephalosporins (such as ceftriaxone, the global standard-of-care</w:t>
      </w:r>
      <w:r w:rsidR="008A34F1">
        <w:rPr>
          <w:rFonts w:ascii="Times New Roman" w:hAnsi="Times New Roman" w:cs="Times New Roman"/>
        </w:rPr>
        <w:t xml:space="preserve"> </w:t>
      </w:r>
      <w:r w:rsidRPr="00CF5428">
        <w:rPr>
          <w:rFonts w:ascii="Times New Roman" w:hAnsi="Times New Roman" w:cs="Times New Roman"/>
        </w:rPr>
        <w:t xml:space="preserve">monotherapy) </w:t>
      </w:r>
      <w:r w:rsidR="00804703"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{"citationID":"XAYBGUMV","properties":{"formattedCitation":"[10]","plainCitation":"[10]","noteIndex":0},"citationItems":[{"id":420,"uris":["http://zotero.org/users/9663344/items/ZQGG9PCA"],"itemData":{"id":420,"type":"webpage","container-title":"UK Health Security Agency","language":"en","title":"GRASP report: data to August 2024","title-short":"GRASP report","URL":"https://www.gov.uk/government/publications/gonococcal-resistance-to-antimicrobials-surveillance-programme-grasp-report/grasp-report-data-to-august-2024","accessed":{"date-parts":[["2025",10,29]]}}}],"schema":"https://github.com/citation-style-language/schema/raw/master/csl-citation.json"} </w:instrText>
      </w:r>
      <w:r w:rsidR="00804703"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[10]</w:t>
      </w:r>
      <w:r w:rsidR="00804703" w:rsidRPr="00CF5428">
        <w:rPr>
          <w:rFonts w:ascii="Times New Roman" w:hAnsi="Times New Roman" w:cs="Times New Roman"/>
          <w:lang w:val="en-GB"/>
        </w:rPr>
        <w:fldChar w:fldCharType="end"/>
      </w:r>
      <w:r w:rsidRPr="00CF5428">
        <w:rPr>
          <w:rFonts w:ascii="Times New Roman" w:hAnsi="Times New Roman" w:cs="Times New Roman"/>
          <w:lang w:val="en-GB"/>
        </w:rPr>
        <w:t xml:space="preserve"> </w:t>
      </w:r>
      <w:r w:rsidRPr="00CF5428">
        <w:rPr>
          <w:rFonts w:ascii="Times New Roman" w:hAnsi="Times New Roman" w:cs="Times New Roman"/>
        </w:rPr>
        <w:t>arise through independent genetic pathways, they can become epidemiologically linked via co-selection</w:t>
      </w:r>
      <w:r w:rsidR="00276DCE" w:rsidRPr="00CF5428">
        <w:rPr>
          <w:rFonts w:ascii="Times New Roman" w:hAnsi="Times New Roman" w:cs="Times New Roman"/>
          <w:lang w:val="en-GB"/>
        </w:rPr>
        <w:t xml:space="preserve"> </w:t>
      </w:r>
      <w:r w:rsidR="00276DCE" w:rsidRPr="00CF5428">
        <w:rPr>
          <w:rFonts w:ascii="Times New Roman" w:hAnsi="Times New Roman" w:cs="Times New Roman"/>
          <w:color w:val="000000" w:themeColor="text1"/>
          <w:lang w:val="en-GB"/>
        </w:rPr>
        <w:fldChar w:fldCharType="begin"/>
      </w:r>
      <w:r w:rsidR="00031F54">
        <w:rPr>
          <w:rFonts w:ascii="Times New Roman" w:hAnsi="Times New Roman" w:cs="Times New Roman"/>
          <w:color w:val="000000" w:themeColor="text1"/>
          <w:lang w:val="en-GB"/>
        </w:rPr>
        <w:instrText xml:space="preserve"> ADDIN ZOTERO_ITEM CSL_CITATION {"citationID":"2DnFBZrL","properties":{"unsorted":false,"formattedCitation":"[3], [5]","plainCitation":"[3], [5]","noteIndex":0},"citationItems":[{"id":287,"uris":["http://zotero.org/users/9663344/items/UD4GZWU4"],"itemData":{"id":287,"type":"article-journal","container-title":"The Lancet Infectious Diseases","DOI":"10.1016/S1473-3099(23)00359-6","ISSN":"1473-3099, 1474-4457","issue":"8","journalAbbreviation":"The Lancet Infectious Diseases","language":"English","page":"e268-e269","PMID":"37321241","publisher":"Elsevier","source":"www.thelancet.com","title":"Selection of Neisseria gonorrhoeae ceftriaxone resistance using doxycycline post-exposure prophylaxis","volume":"23","author":[{"family":"Whiley","given":"David M."},{"family":"Tickner","given":"Jacob A."},{"family":"Kundu","given":"Ratan L."},{"family":"Hogan","given":"Tiffany R."},{"family":"Hal","given":"Sebastiaan J.","dropping-particle":"van"},{"family":"Lahra","given":"Monica M."}],"issued":{"date-parts":[["2023",8,1]]}}},{"id":456,"uris":["http://zotero.org/users/9663344/items/MQALFG22"],"itemData":{"id":456,"type":"article-journal","container-title":"The Lancet Infectious Diseases","DOI":"10.1016/S1473-3099(25)00234-8","ISSN":"1473-3099, 1474-4457","issue":"6","journalAbbreviation":"The Lancet Infectious Diseases","language":"English","page":"e316","PMID":"40280141","publisher":"Elsevier","source":"www.thelancet.com","title":"Doxy-PEP could select for ceftriaxone resistance in Neisseria gonorrhoeae","volume":"25","author":[{"family":"Vanbaelen","given":"Thibaut"},{"family":"Manoharan-Basil","given":"Sheeba Santhini"},{"family":"Kenyon","given":"Chris"}],"issued":{"date-parts":[["2025",6,1]]}}}],"schema":"https://github.com/citation-style-language/schema/raw/master/csl-citation.json"} </w:instrText>
      </w:r>
      <w:r w:rsidR="00276DCE" w:rsidRPr="00CF5428">
        <w:rPr>
          <w:rFonts w:ascii="Times New Roman" w:hAnsi="Times New Roman" w:cs="Times New Roman"/>
          <w:color w:val="000000" w:themeColor="text1"/>
          <w:lang w:val="en-GB"/>
        </w:rPr>
        <w:fldChar w:fldCharType="separate"/>
      </w:r>
      <w:r w:rsidR="003C2F9C" w:rsidRPr="00CF5428">
        <w:rPr>
          <w:rFonts w:ascii="Times New Roman" w:hAnsi="Times New Roman" w:cs="Times New Roman"/>
          <w:color w:val="000000" w:themeColor="text1"/>
          <w:lang w:val="en-GB"/>
        </w:rPr>
        <w:t>[3], [5]</w:t>
      </w:r>
      <w:r w:rsidR="00276DCE" w:rsidRPr="00CF5428">
        <w:rPr>
          <w:rFonts w:ascii="Times New Roman" w:hAnsi="Times New Roman" w:cs="Times New Roman"/>
          <w:color w:val="000000" w:themeColor="text1"/>
          <w:lang w:val="en-GB"/>
        </w:rPr>
        <w:fldChar w:fldCharType="end"/>
      </w:r>
      <w:r w:rsidR="009D5228"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Notably, ceftriaxone-resistant, multidrug-resistant </w:t>
      </w:r>
      <w:r w:rsidRPr="00CF5428">
        <w:rPr>
          <w:rFonts w:ascii="Times New Roman" w:hAnsi="Times New Roman" w:cs="Times New Roman"/>
          <w:i/>
          <w:iCs/>
        </w:rPr>
        <w:t>N. gonorrhoeae</w:t>
      </w:r>
      <w:r w:rsidRPr="00CF5428">
        <w:rPr>
          <w:rFonts w:ascii="Times New Roman" w:hAnsi="Times New Roman" w:cs="Times New Roman"/>
        </w:rPr>
        <w:t xml:space="preserve"> lineages have already emerged globally, with documented transmission in jurisdictions including Singapore</w:t>
      </w:r>
      <w:r w:rsidRPr="00CF5428">
        <w:rPr>
          <w:rFonts w:ascii="Times New Roman" w:hAnsi="Times New Roman" w:cs="Times New Roman"/>
          <w:lang w:val="en-GB"/>
        </w:rPr>
        <w:t xml:space="preserve"> </w:t>
      </w:r>
      <w:r w:rsidR="009D5228"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{"citationID":"r51sHfS3","properties":{"formattedCitation":"[11]","plainCitation":"[11]","noteIndex":0},"citationItems":[{"id":432,"uris":["http://zotero.org/users/9663344/items/BNCYHYJV"],"itemData":{"id":432,"type":"article-journal","container-title":"Antimicrobial Agents and Chemotherapy","DOI":"10.1128/AAC.02624-18","ISSN":"0066-4804","issue":"5","journalAbbreviation":"Antimicrob Agents Chemother","page":"e02624-18","PMID":"30858209","PMCID":"PMC6496044","source":"PubMed Central","title":"First Case of Ceftriaxone-Resistant Multidrug-Resistant Neisseria gonorrhoeae in Singapore","volume":"63","author":[{"family":"Ko","given":"Karrie Kwan Ki"},{"family":"Chio","given":"Martin T. W."},{"family":"Goh","given":"Sui Sin"},{"family":"Tan","given":"Ai Ling"},{"family":"Koh","given":"Tse Hsien"},{"family":"Abdul Rahman","given":"Nurdyana Binte"}],"issued":{"date-parts":[["2019",4,25]]}}}],"schema":"https://github.com/citation-style-language/schema/raw/master/csl-citation.json"} </w:instrText>
      </w:r>
      <w:r w:rsidR="009D5228" w:rsidRPr="00CF5428">
        <w:rPr>
          <w:rFonts w:ascii="Times New Roman" w:hAnsi="Times New Roman" w:cs="Times New Roman"/>
          <w:lang w:val="en-GB"/>
        </w:rPr>
        <w:fldChar w:fldCharType="separate"/>
      </w:r>
      <w:r w:rsidR="003C2F9C" w:rsidRPr="00CF5428">
        <w:rPr>
          <w:rFonts w:ascii="Times New Roman" w:hAnsi="Times New Roman" w:cs="Times New Roman"/>
          <w:lang w:val="en-GB"/>
        </w:rPr>
        <w:t>[11]</w:t>
      </w:r>
      <w:r w:rsidR="009D5228" w:rsidRPr="00CF5428">
        <w:rPr>
          <w:rFonts w:ascii="Times New Roman" w:hAnsi="Times New Roman" w:cs="Times New Roman"/>
          <w:lang w:val="en-GB"/>
        </w:rPr>
        <w:fldChar w:fldCharType="end"/>
      </w:r>
      <w:r w:rsidR="00F567DF" w:rsidRPr="00CF5428">
        <w:rPr>
          <w:rFonts w:ascii="Times New Roman" w:hAnsi="Times New Roman" w:cs="Times New Roman"/>
          <w:lang w:val="en-GB"/>
        </w:rPr>
        <w:t xml:space="preserve"> and England </w:t>
      </w:r>
      <w:r w:rsidR="00F567DF" w:rsidRPr="00CF5428">
        <w:rPr>
          <w:rFonts w:ascii="Times New Roman" w:hAnsi="Times New Roman" w:cs="Times New Roman"/>
          <w:lang w:val="en-GB"/>
        </w:rPr>
        <w:fldChar w:fldCharType="begin"/>
      </w:r>
      <w:r w:rsidR="00031F54">
        <w:rPr>
          <w:rFonts w:ascii="Times New Roman" w:hAnsi="Times New Roman" w:cs="Times New Roman"/>
          <w:lang w:val="en-GB"/>
        </w:rPr>
        <w:instrText xml:space="preserve"> ADDIN ZOTERO_ITEM CSL_CITATION {"citationID":"l7luUQ67","properties":{"unsorted":false,"formattedCitation":"[12]","plainCitation":"[12]","noteIndex":0},"citationItems":[{"id":468,"uris":["http://zotero.org/users/9663344/items/VTAG53KE"],"itemData":{"id":468,"type":"article-journal","abstract":"OBJECTIVES: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F567DF" w:rsidRPr="00CF5428">
        <w:rPr>
          <w:rFonts w:ascii="Times New Roman" w:hAnsi="Times New Roman" w:cs="Times New Roman"/>
          <w:lang w:val="en-GB"/>
        </w:rPr>
        <w:fldChar w:fldCharType="separate"/>
      </w:r>
      <w:r w:rsidR="003C2F9C" w:rsidRPr="00CF5428">
        <w:rPr>
          <w:rFonts w:ascii="Times New Roman" w:hAnsi="Times New Roman" w:cs="Times New Roman"/>
          <w:noProof/>
          <w:lang w:val="en-GB"/>
        </w:rPr>
        <w:t>[12]</w:t>
      </w:r>
      <w:r w:rsidR="00F567DF" w:rsidRPr="00CF5428">
        <w:rPr>
          <w:rFonts w:ascii="Times New Roman" w:hAnsi="Times New Roman" w:cs="Times New Roman"/>
          <w:lang w:val="en-GB"/>
        </w:rPr>
        <w:fldChar w:fldCharType="end"/>
      </w:r>
      <w:r w:rsidR="009D5228" w:rsidRPr="00CF5428">
        <w:rPr>
          <w:rFonts w:ascii="Times New Roman" w:hAnsi="Times New Roman" w:cs="Times New Roman"/>
          <w:lang w:val="en-GB"/>
        </w:rPr>
        <w:t>.</w:t>
      </w:r>
      <w:r w:rsidR="00EB2295" w:rsidRPr="00CF5428">
        <w:rPr>
          <w:rFonts w:ascii="Times New Roman" w:hAnsi="Times New Roman" w:cs="Times New Roman"/>
          <w:color w:val="000000" w:themeColor="text1"/>
          <w:lang w:val="en-GB"/>
        </w:rPr>
        <w:t xml:space="preserve"> </w:t>
      </w:r>
      <w:r w:rsidRPr="00CF5428">
        <w:rPr>
          <w:rFonts w:ascii="Times New Roman" w:hAnsi="Times New Roman" w:cs="Times New Roman"/>
        </w:rPr>
        <w:t xml:space="preserve">While novel antibiotics are in development, their clinical utility remains constrained. For instance, though the novel type II topoisomerase inhibitor zoliflodacin demonstrates robust </w:t>
      </w:r>
      <w:r w:rsidRPr="00CF5428">
        <w:rPr>
          <w:rFonts w:ascii="Times New Roman" w:hAnsi="Times New Roman" w:cs="Times New Roman"/>
          <w:i/>
          <w:iCs/>
        </w:rPr>
        <w:t>in vitro</w:t>
      </w:r>
      <w:r w:rsidRPr="00CF5428">
        <w:rPr>
          <w:rFonts w:ascii="Times New Roman" w:hAnsi="Times New Roman" w:cs="Times New Roman"/>
        </w:rPr>
        <w:t xml:space="preserve"> activity against multidrug-resistant </w:t>
      </w:r>
      <w:r w:rsidRPr="00CF5428">
        <w:rPr>
          <w:rFonts w:ascii="Times New Roman" w:hAnsi="Times New Roman" w:cs="Times New Roman"/>
          <w:i/>
          <w:iCs/>
        </w:rPr>
        <w:t>N. gonorrhoeae</w:t>
      </w:r>
      <w:r w:rsidRPr="00CF5428">
        <w:rPr>
          <w:rFonts w:ascii="Times New Roman" w:hAnsi="Times New Roman" w:cs="Times New Roman"/>
        </w:rPr>
        <w:t xml:space="preserv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{"citationID":"ozBOp0eh","properties":{"formattedCitation":"[13]","plainCitation":"[13]","noteIndex":0},"citationItems":[{"id":441,"uris":["http://zotero.org/users/9663344/items/VLY7I8IE"],"itemData":{"id":441,"type":"webpage","abstract":"US FDA accepts NDA for zoliflodacin - an investigational first-in-class oral antibiotic poised to become the first new treatment for gonorrhoea in decades.","container-title":"Global Antibiotic Research and Development Partnership","language":"en-US","note":"section: Press releases","title":"US FDA accepts New Drug Application for zoliflodacin","URL":"https://gardp.org/innoviva-specialty-therapeutics-receives-fda-new-drug-application-acceptance-for-zoliflodacin-a-first-in-class-oral-antibiotic-for-uncomplicated-gonorrhoea-in-adults/","accessed":{"date-parts":[["2025",11,21]]},"issued":{"date-parts":[["2025",6,10]]}}}],"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[13]</w:t>
      </w:r>
      <w:r w:rsidRPr="00CF5428">
        <w:rPr>
          <w:rFonts w:ascii="Times New Roman" w:hAnsi="Times New Roman" w:cs="Times New Roman"/>
        </w:rPr>
        <w:fldChar w:fldCharType="end"/>
      </w:r>
      <w:r w:rsidRPr="00CF5428">
        <w:rPr>
          <w:rFonts w:ascii="Times New Roman" w:hAnsi="Times New Roman" w:cs="Times New Roman"/>
        </w:rPr>
        <w:t xml:space="preserve">, recent clinical trial data indicate notable therapeutic vulnerabilities. Oral zoliflodacin effectively clears uncomplicated urogenital and rectal gonococcal infections, yet exhibits significantly lower efficacy in pharyngeal compartments, ultimately remaining clinically inferior to ceftriaxone </w:t>
      </w:r>
      <w:r w:rsidRPr="00CF5428">
        <w:rPr>
          <w:rFonts w:ascii="Times New Roman" w:hAnsi="Times New Roman" w:cs="Times New Roman"/>
        </w:rPr>
        <w:fldChar w:fldCharType="begin"/>
      </w:r>
      <w:r w:rsidR="00031F54">
        <w:rPr>
          <w:rFonts w:ascii="Times New Roman" w:hAnsi="Times New Roman" w:cs="Times New Roman"/>
        </w:rPr>
        <w:instrText xml:space="preserve"> ADDIN ZOTERO_ITEM CSL_CITATION {"citationID":"ql6gBmLo","properties":{"formattedCitation":"[14]","plainCitation":"[14]","noteIndex":0},"citationItems":[{"id":439,"uris":["http://zotero.org/users/9663344/items/LDMPL5QV"],"itemData":{"id":439,"type":"article-journal","abstract":"Increases in antimicrobial resistance are creating challenges for the treatment of gonorrhea. Zoliflodacin is a new antimicrobial agent that inhibits DNA biosynthesis. In this phase 2 trial, zoliflodacin is shown to have activity against uncomplicated urogenital gonorrhea.","container-title":"New England Journal of Medicine","DOI":"10.1056/NEJMoa1706988","ISSN":"0028-4793","issue":"19","note":"_eprint: https://www.nejm.org/doi/pdf/10.1056/NEJMoa1706988","page":"1835-1845","publisher":"Massachusetts Medical Society","source":"Taylor and Francis+NEJM","title":"Single-Dose Zoliflodacin (ETX0914) for Treatment of Urogenital Gonorrhea","volume":"379","author":[{"family":"Taylor","given":"Stephanie N."},{"family":"Marrazzo","given":"Jeanne"},{"family":"Batteiger","given":"Byron E."},{"family":"Hook","given":"Edward W."},{"family":"Seña","given":"Arlene C."},{"family":"Long","given":"Jill"},{"family":"Wierzbicki","given":"Michael R."},{"family":"Kwak","given":"Hannah"},{"family":"Johnson","given":"Shacondra M."},{"family":"Lawrence","given":"Kenneth"},{"family":"Mueller","given":"John"}],"issued":{"date-parts":[["2018",11,8]]}}}],"schema":"https://github.com/citation-style-language/schema/raw/master/csl-citation.json"} </w:instrText>
      </w:r>
      <w:r w:rsidRPr="00CF5428">
        <w:rPr>
          <w:rFonts w:ascii="Times New Roman" w:hAnsi="Times New Roman" w:cs="Times New Roman"/>
        </w:rPr>
        <w:fldChar w:fldCharType="separate"/>
      </w:r>
      <w:r w:rsidR="003C2F9C" w:rsidRPr="00CF5428">
        <w:rPr>
          <w:rFonts w:ascii="Times New Roman" w:hAnsi="Times New Roman" w:cs="Times New Roman"/>
          <w:noProof/>
        </w:rPr>
        <w:t>[14]</w:t>
      </w:r>
      <w:r w:rsidRPr="00CF5428">
        <w:rPr>
          <w:rFonts w:ascii="Times New Roman" w:hAnsi="Times New Roman" w:cs="Times New Roman"/>
        </w:rPr>
        <w:fldChar w:fldCharType="end"/>
      </w:r>
      <w:r w:rsidRPr="00CF5428">
        <w:rPr>
          <w:rFonts w:ascii="Times New Roman" w:hAnsi="Times New Roman" w:cs="Times New Roman"/>
        </w:rPr>
        <w:t>. Consequently, given the limitations of the</w:t>
      </w:r>
      <w:r w:rsidR="00DB6B72">
        <w:rPr>
          <w:rFonts w:ascii="Times New Roman" w:hAnsi="Times New Roman" w:cs="Times New Roman"/>
        </w:rPr>
        <w:t xml:space="preserve"> therapeutics</w:t>
      </w:r>
      <w:r w:rsidRPr="00CF5428">
        <w:rPr>
          <w:rFonts w:ascii="Times New Roman" w:hAnsi="Times New Roman" w:cs="Times New Roman"/>
        </w:rPr>
        <w:t xml:space="preserve"> pipeline, evaluating how public health interventions can preserve existing </w:t>
      </w:r>
      <w:r w:rsidR="00C127A2">
        <w:rPr>
          <w:rFonts w:ascii="Times New Roman" w:hAnsi="Times New Roman" w:cs="Times New Roman"/>
        </w:rPr>
        <w:t>ceftriaxone</w:t>
      </w:r>
      <w:r w:rsidRPr="00CF5428">
        <w:rPr>
          <w:rFonts w:ascii="Times New Roman" w:hAnsi="Times New Roman" w:cs="Times New Roman"/>
        </w:rPr>
        <w:t xml:space="preserve"> efficacy is </w:t>
      </w:r>
      <w:r w:rsidR="00DB6B72">
        <w:rPr>
          <w:rFonts w:ascii="Times New Roman" w:hAnsi="Times New Roman" w:cs="Times New Roman"/>
        </w:rPr>
        <w:t>crucial</w:t>
      </w:r>
      <w:r w:rsidRPr="00CF5428">
        <w:rPr>
          <w:rFonts w:ascii="Times New Roman" w:hAnsi="Times New Roman" w:cs="Times New Roman"/>
        </w:rPr>
        <w:t>.</w:t>
      </w:r>
    </w:p>
    <w:p w14:paraId="2AFFBDF7" w14:textId="49EE8322" w:rsidR="00276DCE" w:rsidRPr="00CF5428" w:rsidRDefault="00D83C8E" w:rsidP="006E0D5A">
      <w:pPr>
        <w:pStyle w:val="NormalWeb"/>
        <w:spacing w:line="276" w:lineRule="auto"/>
        <w:jc w:val="both"/>
        <w:rPr>
          <w:color w:val="000000" w:themeColor="text1"/>
          <w:sz w:val="20"/>
          <w:szCs w:val="20"/>
          <w:lang w:val="en-GB"/>
        </w:rPr>
      </w:pPr>
      <w:r w:rsidRPr="00CF5428">
        <w:rPr>
          <w:sz w:val="20"/>
          <w:szCs w:val="20"/>
          <w:lang w:val="en-GB"/>
        </w:rPr>
        <w:t xml:space="preserve">Concurrently, </w:t>
      </w:r>
      <w:r w:rsidR="0015289E">
        <w:rPr>
          <w:sz w:val="20"/>
          <w:szCs w:val="20"/>
          <w:lang w:val="en-GB"/>
        </w:rPr>
        <w:t xml:space="preserve">studies on </w:t>
      </w:r>
      <w:r w:rsidRPr="00CF5428">
        <w:rPr>
          <w:sz w:val="20"/>
          <w:szCs w:val="20"/>
          <w:lang w:val="en-GB"/>
        </w:rPr>
        <w:t xml:space="preserve">the four-component </w:t>
      </w:r>
      <w:r w:rsidR="00D718FD" w:rsidRPr="00CF5428">
        <w:rPr>
          <w:sz w:val="20"/>
          <w:szCs w:val="20"/>
          <w:lang w:val="en-GB"/>
        </w:rPr>
        <w:t xml:space="preserve">meningococcal </w:t>
      </w:r>
      <w:r w:rsidRPr="00CF5428">
        <w:rPr>
          <w:sz w:val="20"/>
          <w:szCs w:val="20"/>
          <w:lang w:val="en-GB"/>
        </w:rPr>
        <w:t xml:space="preserve">serogroup B (4CMenB) vaccine has </w:t>
      </w:r>
      <w:r w:rsidR="0015289E">
        <w:rPr>
          <w:sz w:val="20"/>
          <w:szCs w:val="20"/>
          <w:lang w:val="en-GB"/>
        </w:rPr>
        <w:t>suggested</w:t>
      </w:r>
      <w:r w:rsidR="0015289E" w:rsidRPr="00CF5428">
        <w:rPr>
          <w:sz w:val="20"/>
          <w:szCs w:val="20"/>
          <w:lang w:val="en-GB"/>
        </w:rPr>
        <w:t xml:space="preserve"> </w:t>
      </w:r>
      <w:r w:rsidRPr="00CF5428">
        <w:rPr>
          <w:sz w:val="20"/>
          <w:szCs w:val="20"/>
          <w:lang w:val="en-GB"/>
        </w:rPr>
        <w:t xml:space="preserve">partial cross-protection against </w:t>
      </w:r>
      <w:r w:rsidRPr="00CF5428">
        <w:rPr>
          <w:i/>
          <w:iCs/>
          <w:sz w:val="20"/>
          <w:szCs w:val="20"/>
          <w:lang w:val="en-GB"/>
        </w:rPr>
        <w:t>N</w:t>
      </w:r>
      <w:r w:rsidR="00D718FD" w:rsidRPr="00CF5428">
        <w:rPr>
          <w:i/>
          <w:iCs/>
          <w:sz w:val="20"/>
          <w:szCs w:val="20"/>
          <w:lang w:val="en-GB"/>
        </w:rPr>
        <w:t>.</w:t>
      </w:r>
      <w:r w:rsidRPr="00CF5428">
        <w:rPr>
          <w:i/>
          <w:iCs/>
          <w:sz w:val="20"/>
          <w:szCs w:val="20"/>
          <w:lang w:val="en-GB"/>
        </w:rPr>
        <w:t xml:space="preserve"> gonorrhoeae</w:t>
      </w:r>
      <w:r w:rsidRPr="00CF5428">
        <w:rPr>
          <w:sz w:val="20"/>
          <w:szCs w:val="20"/>
          <w:lang w:val="en-GB"/>
        </w:rPr>
        <w:t xml:space="preserve"> mediated by highly conserved shared surface antigens </w:t>
      </w:r>
      <w:r w:rsidR="00276DCE" w:rsidRPr="00CF5428">
        <w:rPr>
          <w:sz w:val="20"/>
          <w:szCs w:val="20"/>
          <w:lang w:val="en-GB"/>
        </w:rPr>
        <w:fldChar w:fldCharType="begin"/>
      </w:r>
      <w:r w:rsidR="00031F54">
        <w:rPr>
          <w:sz w:val="20"/>
          <w:szCs w:val="20"/>
          <w:lang w:val="en-GB"/>
        </w:rPr>
        <w:instrText xml:space="preserve"> ADDIN ZOTERO_ITEM CSL_CITATION {"citationID":"qvdfD3iE","properties":{"formattedCitation":"[15], [16]","plainCitation":"[15], [16]","noteIndex":0},"citationItems":[{"id":152,"uris":["http://zotero.org/users/9663344/items/WHKA7ZDX"],"itemData":{"id":152,"type":"article-journal","abstract":"BACKGROUND: Gonorrhea is the second most common sexually transmitted disease notified in Singapore in 2023. Evidence suggests that the 4CMenB vaccine designed to protect against Neisseria meningitidis infection may offer partial cross-protection against gonorrhea. This generated interest in using 4CMenB for the purpose of staving gonorrhea transmission. We explored the efficacy of potential gonorrhea vaccination strategies in the context of historically declining gonorrhea incidence.\nMETHODS AND FINDINGS: We employed an integrated transmission-dynamic model, calibrated using Bayesian methods to local surveillance data to understand the potential public health impact of 4CMenB in reducing gonorrhea acquisition and transmission in men who have sex with men (MSM) in Singapore. We explored the efficacy of implementing six vaccination programmes: (1) offering vaccination to all male adolescents in schools (vaccination before entry [VbE]), (2) offering vaccination to individuals attending sexual health clinics for testing (vaccination on attendance [VoA]), (3) offering vaccination to individuals attending sexual health clinics and who were diagnosed with gonorrhea (vaccination on diagnosis [VoD]), or (4) vaccination according to risk (VaR), by offering vaccination to patients who were diagnosed with gonorrhea plus individuals who tested negative, but report having more than five sexual partners per year. We further examined how altering (5) VoA and (6) VoD strategies changed if the strategies only targeted high risk groups (VoA(H),VoD(H)). We assessed efficacy by examining vaccination impact relative to no vaccination and when behavioral parameters were held constant. We further ascertained the effects of varying vaccine uptake (10%, 33%, 100%), vaccine efficacy (22%, 31%, 47%), and duration of protection (1.5, 4, 7.5 years) on the effectiveness of each vaccination strategy. For a hypothetical 10-year vaccination programme, VbE had 14.18% of MSM gonorrhea cases averted over the time the programme was implemented. VoA had the highest protective impact on the MSM population with 40.26% averted cases (95% credible interval (CrI): 18.32%-52.57%), but required more vaccine doses than any other strategy. VoD had a smaller impact (12.04% averted cases (95% CrI: 7.12%-15.00%)), but was three times more efficient than VoA in terms of averted cases per dose. VoA(H) and VoD(H) improved the efficiency of VoA and VoD strategies by increasing averted cases per dose to 0.22 and 0.24 respectively, but conferred similar protective effects as VoA (VoA(H): 40.10% averted cases (95% CrI: 18.14%-52.55%)) and VoD (VoD(H): 12.04% averted cases (95% CrI: 7.12%-15.00%)), respectively. VaR (40.10% averted cases (95% CrI: 18.14%-52.55%)) had almost the same impact as VoA, but was more efficient by requiring administration of fewer doses than VoA, with 0.21 (95% CrI: 0.12-0.27) averted cases per dose. Sensitivity analyses indicated that VaR had the greatest public health impact with the highest number of averted cases per dose for vaccines of any efficacy or duration of protection (or both), although VoD and VoD(H) saved more vaccine resource and had the highest number averted MSM cases per dose for highly protective vaccines of long protection.\nCONCLUSIONS: Vaccination of MSM against gonorrhea, according to risk in sexual health clinics in Singapore, can be considered to reduce gonorrhea acquisition and transmission. Development of gonorrhea-specific vaccines which focuses on protective efficacy and the implementation of efficient vaccination programmes can maximize public health impact.","container-title":"PLoS medicine","DOI":"10.1371/journal.pmed.1004521","ISSN":"1549-1676","issue":"2","journalAbbreviation":"PLoS Med","language":"eng","page":"e1004521","PMID":"39919143","PMCID":"PMC11805383","source":"PubMed","title":"Potential public health impacts of gonorrhea vaccination programmes under declining incidences: A modeling study","title-short":"Potential public health impacts of gonorrhea vaccination programmes under declining incidences","volume":"22","author":[{"family":"Geng","given":"Lin"},{"family":"Whittles","given":"Lilith K."},{"family":"Dickens","given":"Borame L."},{"family":"Chio","given":"Martin T. W."},{"family":"Chen","given":"Yihao"},{"family":"Tan","given":"Rayner Kay Jin"},{"family":"Ghani","given":"Azra"},{"family":"Lim","given":"Jue Tao"}],"issued":{"date-parts":[["2025",2]]}}},{"id":56,"uris":["http://zotero.org/users/9663344/items/T6SAULLB","http://zotero.org/users/9663344/items/KT468CMT"],"itemData":{"id":56,"type":"article-journal","abstract":"Background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[15], [16]</w:t>
      </w:r>
      <w:r w:rsidR="00276DCE" w:rsidRPr="00CF5428">
        <w:rPr>
          <w:sz w:val="20"/>
          <w:szCs w:val="20"/>
          <w:lang w:val="en-GB"/>
        </w:rPr>
        <w:fldChar w:fldCharType="end"/>
      </w:r>
      <w:r w:rsidR="00276DCE" w:rsidRPr="00CF5428">
        <w:rPr>
          <w:sz w:val="20"/>
          <w:szCs w:val="20"/>
          <w:lang w:val="en-GB"/>
        </w:rPr>
        <w:t xml:space="preserve">. </w:t>
      </w:r>
      <w:r w:rsidR="007600B7">
        <w:rPr>
          <w:sz w:val="20"/>
          <w:szCs w:val="20"/>
          <w:lang w:val="en-GB"/>
        </w:rPr>
        <w:t>Furthermore, while o</w:t>
      </w:r>
      <w:r w:rsidRPr="00CF5428">
        <w:rPr>
          <w:sz w:val="20"/>
          <w:szCs w:val="20"/>
          <w:lang w:val="en-GB"/>
        </w:rPr>
        <w:t xml:space="preserve">bservational </w:t>
      </w:r>
      <w:r w:rsidR="007600B7">
        <w:rPr>
          <w:sz w:val="20"/>
          <w:szCs w:val="20"/>
          <w:lang w:val="en-GB"/>
        </w:rPr>
        <w:t xml:space="preserve">epidemiological </w:t>
      </w:r>
      <w:r w:rsidRPr="00CF5428">
        <w:rPr>
          <w:sz w:val="20"/>
          <w:szCs w:val="20"/>
          <w:lang w:val="en-GB"/>
        </w:rPr>
        <w:t>data</w:t>
      </w:r>
      <w:r w:rsidR="0015289E">
        <w:rPr>
          <w:sz w:val="20"/>
          <w:szCs w:val="20"/>
          <w:lang w:val="en-GB"/>
        </w:rPr>
        <w:t xml:space="preserve"> </w:t>
      </w:r>
      <w:r w:rsidRPr="00CF5428">
        <w:rPr>
          <w:sz w:val="20"/>
          <w:szCs w:val="20"/>
          <w:lang w:val="en-GB"/>
        </w:rPr>
        <w:t xml:space="preserve">suggest </w:t>
      </w:r>
      <w:r w:rsidR="0015289E">
        <w:rPr>
          <w:sz w:val="20"/>
          <w:szCs w:val="20"/>
          <w:lang w:val="en-GB"/>
        </w:rPr>
        <w:t xml:space="preserve">that </w:t>
      </w:r>
      <w:r w:rsidRPr="00CF5428">
        <w:rPr>
          <w:sz w:val="20"/>
          <w:szCs w:val="20"/>
          <w:lang w:val="en-GB"/>
        </w:rPr>
        <w:t xml:space="preserve">4CMenB deployment reduces gonorrhoea incidence by 30% to 40% </w:t>
      </w:r>
      <w:r w:rsidR="00276DCE" w:rsidRPr="00CF5428">
        <w:rPr>
          <w:sz w:val="20"/>
          <w:szCs w:val="20"/>
          <w:lang w:val="en-GB"/>
        </w:rPr>
        <w:fldChar w:fldCharType="begin"/>
      </w:r>
      <w:r w:rsidR="00031F54">
        <w:rPr>
          <w:sz w:val="20"/>
          <w:szCs w:val="20"/>
          <w:lang w:val="en-GB"/>
        </w:rPr>
        <w:instrText xml:space="preserve"> ADDIN ZOTERO_ITEM CSL_CITATION {"citationID":"HPOzFcKr","properties":{"formattedCitation":"[17]","plainCitation":"[17]","noteIndex":0},"citationItems":[{"id":409,"uris":["http://zotero.org/users/9663344/items/S8TLUVMP"],"itemData":{"id":409,"type":"article-journal","container-title":"The Lancet Infectious Diseases","DOI":"10.1016/S1473-3099(24)00031-8","ISSN":"1473-3099, 1474-4457","issue":"9","journalAbbreviation":"The Lancet Infectious Diseases","language":"English","page":"e576-e583","PMID":"38521080","publisher":"Elsevier","source":"www.thelancet.com","title":"Use of a meningococcal group B vaccine (4CMenB) in populations at high risk of gonorrhoea in the UK","volume":"24","author":[{"family":"Ladhani","given":"Shamez N."},{"family":"White","given":"Peter J."},{"family":"Campbell","given":"Helen"},{"family":"Mandal","given":"Sema"},{"family":"Borrow","given":"Ray"},{"family":"Andrews","given":"Nick"},{"family":"Bhopal","given":"Sunil"},{"family":"Saunders","given":"John"},{"family":"Mohammed","given":"Hamish"},{"family":"Drisdale-Gordon","given":"Lana"},{"family":"Callan","given":"Emma"},{"family":"Sinka","given":"Katy"},{"family":"Folkard","given":"Kate"},{"family":"Fifer","given":"Helen"},{"family":"Ramsay","given":"Mary E."}],"issued":{"date-parts":[["2024",9,1]]}}}],"schema":"https://github.com/citation-style-language/schema/raw/master/csl-citation.json"} </w:instrText>
      </w:r>
      <w:r w:rsidR="00276DCE" w:rsidRPr="00CF5428">
        <w:rPr>
          <w:sz w:val="20"/>
          <w:szCs w:val="20"/>
          <w:lang w:val="en-GB"/>
        </w:rPr>
        <w:fldChar w:fldCharType="separate"/>
      </w:r>
      <w:r w:rsidR="003C2F9C" w:rsidRPr="00CF5428">
        <w:rPr>
          <w:sz w:val="20"/>
          <w:szCs w:val="20"/>
          <w:lang w:val="en-GB"/>
        </w:rPr>
        <w:t>[17]</w:t>
      </w:r>
      <w:r w:rsidR="00276DCE" w:rsidRPr="00CF5428">
        <w:rPr>
          <w:sz w:val="20"/>
          <w:szCs w:val="20"/>
          <w:lang w:val="en-GB"/>
        </w:rPr>
        <w:fldChar w:fldCharType="end"/>
      </w:r>
      <w:r w:rsidRPr="00CF5428">
        <w:rPr>
          <w:sz w:val="20"/>
          <w:szCs w:val="20"/>
          <w:lang w:val="en-GB"/>
        </w:rPr>
        <w:t xml:space="preserve">, </w:t>
      </w:r>
      <w:r w:rsidR="00276DCE" w:rsidRPr="00CF5428">
        <w:rPr>
          <w:sz w:val="20"/>
          <w:szCs w:val="20"/>
          <w:lang w:val="en-GB"/>
        </w:rPr>
        <w:t xml:space="preserve"> </w:t>
      </w:r>
      <w:r w:rsidRPr="00CF5428">
        <w:rPr>
          <w:sz w:val="20"/>
          <w:szCs w:val="20"/>
          <w:lang w:val="en-GB"/>
        </w:rPr>
        <w:t xml:space="preserve">recent randomized controlled trials have reported contrasting outcomes, finding no significant efficacy against gonococcal infection </w:t>
      </w:r>
      <w:r w:rsidR="00F567DF" w:rsidRPr="00CF5428">
        <w:rPr>
          <w:sz w:val="20"/>
          <w:szCs w:val="20"/>
          <w:lang w:val="en-GB"/>
        </w:rPr>
        <w:fldChar w:fldCharType="begin"/>
      </w:r>
      <w:r w:rsidR="00031F54">
        <w:rPr>
          <w:sz w:val="20"/>
          <w:szCs w:val="20"/>
          <w:lang w:val="en-GB"/>
        </w:rPr>
        <w:instrText xml:space="preserve"> ADDIN ZOTERO_ITEM CSL_CITATION {"citationID":"BgWGVMKd","properties":{"unsorted":false,"formattedCitation":"[18], [19]","plainCitation":"[18], [19]","noteIndex":0},"citationItems":[{"id":587,"uris":["http://zotero.org/users/9663344/items/AY6LZWL6"],"itemData":{"id":587,"type":"article-journal","container-title":"The Lancet Infectious Diseases","DOI":"10.1016/S1473-3099(26)00126-X","ISSN":"1473-3099, 1474-4457","issue":"4","journalAbbreviation":"The Lancet Infectious Diseases","language":"English","page":"329","PMID":"41895997","publisher":"Elsevier","source":"www.thelancet.com","title":"GoGoVax dispels hopes for gonorrhoea vaccination","volume":"26","author":[{"family":"Diseases","given":"The Lancet Infectious"}],"issued":{"date-parts":[["2026",4,1]]}}},{"id":590,"uris":["http://zotero.org/users/9663344/items/CAITBTIH"],"itemData":{"id":590,"type":"article-journal","abstract":"Neisseria gonorrhoeae (NG) causes significant morbidity globally, and no licensed vaccine currently exists. Observational studies suggest the four-component meningococcal B (4CMenB) vaccine may provide cross-protection against NG. We conducted MenGO, an open-label, randomized controlled trial to evaluate the efficacy, safety, and immunogenicity of 4CMenB against NG in gay and bisexual men (GBM). Participants were randomized 1:1 to receive two doses of 4CMenB, or no vaccine, and were followed for 2 years with 3-monthly visits. 4CMenB vaccination did not significantly reduce gonorrhoea incidence (incidence rate ratio 0.78 (95% confidence interval (CI) 0.40-1.51;p = 0.457), and no study-related serious adverse events occurred. The vaccine was immunogenic against NG, with higher serum bactericidal activity (hSBA) median titres at 6 months in vaccinated compared to unvaccinated participants (4 [interquartile range (IQR) 2-8] vs 2 [IQR 2-2];p = 0.0021). However, hSBA titres did not increase in participants with an NG infection at the time of vaccination (2 [IQR 2-2] to 2 [IQR 2-4];p = 0·999), whereas those without NG infection showed an increase from baseline to 6 months (2 [IQR 2-4] to 6 [IQR 2-16];p = 0.0089). This study is limited by its small sample size based on an assumed vaccine efficacy of &gt;67% and was impacted by the COVID-19 pandemic. These findings provide important information for current 4CMenB vaccines programmes and gonorrhoea vaccine development and implementation.","container-title":"npj Vaccines","DOI":"10.1038/s41541-026-01422-y","ISSN":"2059-0105","language":"en","license":"2026 Crown","publisher":"Nature Publishing Group","source":"www.nature.com","title":"Efficacy of the meningococcal vaccine against Neisseria gonorrhoeae: a randomised clinical trial (MenGO)","title-short":"Efficacy of the meningococcal vaccine against Neisseria gonorrhoeae","URL":"https://www.nature.com/articles/s41541-026-01422-y","author":[{"family":"Thng","given":"Caroline"},{"family":"Eskandari","given":"Sharareh"},{"family":"Jin","given":"Fengyi"},{"family":"Hughes","given":"Ian"},{"family":"Grulich","given":"Andrew E."},{"family":"O’Sullivan","given":"Maree"},{"family":"Semchenko","given":"Evgeny A."},{"family":"Seib","given":"Kate L."}],"accessed":{"date-parts":[["2026",5,23]]},"issued":{"date-parts":[["2026",4,22]]}}}],"schema":"https://github.com/citation-style-language/schema/raw/master/csl-citation.json"} </w:instrText>
      </w:r>
      <w:r w:rsidR="00F567DF" w:rsidRPr="00CF5428">
        <w:rPr>
          <w:sz w:val="20"/>
          <w:szCs w:val="20"/>
          <w:lang w:val="en-GB"/>
        </w:rPr>
        <w:fldChar w:fldCharType="separate"/>
      </w:r>
      <w:r w:rsidR="00A83A09">
        <w:rPr>
          <w:noProof/>
          <w:sz w:val="20"/>
          <w:szCs w:val="20"/>
          <w:lang w:val="en-GB"/>
        </w:rPr>
        <w:t>[18], [19]</w:t>
      </w:r>
      <w:r w:rsidR="00F567DF" w:rsidRPr="00CF5428">
        <w:rPr>
          <w:sz w:val="20"/>
          <w:szCs w:val="20"/>
          <w:lang w:val="en-GB"/>
        </w:rPr>
        <w:fldChar w:fldCharType="end"/>
      </w:r>
      <w:r w:rsidR="00F567DF" w:rsidRPr="00CF5428">
        <w:rPr>
          <w:sz w:val="20"/>
          <w:szCs w:val="20"/>
          <w:lang w:val="en-GB"/>
        </w:rPr>
        <w:t xml:space="preserve">. </w:t>
      </w:r>
      <w:r w:rsidRPr="00CF5428">
        <w:rPr>
          <w:sz w:val="20"/>
          <w:szCs w:val="20"/>
          <w:lang w:val="en-GB"/>
        </w:rPr>
        <w:t xml:space="preserve">These discordant findings highlight the need for cautious implementation and further data from ongoing trials evaluating meningococcal vaccines across diverse populations, while underscoring the urgent necessity for a gonorrhoea-specific vaccine. Nonetheless, incorporating a vaccine with even moderate protective efficacy into public health frameworks </w:t>
      </w:r>
      <w:r w:rsidR="007600B7">
        <w:rPr>
          <w:sz w:val="20"/>
          <w:szCs w:val="20"/>
          <w:lang w:val="en-GB"/>
        </w:rPr>
        <w:t>may be</w:t>
      </w:r>
      <w:r w:rsidR="007600B7" w:rsidRPr="00CF5428">
        <w:rPr>
          <w:sz w:val="20"/>
          <w:szCs w:val="20"/>
          <w:lang w:val="en-GB"/>
        </w:rPr>
        <w:t xml:space="preserve"> </w:t>
      </w:r>
      <w:r w:rsidRPr="00CF5428">
        <w:rPr>
          <w:sz w:val="20"/>
          <w:szCs w:val="20"/>
          <w:lang w:val="en-GB"/>
        </w:rPr>
        <w:t xml:space="preserve">a crucial strategy. By </w:t>
      </w:r>
      <w:r w:rsidR="007600B7">
        <w:rPr>
          <w:sz w:val="20"/>
          <w:szCs w:val="20"/>
          <w:lang w:val="en-GB"/>
        </w:rPr>
        <w:t xml:space="preserve">potentially </w:t>
      </w:r>
      <w:r w:rsidRPr="00CF5428">
        <w:rPr>
          <w:sz w:val="20"/>
          <w:szCs w:val="20"/>
          <w:lang w:val="en-GB"/>
        </w:rPr>
        <w:t xml:space="preserve">suppressing overall transmission dynamics and decreasing baseline incidence, </w:t>
      </w:r>
      <w:r w:rsidR="007600B7">
        <w:rPr>
          <w:sz w:val="20"/>
          <w:szCs w:val="20"/>
          <w:lang w:val="en-GB"/>
        </w:rPr>
        <w:t xml:space="preserve">vaccination can </w:t>
      </w:r>
      <w:r w:rsidRPr="00CF5428">
        <w:rPr>
          <w:sz w:val="20"/>
          <w:szCs w:val="20"/>
          <w:lang w:val="en-GB"/>
        </w:rPr>
        <w:t xml:space="preserve">reduce the net volume of clinical cases. This down-regulation subsequently diminishes population-level antibiotic consumption, weakening the selective pressure driving AMR and </w:t>
      </w:r>
      <w:r w:rsidR="007600B7">
        <w:rPr>
          <w:sz w:val="20"/>
          <w:szCs w:val="20"/>
          <w:lang w:val="en-GB"/>
        </w:rPr>
        <w:t>attenuate</w:t>
      </w:r>
      <w:r w:rsidRPr="00CF5428">
        <w:rPr>
          <w:sz w:val="20"/>
          <w:szCs w:val="20"/>
          <w:lang w:val="en-GB"/>
        </w:rPr>
        <w:t xml:space="preserve"> expansion of resistant lineages.</w:t>
      </w:r>
    </w:p>
    <w:p w14:paraId="6D990AC0" w14:textId="73872E4B" w:rsidR="007618A6" w:rsidRPr="00CF5428" w:rsidRDefault="000002B9" w:rsidP="006E0D5A">
      <w:pPr>
        <w:pStyle w:val="NormalWeb"/>
        <w:spacing w:line="276" w:lineRule="auto"/>
        <w:jc w:val="both"/>
        <w:rPr>
          <w:sz w:val="20"/>
          <w:szCs w:val="20"/>
          <w:lang w:val="en-GB"/>
        </w:rPr>
      </w:pPr>
      <w:r w:rsidRPr="00CF5428">
        <w:rPr>
          <w:sz w:val="20"/>
          <w:szCs w:val="20"/>
          <w:lang w:val="en-GB"/>
        </w:rPr>
        <w:t xml:space="preserve">Although previous mathematical modelling has established that antibiotic exposure accelerates the selection of AMR </w:t>
      </w:r>
      <w:r w:rsidR="00276DCE" w:rsidRPr="00CF5428">
        <w:rPr>
          <w:color w:val="000000" w:themeColor="text1"/>
          <w:sz w:val="20"/>
          <w:szCs w:val="20"/>
          <w:shd w:val="clear" w:color="auto" w:fill="FFFFFF"/>
          <w:lang w:val="en-GB"/>
        </w:rPr>
        <w:fldChar w:fldCharType="begin"/>
      </w:r>
      <w:r w:rsidR="00031F54">
        <w:rPr>
          <w:color w:val="000000" w:themeColor="text1"/>
          <w:sz w:val="20"/>
          <w:szCs w:val="20"/>
          <w:shd w:val="clear" w:color="auto" w:fill="FFFFFF"/>
          <w:lang w:val="en-GB"/>
        </w:rPr>
        <w:instrText xml:space="preserve"> ADDIN ZOTERO_ITEM CSL_CITATION {"citationID":"izu2g4UO","properties":{"formattedCitation":"[20], [21], [22]","plainCitation":"[20], [21], [22]","noteIndex":0},"citationItems":[{"id":174,"uris":["http://zotero.org/users/9663344/items/9QGBX5LM"],"itemData":{"id":174,"type":"article-journal","abstract":"Mathematical modeling suggests that rapid diagnostics that report antibiotic susceptibility have the potential to extend the usefulness of existing antibiotics for treatment of gonorrhea compared with the current guidelines for empiric 2-drug treatment.","container-title":"The Journal of Infectious Diseases","DOI":"10.1093/infdis/jix450","ISSN":"0022-1899","issue":"9","journalAbbreviation":"J Infect Dis","page":"1141-1149","PMID":"28968710","PMCID":"PMC5853443","source":"PubMed Central","title":"Impact of Rapid Susceptibility Testing and Antibiotic Selection Strategy on the Emergence and Spread of Antibiotic Resistance in Gonorrhea","volume":"216","author":[{"family":"Tuite","given":"Ashleigh R"},{"family":"Gift","given":"Thomas L"},{"family":"Chesson","given":"Harrell W"},{"family":"Hsu","given":"Katherine"},{"family":"Salomon","given":"Joshua A"},{"family":"Grad","given":"Yonatan H"}],"issued":{"date-parts":[["2017",11,1]]}}},{"id":284,"uris":["http://zotero.org/users/9663344/items/ZFKAH64V"],"itemData":{"id":284,"type":"article-journal","abstract":"Background—Gonorrhoea is a highly prevalent sexually transmitted infection and an urgent public health concern because of increasing antibiotic resistance in Neisseriagonorrhoeae. Only ceftriaxone remains as the recommended treatment in the USA. With the prospect of new antigonococcal antibiotics being approved, we aimed to evaluate how to deploy a new drug to maximise its clinically useful lifespan.","container-title":"The Lancet Microbe","DOI":"10.1016/S2666-5247(23)00145-3","ISSN":"26665247","issue":"10","journalAbbreviation":"The Lancet Microbe","language":"en","page":"e781-e789","source":"DOI.org (Crossref)","title":"Resistance-minimising strategies for introducing a novel antibiotic for gonorrhoea treatment: a mathematical modelling study","title-short":"Resistance-minimising strategies for introducing a novel antibiotic for gonorrhoea treatment","volume":"4","author":[{"family":"Reichert","given":"Emily"},{"family":"Yaesoubi","given":"Reza"},{"family":"Rönn","given":"Minttu M"},{"family":"Gift","given":"Thomas L"},{"family":"Salomon","given":"Joshua A"},{"family":"Grad","given":"Yonatan H"}],"issued":{"date-parts":[["2023",10]]}}},{"id":187,"uris":["http://zotero.org/users/9663344/items/HYSVKZR9"],"itemData":{"id":187,"type":"article-journal","abstract":"Background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276DCE" w:rsidRPr="00CF5428">
        <w:rPr>
          <w:color w:val="000000" w:themeColor="text1"/>
          <w:sz w:val="20"/>
          <w:szCs w:val="20"/>
          <w:shd w:val="clear" w:color="auto" w:fill="FFFFFF"/>
          <w:lang w:val="en-GB"/>
        </w:rPr>
        <w:fldChar w:fldCharType="separate"/>
      </w:r>
      <w:r w:rsidR="00A83A09">
        <w:rPr>
          <w:color w:val="000000" w:themeColor="text1"/>
          <w:sz w:val="20"/>
          <w:szCs w:val="20"/>
          <w:shd w:val="clear" w:color="auto" w:fill="FFFFFF"/>
          <w:lang w:val="en-GB"/>
        </w:rPr>
        <w:t>[20], [21], [22]</w:t>
      </w:r>
      <w:r w:rsidR="00276DCE" w:rsidRPr="00CF5428">
        <w:rPr>
          <w:color w:val="000000" w:themeColor="text1"/>
          <w:sz w:val="20"/>
          <w:szCs w:val="20"/>
          <w:shd w:val="clear" w:color="auto" w:fill="FFFFFF"/>
          <w:lang w:val="en-GB"/>
        </w:rPr>
        <w:fldChar w:fldCharType="end"/>
      </w:r>
      <w:r w:rsidR="0017151D" w:rsidRPr="00CF5428">
        <w:rPr>
          <w:color w:val="000000" w:themeColor="text1"/>
          <w:sz w:val="20"/>
          <w:szCs w:val="20"/>
          <w:shd w:val="clear" w:color="auto" w:fill="FFFFFF"/>
          <w:lang w:val="en-GB"/>
        </w:rPr>
        <w:t xml:space="preserve">, whereas vaccination can suppress resistant </w:t>
      </w:r>
      <w:r w:rsidR="0017151D" w:rsidRPr="00CF5428">
        <w:rPr>
          <w:i/>
          <w:iCs/>
          <w:color w:val="000000" w:themeColor="text1"/>
          <w:sz w:val="20"/>
          <w:szCs w:val="20"/>
          <w:shd w:val="clear" w:color="auto" w:fill="FFFFFF"/>
          <w:lang w:val="en-GB"/>
        </w:rPr>
        <w:t>N. gonorrhoeae</w:t>
      </w:r>
      <w:r w:rsidR="0017151D" w:rsidRPr="00CF5428">
        <w:rPr>
          <w:color w:val="000000" w:themeColor="text1"/>
          <w:sz w:val="20"/>
          <w:szCs w:val="20"/>
          <w:shd w:val="clear" w:color="auto" w:fill="FFFFFF"/>
          <w:lang w:val="en-GB"/>
        </w:rPr>
        <w:t xml:space="preserve"> lineages </w:t>
      </w:r>
      <w:r w:rsidR="00276DCE" w:rsidRPr="00CF5428">
        <w:rPr>
          <w:sz w:val="20"/>
          <w:szCs w:val="20"/>
          <w:lang w:val="en-GB"/>
        </w:rPr>
        <w:fldChar w:fldCharType="begin"/>
      </w:r>
      <w:r w:rsidR="00031F54">
        <w:rPr>
          <w:sz w:val="20"/>
          <w:szCs w:val="20"/>
          <w:lang w:val="en-GB"/>
        </w:rPr>
        <w:instrText xml:space="preserve"> ADDIN ZOTERO_ITEM CSL_CITATION {"citationID":"Jf1aabV3","properties":{"formattedCitation":"[23], [24]","plainCitation":"[23], [24]","noteIndex":0},"citationItems":[{"id":297,"uris":["http://zotero.org/users/9663344/items/KC9H5ARD"],"itemData":{"id":297,"type":"article-journal","abstract":"Gonorrhea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J."},{"family":"Didelot","given":"Xavier"}],"editor":[{"family":"Low","given":"Nicola"}],"issued":{"date-parts":[["2017",10,31]]}}}],"schema":"https://github.com/citation-style-language/schema/raw/master/csl-citation.json"} </w:instrText>
      </w:r>
      <w:r w:rsidR="00276DCE" w:rsidRPr="00CF5428">
        <w:rPr>
          <w:sz w:val="20"/>
          <w:szCs w:val="20"/>
          <w:lang w:val="en-GB"/>
        </w:rPr>
        <w:fldChar w:fldCharType="separate"/>
      </w:r>
      <w:r w:rsidR="00A83A09">
        <w:rPr>
          <w:sz w:val="20"/>
          <w:szCs w:val="20"/>
          <w:lang w:val="en-GB"/>
        </w:rPr>
        <w:t>[23], [24]</w:t>
      </w:r>
      <w:r w:rsidR="00276DCE" w:rsidRPr="00CF5428">
        <w:rPr>
          <w:sz w:val="20"/>
          <w:szCs w:val="20"/>
          <w:lang w:val="en-GB"/>
        </w:rPr>
        <w:fldChar w:fldCharType="end"/>
      </w:r>
      <w:r w:rsidR="00276DCE" w:rsidRPr="00CF5428">
        <w:rPr>
          <w:color w:val="000000" w:themeColor="text1"/>
          <w:sz w:val="20"/>
          <w:szCs w:val="20"/>
          <w:shd w:val="clear" w:color="auto" w:fill="FFFFFF"/>
          <w:lang w:val="en-GB"/>
        </w:rPr>
        <w:t xml:space="preserve">, </w:t>
      </w:r>
      <w:r w:rsidR="0017151D" w:rsidRPr="00CF5428">
        <w:rPr>
          <w:sz w:val="20"/>
          <w:szCs w:val="20"/>
          <w:lang w:val="en-GB"/>
        </w:rPr>
        <w:t xml:space="preserve">critical epidemiological uncertainties persist. Specifically, the rate of dual-resistance emergence (concomitant resistance to ceftriaxone and tetracycline) remains poorly quantified, as does the degree to which targeted doxy-PEP for syphilis alters circulating strain dynamics within high-burden networks. Furthermore, it remains undetermined whether the selective pressures of expanded doxycycline consumption will be counterbalanced by a vaccine-mediated reduction in gonorrhoea </w:t>
      </w:r>
      <w:r w:rsidR="007600B7">
        <w:rPr>
          <w:sz w:val="20"/>
          <w:szCs w:val="20"/>
          <w:lang w:val="en-GB"/>
        </w:rPr>
        <w:t>incidence</w:t>
      </w:r>
      <w:r w:rsidR="0017151D" w:rsidRPr="00CF5428">
        <w:rPr>
          <w:sz w:val="20"/>
          <w:szCs w:val="20"/>
          <w:lang w:val="en-GB"/>
        </w:rPr>
        <w:t xml:space="preserve">, or if population-level doxy-PEP rollout will trigger a sustained displacement toward tetracycline-resistant </w:t>
      </w:r>
      <w:r w:rsidR="003C774C">
        <w:rPr>
          <w:sz w:val="20"/>
          <w:szCs w:val="20"/>
          <w:lang w:val="en-GB"/>
        </w:rPr>
        <w:t>strain</w:t>
      </w:r>
      <w:r w:rsidR="0017151D" w:rsidRPr="00CF5428">
        <w:rPr>
          <w:sz w:val="20"/>
          <w:szCs w:val="20"/>
          <w:lang w:val="en-GB"/>
        </w:rPr>
        <w:t xml:space="preserve">s. </w:t>
      </w:r>
      <w:r w:rsidR="007618A6" w:rsidRPr="00CF5428">
        <w:rPr>
          <w:sz w:val="20"/>
          <w:szCs w:val="20"/>
          <w:lang w:val="en-GB"/>
        </w:rPr>
        <w:t xml:space="preserve">To address these uncertainties, we developed a deterministic, strain-structured transmission model to project the long-term population-level AMR dynamics of </w:t>
      </w:r>
      <w:r w:rsidR="007618A6" w:rsidRPr="00CF5428">
        <w:rPr>
          <w:i/>
          <w:iCs/>
          <w:sz w:val="20"/>
          <w:szCs w:val="20"/>
          <w:lang w:val="en-GB"/>
        </w:rPr>
        <w:t>N. gonorrhoeae</w:t>
      </w:r>
      <w:r w:rsidR="007618A6" w:rsidRPr="00CF5428">
        <w:rPr>
          <w:sz w:val="20"/>
          <w:szCs w:val="20"/>
          <w:lang w:val="en-GB"/>
        </w:rPr>
        <w:t xml:space="preserve"> over a 15-year horizon within the epidemiological context of England. </w:t>
      </w:r>
      <w:r w:rsidR="0061473F" w:rsidRPr="00126C1E">
        <w:rPr>
          <w:sz w:val="20"/>
          <w:szCs w:val="20"/>
          <w:lang w:val="en-GB"/>
        </w:rPr>
        <w:t xml:space="preserve">The model </w:t>
      </w:r>
      <w:r w:rsidR="0015289E">
        <w:rPr>
          <w:sz w:val="20"/>
          <w:szCs w:val="20"/>
          <w:lang w:val="en-GB"/>
        </w:rPr>
        <w:t>characterises the transmission of</w:t>
      </w:r>
      <w:r w:rsidR="0061473F" w:rsidRPr="00126C1E">
        <w:rPr>
          <w:sz w:val="20"/>
          <w:szCs w:val="20"/>
          <w:lang w:val="en-GB"/>
        </w:rPr>
        <w:t xml:space="preserve"> four</w:t>
      </w:r>
      <w:r w:rsidR="0015289E">
        <w:rPr>
          <w:sz w:val="20"/>
          <w:szCs w:val="20"/>
          <w:lang w:val="en-GB"/>
        </w:rPr>
        <w:t xml:space="preserve"> </w:t>
      </w:r>
      <w:r w:rsidR="0015289E" w:rsidRPr="00CF5428">
        <w:rPr>
          <w:i/>
          <w:iCs/>
          <w:sz w:val="20"/>
          <w:szCs w:val="20"/>
          <w:lang w:val="en-GB"/>
        </w:rPr>
        <w:t>N. gonorrhoeae</w:t>
      </w:r>
      <w:r w:rsidR="0015289E" w:rsidRPr="00CF5428">
        <w:rPr>
          <w:sz w:val="20"/>
          <w:szCs w:val="20"/>
          <w:lang w:val="en-GB"/>
        </w:rPr>
        <w:t xml:space="preserve"> </w:t>
      </w:r>
      <w:r w:rsidR="0015289E">
        <w:rPr>
          <w:sz w:val="20"/>
          <w:szCs w:val="20"/>
          <w:lang w:val="en-GB"/>
        </w:rPr>
        <w:t xml:space="preserve">strains, namely, </w:t>
      </w:r>
      <w:del w:id="34" w:author="#WANG ZIHAO#" w:date="2026-06-18T23:14:00Z" w16du:dateUtc="2026-06-18T15:14:00Z">
        <w:r w:rsidR="0015289E" w:rsidRPr="00501720" w:rsidDel="00501720">
          <w:rPr>
            <w:sz w:val="20"/>
            <w:szCs w:val="20"/>
            <w:lang w:val="en-GB"/>
          </w:rPr>
          <w:delText>the</w:delText>
        </w:r>
        <w:r w:rsidR="0061473F" w:rsidRPr="00501720" w:rsidDel="00501720">
          <w:rPr>
            <w:sz w:val="20"/>
            <w:szCs w:val="20"/>
            <w:lang w:val="en-GB"/>
          </w:rPr>
          <w:delText xml:space="preserve"> </w:delText>
        </w:r>
      </w:del>
      <w:ins w:id="35" w:author="#WANG ZIHAO#" w:date="2026-06-18T23:19:00Z" w16du:dateUtc="2026-06-18T15:19:00Z">
        <w:r w:rsidR="00134CA6" w:rsidRPr="00126C1E">
          <w:rPr>
            <w:sz w:val="20"/>
            <w:szCs w:val="20"/>
            <w:lang w:val="en-GB"/>
          </w:rPr>
          <w:t>tetracycline</w:t>
        </w:r>
      </w:ins>
      <w:ins w:id="36" w:author="#WANG ZIHAO#" w:date="2026-06-18T23:14:00Z" w16du:dateUtc="2026-06-18T15:14:00Z">
        <w:r w:rsidR="00501720" w:rsidRPr="00501720">
          <w:rPr>
            <w:sz w:val="20"/>
            <w:szCs w:val="20"/>
            <w:rPrChange w:id="37" w:author="#WANG ZIHAO#" w:date="2026-06-18T23:14:00Z" w16du:dateUtc="2026-06-18T15:14:00Z">
              <w:rPr>
                <w:b/>
                <w:bCs/>
              </w:rPr>
            </w:rPrChange>
          </w:rPr>
          <w:t>- and</w:t>
        </w:r>
        <w:r w:rsidR="00673ADF">
          <w:rPr>
            <w:sz w:val="20"/>
            <w:szCs w:val="20"/>
          </w:rPr>
          <w:t xml:space="preserve"> </w:t>
        </w:r>
        <w:r w:rsidR="00501720" w:rsidRPr="00501720">
          <w:rPr>
            <w:sz w:val="20"/>
            <w:szCs w:val="20"/>
            <w:rPrChange w:id="38" w:author="#WANG ZIHAO#" w:date="2026-06-18T23:14:00Z" w16du:dateUtc="2026-06-18T15:14:00Z">
              <w:rPr>
                <w:b/>
                <w:bCs/>
              </w:rPr>
            </w:rPrChange>
          </w:rPr>
          <w:t xml:space="preserve">ceftriaxone-susceptible </w:t>
        </w:r>
        <w:r w:rsidR="00501720" w:rsidRPr="00501720">
          <w:rPr>
            <w:sz w:val="20"/>
            <w:szCs w:val="20"/>
            <w:rPrChange w:id="39" w:author="#WANG ZIHAO#" w:date="2026-06-18T23:14:00Z" w16du:dateUtc="2026-06-18T15:14:00Z">
              <w:rPr/>
            </w:rPrChange>
          </w:rPr>
          <w:t>(hereafter referred to as the baseline susceptible)</w:t>
        </w:r>
      </w:ins>
      <w:del w:id="40" w:author="#WANG ZIHAO#" w:date="2026-06-18T23:14:00Z" w16du:dateUtc="2026-06-18T15:14:00Z">
        <w:r w:rsidR="0061473F" w:rsidRPr="00501720" w:rsidDel="00501720">
          <w:rPr>
            <w:sz w:val="20"/>
            <w:szCs w:val="20"/>
            <w:lang w:val="en-GB"/>
          </w:rPr>
          <w:delText>susceptible</w:delText>
        </w:r>
      </w:del>
      <w:r w:rsidR="0061473F" w:rsidRPr="00501720">
        <w:rPr>
          <w:sz w:val="20"/>
          <w:szCs w:val="20"/>
          <w:lang w:val="en-GB"/>
        </w:rPr>
        <w:t>,</w:t>
      </w:r>
      <w:r w:rsidR="0061473F" w:rsidRPr="00126C1E">
        <w:rPr>
          <w:sz w:val="20"/>
          <w:szCs w:val="20"/>
          <w:lang w:val="en-GB"/>
        </w:rPr>
        <w:t xml:space="preserve"> tetracycline-resistant</w:t>
      </w:r>
      <w:r w:rsidR="0061473F">
        <w:rPr>
          <w:sz w:val="20"/>
          <w:szCs w:val="20"/>
          <w:lang w:val="en-GB"/>
        </w:rPr>
        <w:t xml:space="preserve"> (Tet-R</w:t>
      </w:r>
      <w:r w:rsidR="0061473F" w:rsidRPr="00126C1E">
        <w:rPr>
          <w:sz w:val="20"/>
          <w:szCs w:val="20"/>
          <w:lang w:val="en-GB"/>
        </w:rPr>
        <w:t xml:space="preserve">), ceftriaxone-resistant </w:t>
      </w:r>
      <w:r w:rsidR="0061473F">
        <w:rPr>
          <w:sz w:val="20"/>
          <w:szCs w:val="20"/>
          <w:lang w:val="en-GB"/>
        </w:rPr>
        <w:t>(Cef-R</w:t>
      </w:r>
      <w:r w:rsidR="0061473F" w:rsidRPr="00126C1E">
        <w:rPr>
          <w:sz w:val="20"/>
          <w:szCs w:val="20"/>
          <w:lang w:val="en-GB"/>
        </w:rPr>
        <w:t xml:space="preserve">), and dual-resistant </w:t>
      </w:r>
      <w:r w:rsidR="0061473F">
        <w:rPr>
          <w:sz w:val="20"/>
          <w:szCs w:val="20"/>
          <w:lang w:val="en-GB"/>
        </w:rPr>
        <w:t>(Dual-R</w:t>
      </w:r>
      <w:r w:rsidR="0061473F" w:rsidRPr="00126C1E">
        <w:rPr>
          <w:sz w:val="20"/>
          <w:szCs w:val="20"/>
          <w:lang w:val="en-GB"/>
        </w:rPr>
        <w:t>)</w:t>
      </w:r>
      <w:r w:rsidR="0015289E">
        <w:rPr>
          <w:sz w:val="20"/>
          <w:szCs w:val="20"/>
          <w:lang w:val="en-GB"/>
        </w:rPr>
        <w:t xml:space="preserve"> strains</w:t>
      </w:r>
      <w:r w:rsidR="0061473F" w:rsidRPr="00126C1E">
        <w:rPr>
          <w:sz w:val="20"/>
          <w:szCs w:val="20"/>
          <w:lang w:val="en-GB"/>
        </w:rPr>
        <w:t>.</w:t>
      </w:r>
      <w:r w:rsidR="0061473F">
        <w:rPr>
          <w:sz w:val="20"/>
          <w:szCs w:val="20"/>
          <w:lang w:val="en-GB"/>
        </w:rPr>
        <w:t xml:space="preserve"> </w:t>
      </w:r>
      <w:commentRangeStart w:id="41"/>
      <w:commentRangeStart w:id="42"/>
      <w:r w:rsidR="0061473F">
        <w:rPr>
          <w:sz w:val="20"/>
          <w:szCs w:val="20"/>
          <w:lang w:val="en-GB"/>
        </w:rPr>
        <w:t>Moreover, t</w:t>
      </w:r>
      <w:r w:rsidR="007618A6" w:rsidRPr="00CF5428">
        <w:rPr>
          <w:sz w:val="20"/>
          <w:szCs w:val="20"/>
          <w:lang w:val="en-GB"/>
        </w:rPr>
        <w:t xml:space="preserve">he model structure accounts for behavioural risk heterogeneity and differential intervention uptake across four distinct strata: individuals receiving neither intervention, doxy-PEP </w:t>
      </w:r>
      <w:r w:rsidR="00346D43">
        <w:rPr>
          <w:sz w:val="20"/>
          <w:szCs w:val="20"/>
          <w:lang w:val="en-GB"/>
        </w:rPr>
        <w:t>standalone intervention</w:t>
      </w:r>
      <w:r w:rsidR="007618A6" w:rsidRPr="00CF5428">
        <w:rPr>
          <w:sz w:val="20"/>
          <w:szCs w:val="20"/>
          <w:lang w:val="en-GB"/>
        </w:rPr>
        <w:t xml:space="preserve">, vaccination </w:t>
      </w:r>
      <w:r w:rsidR="00346D43">
        <w:rPr>
          <w:sz w:val="20"/>
          <w:szCs w:val="20"/>
          <w:lang w:val="en-GB"/>
        </w:rPr>
        <w:t>standalone intervention</w:t>
      </w:r>
      <w:r w:rsidR="007618A6" w:rsidRPr="00CF5428">
        <w:rPr>
          <w:sz w:val="20"/>
          <w:szCs w:val="20"/>
          <w:lang w:val="en-GB"/>
        </w:rPr>
        <w:t>, or combined interventions.</w:t>
      </w:r>
      <w:commentRangeEnd w:id="41"/>
      <w:r w:rsidR="007600B7" w:rsidRPr="00CF5428">
        <w:rPr>
          <w:rStyle w:val="CommentReference"/>
          <w:sz w:val="20"/>
          <w:szCs w:val="20"/>
          <w:lang w:val="en-GB"/>
        </w:rPr>
        <w:commentReference w:id="41"/>
      </w:r>
      <w:commentRangeEnd w:id="42"/>
      <w:r w:rsidR="007E4CF9" w:rsidRPr="00CF5428">
        <w:rPr>
          <w:rStyle w:val="CommentReference"/>
          <w:sz w:val="20"/>
          <w:szCs w:val="20"/>
          <w:lang w:val="en-GB"/>
        </w:rPr>
        <w:commentReference w:id="42"/>
      </w:r>
      <w:r w:rsidR="007618A6" w:rsidRPr="00CF5428">
        <w:rPr>
          <w:sz w:val="20"/>
          <w:szCs w:val="20"/>
          <w:lang w:val="en-GB"/>
        </w:rPr>
        <w:t xml:space="preserve"> We calibrated the model within a Bayesian framework using longitudinal surveillance data from England. Through counterfactual simulations compared against a no-intervention baseline, we quantified the intersection of dual selective pressures - doxycycline-induced selection and clinical treatment </w:t>
      </w:r>
      <w:commentRangeStart w:id="43"/>
      <w:commentRangeStart w:id="44"/>
      <w:r w:rsidR="00697102">
        <w:rPr>
          <w:sz w:val="20"/>
          <w:szCs w:val="20"/>
          <w:lang w:val="en-GB"/>
        </w:rPr>
        <w:t>failure</w:t>
      </w:r>
      <w:commentRangeEnd w:id="43"/>
      <w:r w:rsidR="00697102" w:rsidRPr="00CF5428">
        <w:rPr>
          <w:rStyle w:val="CommentReference"/>
          <w:sz w:val="20"/>
          <w:szCs w:val="20"/>
          <w:lang w:val="en-GB"/>
        </w:rPr>
        <w:commentReference w:id="43"/>
      </w:r>
      <w:commentRangeEnd w:id="44"/>
      <w:r w:rsidR="00FF12D3" w:rsidRPr="00CF5428">
        <w:rPr>
          <w:rStyle w:val="CommentReference"/>
          <w:sz w:val="20"/>
          <w:szCs w:val="20"/>
          <w:lang w:val="en-GB"/>
        </w:rPr>
        <w:commentReference w:id="44"/>
      </w:r>
      <w:r w:rsidR="00697102" w:rsidRPr="00CF5428">
        <w:rPr>
          <w:sz w:val="20"/>
          <w:szCs w:val="20"/>
          <w:lang w:val="en-GB"/>
        </w:rPr>
        <w:t xml:space="preserve"> </w:t>
      </w:r>
      <w:r w:rsidR="007618A6" w:rsidRPr="00CF5428">
        <w:rPr>
          <w:sz w:val="20"/>
          <w:szCs w:val="20"/>
          <w:lang w:val="en-GB"/>
        </w:rPr>
        <w:t xml:space="preserve">- under varying coverage thresholds of doxy-PEP for syphilis and vaccination for gonorrhoea. Crucially, this framework evaluates the extent to which population-level doxy-PEP deployment among MSM might inadvertently amplify the transmission of multidrug-resistant </w:t>
      </w:r>
      <w:r w:rsidR="007618A6" w:rsidRPr="00CF5428">
        <w:rPr>
          <w:i/>
          <w:iCs/>
          <w:sz w:val="20"/>
          <w:szCs w:val="20"/>
          <w:lang w:val="en-GB"/>
        </w:rPr>
        <w:t>N. gonorrhoeae</w:t>
      </w:r>
      <w:r w:rsidR="007618A6" w:rsidRPr="00CF5428">
        <w:rPr>
          <w:sz w:val="20"/>
          <w:szCs w:val="20"/>
          <w:lang w:val="en-GB"/>
        </w:rPr>
        <w:t xml:space="preserve"> against a backdrop of high baseline tetracycline resistance </w:t>
      </w:r>
      <w:r w:rsidR="007618A6" w:rsidRPr="00CF5428">
        <w:rPr>
          <w:sz w:val="20"/>
          <w:szCs w:val="20"/>
          <w:lang w:val="en-GB"/>
        </w:rPr>
        <w:fldChar w:fldCharType="begin"/>
      </w:r>
      <w:r w:rsidR="00031F54">
        <w:rPr>
          <w:sz w:val="20"/>
          <w:szCs w:val="20"/>
          <w:lang w:val="en-GB"/>
        </w:rPr>
        <w:instrText xml:space="preserve"> ADDIN ZOTERO_ITEM CSL_CITATION {"citationID":"bWgM7jis","properties":{"formattedCitation":"[25]","plainCitation":"[25]","noteIndex":0},"citationItems":[{"id":408,"uris":["http://zotero.org/users/9663344/items/PRBSX5RW"],"itemData":{"id":408,"type":"article-journal","container-title":"International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007618A6" w:rsidRPr="00CF5428">
        <w:rPr>
          <w:sz w:val="20"/>
          <w:szCs w:val="20"/>
          <w:lang w:val="en-GB"/>
        </w:rPr>
        <w:fldChar w:fldCharType="separate"/>
      </w:r>
      <w:r w:rsidR="00A83A09">
        <w:rPr>
          <w:sz w:val="20"/>
          <w:szCs w:val="20"/>
          <w:lang w:val="en-GB"/>
        </w:rPr>
        <w:t>[25]</w:t>
      </w:r>
      <w:r w:rsidR="007618A6" w:rsidRPr="00CF5428">
        <w:rPr>
          <w:sz w:val="20"/>
          <w:szCs w:val="20"/>
          <w:lang w:val="en-GB"/>
        </w:rPr>
        <w:fldChar w:fldCharType="end"/>
      </w:r>
      <w:r w:rsidR="007618A6" w:rsidRPr="00CF5428">
        <w:rPr>
          <w:sz w:val="20"/>
          <w:szCs w:val="20"/>
          <w:lang w:val="en-GB"/>
        </w:rPr>
        <w:t xml:space="preserve">. </w:t>
      </w:r>
      <w:r w:rsidR="00C0220D" w:rsidRPr="00CF5428">
        <w:rPr>
          <w:sz w:val="20"/>
          <w:szCs w:val="20"/>
          <w:lang w:val="en-GB"/>
        </w:rPr>
        <w:t>Moreover</w:t>
      </w:r>
      <w:r w:rsidR="007618A6" w:rsidRPr="00CF5428">
        <w:rPr>
          <w:sz w:val="20"/>
          <w:szCs w:val="20"/>
          <w:lang w:val="en-GB"/>
        </w:rPr>
        <w:t xml:space="preserve">, we characterize the </w:t>
      </w:r>
      <w:r w:rsidR="007618A6" w:rsidRPr="00CF5428">
        <w:rPr>
          <w:sz w:val="20"/>
          <w:szCs w:val="20"/>
          <w:lang w:val="en-GB"/>
        </w:rPr>
        <w:lastRenderedPageBreak/>
        <w:t xml:space="preserve">capacity of a moderate-efficacy vaccine to </w:t>
      </w:r>
      <w:r w:rsidR="00697102">
        <w:rPr>
          <w:sz w:val="20"/>
          <w:szCs w:val="20"/>
          <w:lang w:val="en-GB"/>
        </w:rPr>
        <w:t>attenuate</w:t>
      </w:r>
      <w:r w:rsidR="00455976" w:rsidRPr="00CF5428">
        <w:rPr>
          <w:sz w:val="20"/>
          <w:szCs w:val="20"/>
          <w:lang w:val="en-GB"/>
        </w:rPr>
        <w:t xml:space="preserve"> </w:t>
      </w:r>
      <w:r w:rsidR="007618A6" w:rsidRPr="00CF5428">
        <w:rPr>
          <w:sz w:val="20"/>
          <w:szCs w:val="20"/>
          <w:lang w:val="en-GB"/>
        </w:rPr>
        <w:t>the emergence of dual resistance and mitigate the evolutionary selective pressures introduced by expanded doxy-PEP for syphilis utility.</w:t>
      </w:r>
    </w:p>
    <w:p w14:paraId="6A6698CF" w14:textId="2EBDE238" w:rsidR="0010455E" w:rsidRDefault="0010455E" w:rsidP="006E0D5A">
      <w:pPr>
        <w:pStyle w:val="NormalWeb"/>
        <w:spacing w:line="276" w:lineRule="auto"/>
        <w:jc w:val="both"/>
        <w:rPr>
          <w:ins w:id="45" w:author="#WANG ZIHAO#" w:date="2026-06-16T17:23:00Z" w16du:dateUtc="2026-06-16T09:23:00Z"/>
          <w:b/>
          <w:bCs/>
          <w:sz w:val="20"/>
          <w:szCs w:val="20"/>
          <w:lang w:val="en-GB"/>
        </w:rPr>
      </w:pPr>
      <w:commentRangeStart w:id="46"/>
      <w:commentRangeStart w:id="47"/>
      <w:commentRangeStart w:id="48"/>
      <w:r w:rsidRPr="00CF5428">
        <w:rPr>
          <w:b/>
          <w:bCs/>
          <w:sz w:val="20"/>
          <w:szCs w:val="20"/>
          <w:lang w:val="en-GB"/>
        </w:rPr>
        <w:t>Methods</w:t>
      </w:r>
      <w:commentRangeEnd w:id="46"/>
      <w:r w:rsidR="00B83724">
        <w:rPr>
          <w:rStyle w:val="CommentReference"/>
          <w:b/>
          <w:bCs/>
          <w:sz w:val="20"/>
          <w:szCs w:val="20"/>
          <w:lang w:val="en-GB"/>
        </w:rPr>
        <w:commentReference w:id="46"/>
      </w:r>
      <w:commentRangeEnd w:id="47"/>
      <w:r w:rsidR="00B6611D">
        <w:rPr>
          <w:rStyle w:val="CommentReference"/>
          <w:b/>
          <w:bCs/>
          <w:sz w:val="20"/>
          <w:szCs w:val="20"/>
          <w:lang w:val="en-GB"/>
        </w:rPr>
        <w:commentReference w:id="47"/>
      </w:r>
      <w:commentRangeEnd w:id="48"/>
      <w:r w:rsidR="007E4CF9">
        <w:rPr>
          <w:rStyle w:val="CommentReference"/>
          <w:b/>
          <w:bCs/>
          <w:sz w:val="20"/>
          <w:szCs w:val="20"/>
          <w:lang w:val="en-GB"/>
        </w:rPr>
        <w:commentReference w:id="48"/>
      </w:r>
    </w:p>
    <w:p w14:paraId="3910E296" w14:textId="284B7B49" w:rsidR="00FE46B5" w:rsidRPr="00CF5428" w:rsidRDefault="00FE46B5" w:rsidP="006E0D5A">
      <w:pPr>
        <w:pStyle w:val="NormalWeb"/>
        <w:spacing w:line="276" w:lineRule="auto"/>
        <w:jc w:val="both"/>
        <w:rPr>
          <w:b/>
          <w:bCs/>
          <w:sz w:val="20"/>
          <w:szCs w:val="20"/>
          <w:lang w:val="en-GB"/>
        </w:rPr>
      </w:pPr>
      <w:ins w:id="49" w:author="#WANG ZIHAO#" w:date="2026-06-16T17:23:00Z" w16du:dateUtc="2026-06-16T09:23:00Z">
        <w:r w:rsidRPr="00AF68CE">
          <w:rPr>
            <w:sz w:val="20"/>
            <w:szCs w:val="20"/>
            <w:lang w:val="en-GB"/>
          </w:rPr>
          <w:t>A comprehensive description of the mathematical modelling workflow, comprising the model specification, parameterization, calibration, and intervention simulations, is detailed in the Supplementary Information</w:t>
        </w:r>
        <w:r>
          <w:rPr>
            <w:sz w:val="20"/>
            <w:szCs w:val="20"/>
            <w:lang w:val="en-GB"/>
          </w:rPr>
          <w:t xml:space="preserve"> Section 2 and Section 3</w:t>
        </w:r>
        <w:r w:rsidRPr="00AF68CE">
          <w:rPr>
            <w:sz w:val="20"/>
            <w:szCs w:val="20"/>
            <w:lang w:val="en-GB"/>
          </w:rPr>
          <w:t>. To ensure methodological transparency and reproducibility, all structural parameters, state variables, and initial conditions are explicitly codified alongside their respective point estimates, probability distributions, and primary empirical data sources.</w:t>
        </w:r>
      </w:ins>
    </w:p>
    <w:p w14:paraId="34B87203" w14:textId="77777777" w:rsidR="00037B19" w:rsidRPr="00037B19" w:rsidRDefault="00AF68CE" w:rsidP="00037B19">
      <w:pPr>
        <w:pStyle w:val="NormalWeb"/>
        <w:numPr>
          <w:ilvl w:val="0"/>
          <w:numId w:val="11"/>
        </w:numPr>
        <w:spacing w:line="276" w:lineRule="auto"/>
        <w:jc w:val="both"/>
        <w:rPr>
          <w:ins w:id="50" w:author="#WANG ZIHAO#" w:date="2026-06-16T15:05:00Z" w16du:dateUtc="2026-06-16T07:05:00Z"/>
          <w:sz w:val="20"/>
          <w:szCs w:val="20"/>
          <w:lang w:val="en-GB"/>
          <w:rPrChange w:id="51" w:author="#WANG ZIHAO#" w:date="2026-06-16T15:05:00Z" w16du:dateUtc="2026-06-16T07:05:00Z">
            <w:rPr>
              <w:ins w:id="52" w:author="#WANG ZIHAO#" w:date="2026-06-16T15:05:00Z" w16du:dateUtc="2026-06-16T07:05:00Z"/>
              <w:b/>
              <w:bCs/>
              <w:sz w:val="20"/>
              <w:szCs w:val="20"/>
              <w:lang w:val="en-GB"/>
            </w:rPr>
          </w:rPrChange>
        </w:rPr>
      </w:pPr>
      <w:commentRangeStart w:id="53"/>
      <w:commentRangeStart w:id="54"/>
      <w:r w:rsidRPr="00037B19">
        <w:rPr>
          <w:sz w:val="20"/>
          <w:szCs w:val="20"/>
          <w:lang w:val="en-GB"/>
          <w:rPrChange w:id="55" w:author="#WANG ZIHAO#" w:date="2026-06-16T15:05:00Z" w16du:dateUtc="2026-06-16T07:05:00Z">
            <w:rPr>
              <w:b/>
              <w:bCs/>
              <w:sz w:val="20"/>
              <w:szCs w:val="20"/>
              <w:lang w:val="en-GB"/>
            </w:rPr>
          </w:rPrChange>
        </w:rPr>
        <w:t xml:space="preserve">Data </w:t>
      </w:r>
      <w:commentRangeEnd w:id="53"/>
      <w:r w:rsidR="00D55537" w:rsidRPr="00037B19">
        <w:rPr>
          <w:rStyle w:val="CommentReference"/>
          <w:sz w:val="20"/>
          <w:szCs w:val="20"/>
          <w:lang w:val="en-GB"/>
          <w:rPrChange w:id="56" w:author="#WANG ZIHAO#" w:date="2026-06-16T15:05:00Z" w16du:dateUtc="2026-06-16T07:05:00Z">
            <w:rPr>
              <w:rStyle w:val="CommentReference"/>
              <w:b/>
              <w:bCs/>
              <w:sz w:val="20"/>
              <w:szCs w:val="20"/>
              <w:lang w:val="en-GB"/>
            </w:rPr>
          </w:rPrChange>
        </w:rPr>
        <w:commentReference w:id="53"/>
      </w:r>
      <w:commentRangeEnd w:id="54"/>
      <w:r w:rsidR="00037B19" w:rsidRPr="00037B19">
        <w:rPr>
          <w:rStyle w:val="CommentReference"/>
          <w:sz w:val="20"/>
          <w:szCs w:val="20"/>
          <w:lang w:val="en-GB"/>
          <w:rPrChange w:id="57" w:author="#WANG ZIHAO#" w:date="2026-06-16T15:05:00Z" w16du:dateUtc="2026-06-16T07:05:00Z">
            <w:rPr>
              <w:rStyle w:val="CommentReference"/>
              <w:b/>
              <w:bCs/>
              <w:sz w:val="20"/>
              <w:szCs w:val="20"/>
              <w:lang w:val="en-GB"/>
            </w:rPr>
          </w:rPrChange>
        </w:rPr>
        <w:commentReference w:id="54"/>
      </w:r>
    </w:p>
    <w:p w14:paraId="5F8CE6CE" w14:textId="59795F89" w:rsidR="00EF3514" w:rsidRPr="00AF68CE" w:rsidRDefault="00F166BA" w:rsidP="00037B19">
      <w:pPr>
        <w:pStyle w:val="NormalWeb"/>
        <w:spacing w:line="276" w:lineRule="auto"/>
        <w:jc w:val="both"/>
        <w:rPr>
          <w:sz w:val="20"/>
          <w:szCs w:val="20"/>
          <w:lang w:val="en-GB"/>
        </w:rPr>
      </w:pPr>
      <w:r w:rsidRPr="00AF68CE">
        <w:rPr>
          <w:sz w:val="20"/>
          <w:szCs w:val="20"/>
          <w:lang w:val="en-GB"/>
        </w:rPr>
        <w:t xml:space="preserve">England serves as an ideal epidemiological </w:t>
      </w:r>
      <w:r w:rsidR="00455976" w:rsidRPr="00AF68CE">
        <w:rPr>
          <w:sz w:val="20"/>
          <w:szCs w:val="20"/>
          <w:lang w:val="en-GB"/>
        </w:rPr>
        <w:t xml:space="preserve">setting </w:t>
      </w:r>
      <w:r w:rsidRPr="00AF68CE">
        <w:rPr>
          <w:sz w:val="20"/>
          <w:szCs w:val="20"/>
          <w:lang w:val="en-GB"/>
        </w:rPr>
        <w:t xml:space="preserve">for evaluating the evolutionary dynamics of </w:t>
      </w:r>
      <w:r w:rsidRPr="00AF68CE">
        <w:rPr>
          <w:i/>
          <w:iCs/>
          <w:sz w:val="20"/>
          <w:szCs w:val="20"/>
          <w:lang w:val="en-GB"/>
        </w:rPr>
        <w:t xml:space="preserve">N. gonorrhoeae </w:t>
      </w:r>
      <w:r w:rsidRPr="00AF68CE">
        <w:rPr>
          <w:sz w:val="20"/>
          <w:szCs w:val="20"/>
          <w:lang w:val="en-GB"/>
        </w:rPr>
        <w:t xml:space="preserve">AMR under dual intervention pressures. The jurisdiction maintains world-class, comprehensive national surveillance registries, specifically </w:t>
      </w:r>
      <w:r w:rsidRPr="00AF68CE">
        <w:rPr>
          <w:sz w:val="20"/>
          <w:szCs w:val="20"/>
        </w:rPr>
        <w:t xml:space="preserve">Genitourinary Medicine Clinic Activity Dataset (GUMCAD) </w:t>
      </w:r>
      <w:r w:rsidRPr="00AF68CE">
        <w:rPr>
          <w:sz w:val="20"/>
          <w:szCs w:val="20"/>
        </w:rPr>
        <w:fldChar w:fldCharType="begin"/>
      </w:r>
      <w:r w:rsidR="00031F54" w:rsidRPr="00AF68CE">
        <w:rPr>
          <w:sz w:val="20"/>
          <w:szCs w:val="20"/>
        </w:rPr>
        <w:instrText xml:space="preserve"> ADDIN ZOTERO_ITEM CSL_CITATION {"citationID":"WAnwlG3V","properties":{"unsorted":false,"formattedCitation":"[26]","plainCitation":"[26]","noteIndex":0},"citationItems":[{"id":593,"uris":["http://zotero.org/users/9663344/items/WFQVFVBZ"],"itemData":{"id":593,"type":"webpage","abstract":"Information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AF68CE">
        <w:rPr>
          <w:sz w:val="20"/>
          <w:szCs w:val="20"/>
        </w:rPr>
        <w:fldChar w:fldCharType="separate"/>
      </w:r>
      <w:r w:rsidR="00A83A09" w:rsidRPr="00AF68CE">
        <w:rPr>
          <w:noProof/>
          <w:sz w:val="20"/>
          <w:szCs w:val="20"/>
        </w:rPr>
        <w:t>[26]</w:t>
      </w:r>
      <w:r w:rsidRPr="00AF68CE">
        <w:rPr>
          <w:sz w:val="20"/>
          <w:szCs w:val="20"/>
        </w:rPr>
        <w:fldChar w:fldCharType="end"/>
      </w:r>
      <w:r w:rsidRPr="00AF68CE">
        <w:rPr>
          <w:sz w:val="20"/>
          <w:szCs w:val="20"/>
          <w:lang w:val="en-GB"/>
        </w:rPr>
        <w:t xml:space="preserve"> and </w:t>
      </w:r>
      <w:r w:rsidRPr="00AF68CE">
        <w:rPr>
          <w:sz w:val="20"/>
          <w:szCs w:val="20"/>
        </w:rPr>
        <w:t xml:space="preserve">Gonococcal Resistance to Antimicrobials Surveillance Programme (GRASP) </w:t>
      </w:r>
      <w:r w:rsidRPr="00AF68CE">
        <w:rPr>
          <w:sz w:val="20"/>
          <w:szCs w:val="20"/>
        </w:rPr>
        <w:fldChar w:fldCharType="begin"/>
      </w:r>
      <w:r w:rsidR="00031F54" w:rsidRPr="00AF68CE">
        <w:rPr>
          <w:sz w:val="20"/>
          <w:szCs w:val="20"/>
        </w:rPr>
        <w:instrText xml:space="preserve"> ADDIN ZOTERO_ITEM CSL_CITATION {"citationID":"ahHcqRkU","properties":{"unsorted":false,"formattedCitation":"[27]","plainCitation":"[27]","noteIndex":0},"citationItems":[{"id":594,"uris":["http://zotero.org/users/9663344/items/LZ46HFCM"],"itemData":{"id":594,"type":"webpage","abstract":"Data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AF68CE">
        <w:rPr>
          <w:sz w:val="20"/>
          <w:szCs w:val="20"/>
        </w:rPr>
        <w:fldChar w:fldCharType="separate"/>
      </w:r>
      <w:r w:rsidR="00A83A09" w:rsidRPr="00AF68CE">
        <w:rPr>
          <w:noProof/>
          <w:sz w:val="20"/>
          <w:szCs w:val="20"/>
        </w:rPr>
        <w:t>[27]</w:t>
      </w:r>
      <w:r w:rsidRPr="00AF68CE">
        <w:rPr>
          <w:sz w:val="20"/>
          <w:szCs w:val="20"/>
        </w:rPr>
        <w:fldChar w:fldCharType="end"/>
      </w:r>
      <w:r w:rsidRPr="00AF68CE">
        <w:rPr>
          <w:sz w:val="20"/>
          <w:szCs w:val="20"/>
          <w:lang w:val="en-GB"/>
        </w:rPr>
        <w:t xml:space="preserve">, which provide high-resolution, longitudinal data on STI testing volumes, clinical presentations, and </w:t>
      </w:r>
      <w:del w:id="58" w:author="#WANG ZIHAO#" w:date="2026-06-16T14:54:00Z" w16du:dateUtc="2026-06-16T06:54:00Z">
        <w:r w:rsidRPr="00AF68CE" w:rsidDel="00A00613">
          <w:rPr>
            <w:sz w:val="20"/>
            <w:szCs w:val="20"/>
            <w:lang w:val="en-GB"/>
          </w:rPr>
          <w:delText>phenotypic</w:delText>
        </w:r>
      </w:del>
      <w:ins w:id="59" w:author="#WANG ZIHAO#" w:date="2026-06-16T14:54:00Z" w16du:dateUtc="2026-06-16T06:54:00Z">
        <w:r w:rsidR="00A00613">
          <w:rPr>
            <w:sz w:val="20"/>
            <w:szCs w:val="20"/>
            <w:lang w:val="en-GB"/>
          </w:rPr>
          <w:t>strain-specific</w:t>
        </w:r>
      </w:ins>
      <w:r w:rsidRPr="00AF68CE">
        <w:rPr>
          <w:sz w:val="20"/>
          <w:szCs w:val="20"/>
          <w:lang w:val="en-GB"/>
        </w:rPr>
        <w:t xml:space="preserve"> resistance profiles. Furthermore, </w:t>
      </w:r>
      <w:r w:rsidR="00455976" w:rsidRPr="00AF68CE">
        <w:rPr>
          <w:sz w:val="20"/>
          <w:szCs w:val="20"/>
          <w:lang w:val="en-GB"/>
        </w:rPr>
        <w:t xml:space="preserve">transmission in the </w:t>
      </w:r>
      <w:r w:rsidRPr="00AF68CE">
        <w:rPr>
          <w:sz w:val="20"/>
          <w:szCs w:val="20"/>
          <w:lang w:val="en-GB"/>
        </w:rPr>
        <w:t xml:space="preserve">English MSM </w:t>
      </w:r>
      <w:r w:rsidR="00455976" w:rsidRPr="00AF68CE">
        <w:rPr>
          <w:sz w:val="20"/>
          <w:szCs w:val="20"/>
          <w:lang w:val="en-GB"/>
        </w:rPr>
        <w:t xml:space="preserve">population </w:t>
      </w:r>
      <w:r w:rsidRPr="00AF68CE">
        <w:rPr>
          <w:sz w:val="20"/>
          <w:szCs w:val="20"/>
          <w:lang w:val="en-GB"/>
        </w:rPr>
        <w:t>is characterized by</w:t>
      </w:r>
      <w:r w:rsidR="00455976" w:rsidRPr="00AF68CE">
        <w:rPr>
          <w:sz w:val="20"/>
          <w:szCs w:val="20"/>
          <w:lang w:val="en-GB"/>
        </w:rPr>
        <w:t xml:space="preserve"> </w:t>
      </w:r>
      <w:r w:rsidRPr="00AF68CE">
        <w:rPr>
          <w:sz w:val="20"/>
          <w:szCs w:val="20"/>
          <w:lang w:val="en-GB"/>
        </w:rPr>
        <w:t xml:space="preserve">a high baseline prevalence of tetracycline resistance intersecting </w:t>
      </w:r>
      <w:r w:rsidRPr="00AF68CE">
        <w:rPr>
          <w:sz w:val="20"/>
          <w:szCs w:val="20"/>
          <w:lang w:val="en-GB"/>
        </w:rPr>
        <w:fldChar w:fldCharType="begin"/>
      </w:r>
      <w:r w:rsidR="00031F54" w:rsidRPr="00AF68CE">
        <w:rPr>
          <w:sz w:val="20"/>
          <w:szCs w:val="20"/>
          <w:lang w:val="en-GB"/>
        </w:rPr>
        <w:instrText xml:space="preserve"> ADDIN ZOTERO_ITEM CSL_CITATION {"citationID":"C6vs0PGs","properties":{"formattedCitation":"[25]","plainCitation":"[25]","noteIndex":0},"citationItems":[{"id":408,"uris":["http://zotero.org/users/9663344/items/PRBSX5RW"],"itemData":{"id":408,"type":"article-journal","container-title":"International Journal of STD &amp; AIDS","DOI":"10.1177/0956462419886775","ISSN":"0956-4624, 1758-1052","issue":"1","journalAbbreviation":"Int J STD AIDS","language":"en","page":"4-15","source":"DOI.org (Crossref)","title":"2018 UK national guideline for the management of infection with Neisseria gonorrhoeae","volume":"31","author":[{"family":"Fifer","given":"Helen"},{"family":"Saunders","given":"John"},{"family":"Soni","given":"Suneeta"},{"family":"Sadiq","given":"S Tariq"},{"family":"FitzGerald","given":"Mark"}],"issued":{"date-parts":[["2020",1]]}}}],"schema":"https://github.com/citation-style-language/schema/raw/master/csl-citation.json"} </w:instrText>
      </w:r>
      <w:r w:rsidRPr="00AF68CE">
        <w:rPr>
          <w:sz w:val="20"/>
          <w:szCs w:val="20"/>
          <w:lang w:val="en-GB"/>
        </w:rPr>
        <w:fldChar w:fldCharType="separate"/>
      </w:r>
      <w:r w:rsidR="00A83A09" w:rsidRPr="00AF68CE">
        <w:rPr>
          <w:sz w:val="20"/>
          <w:szCs w:val="20"/>
          <w:lang w:val="en-GB"/>
        </w:rPr>
        <w:t>[25]</w:t>
      </w:r>
      <w:r w:rsidRPr="00AF68CE">
        <w:rPr>
          <w:sz w:val="20"/>
          <w:szCs w:val="20"/>
          <w:lang w:val="en-GB"/>
        </w:rPr>
        <w:fldChar w:fldCharType="end"/>
      </w:r>
      <w:r w:rsidR="0056516E" w:rsidRPr="00AF68CE">
        <w:rPr>
          <w:sz w:val="20"/>
          <w:szCs w:val="20"/>
          <w:lang w:val="en-GB"/>
        </w:rPr>
        <w:t xml:space="preserve"> and </w:t>
      </w:r>
      <w:r w:rsidR="009C6B65" w:rsidRPr="00AF68CE">
        <w:rPr>
          <w:sz w:val="20"/>
          <w:szCs w:val="20"/>
          <w:lang w:val="en-GB"/>
        </w:rPr>
        <w:t>a complete absence of sustained</w:t>
      </w:r>
      <w:r w:rsidR="00FE0B8D" w:rsidRPr="00AF68CE">
        <w:rPr>
          <w:sz w:val="20"/>
          <w:szCs w:val="20"/>
          <w:lang w:val="en-GB"/>
        </w:rPr>
        <w:t xml:space="preserve"> and </w:t>
      </w:r>
      <w:r w:rsidR="009C6B65" w:rsidRPr="00AF68CE">
        <w:rPr>
          <w:sz w:val="20"/>
          <w:szCs w:val="20"/>
          <w:lang w:val="en-GB"/>
        </w:rPr>
        <w:t xml:space="preserve">domestically acquired ceftriaxone-resistant </w:t>
      </w:r>
      <w:r w:rsidR="009C6B65" w:rsidRPr="00AF68CE">
        <w:rPr>
          <w:i/>
          <w:iCs/>
          <w:sz w:val="20"/>
          <w:szCs w:val="20"/>
          <w:lang w:val="en-GB"/>
        </w:rPr>
        <w:t>N. gonorrhoeae</w:t>
      </w:r>
      <w:r w:rsidR="009C6B65" w:rsidRPr="00AF68CE">
        <w:rPr>
          <w:sz w:val="20"/>
          <w:szCs w:val="20"/>
          <w:lang w:val="en-GB"/>
        </w:rPr>
        <w:t xml:space="preserve"> clusters to date</w:t>
      </w:r>
      <w:r w:rsidR="00FE0B8D" w:rsidRPr="00AF68CE">
        <w:rPr>
          <w:sz w:val="20"/>
          <w:szCs w:val="20"/>
          <w:lang w:val="en-GB"/>
        </w:rPr>
        <w:t xml:space="preserve"> </w:t>
      </w:r>
      <w:r w:rsidR="00022A37" w:rsidRPr="00AF68CE">
        <w:rPr>
          <w:sz w:val="20"/>
          <w:szCs w:val="20"/>
          <w:lang w:val="en-GB"/>
        </w:rPr>
        <w:fldChar w:fldCharType="begin"/>
      </w:r>
      <w:r w:rsidR="00031F54" w:rsidRPr="00AF68CE">
        <w:rPr>
          <w:sz w:val="20"/>
          <w:szCs w:val="20"/>
          <w:lang w:val="en-GB"/>
        </w:rPr>
        <w:instrText xml:space="preserve"> ADDIN ZOTERO_ITEM CSL_CITATION {"citationID":"g8gmq4EJ","properties":{"unsorted":false,"formattedCitation":"[12]","plainCitation":"[12]","noteIndex":0},"citationItems":[{"id":468,"uris":["http://zotero.org/users/9663344/items/VTAG53KE"],"itemData":{"id":468,"type":"article-journal","abstract":"OBJECTIVES: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022A37" w:rsidRPr="00AF68CE">
        <w:rPr>
          <w:sz w:val="20"/>
          <w:szCs w:val="20"/>
          <w:lang w:val="en-GB"/>
        </w:rPr>
        <w:fldChar w:fldCharType="separate"/>
      </w:r>
      <w:r w:rsidR="00022A37" w:rsidRPr="00AF68CE">
        <w:rPr>
          <w:noProof/>
          <w:sz w:val="20"/>
          <w:szCs w:val="20"/>
          <w:lang w:val="en-GB"/>
        </w:rPr>
        <w:t>[12]</w:t>
      </w:r>
      <w:r w:rsidR="00022A37" w:rsidRPr="00AF68CE">
        <w:rPr>
          <w:sz w:val="20"/>
          <w:szCs w:val="20"/>
          <w:lang w:val="en-GB"/>
        </w:rPr>
        <w:fldChar w:fldCharType="end"/>
      </w:r>
      <w:r w:rsidR="009C6B65" w:rsidRPr="00AF68CE">
        <w:rPr>
          <w:sz w:val="20"/>
          <w:szCs w:val="20"/>
          <w:lang w:val="en-GB"/>
        </w:rPr>
        <w:t xml:space="preserve">, but </w:t>
      </w:r>
      <w:r w:rsidRPr="00AF68CE">
        <w:rPr>
          <w:sz w:val="20"/>
          <w:szCs w:val="20"/>
          <w:lang w:val="en-GB"/>
        </w:rPr>
        <w:t xml:space="preserve">rising pressures on frontline ceftriaxone susceptibility </w:t>
      </w:r>
      <w:ins w:id="60" w:author="#WANG ZIHAO#" w:date="2026-06-16T16:51:00Z" w16du:dateUtc="2026-06-16T08:51:00Z">
        <w:r w:rsidR="00D44B57" w:rsidRPr="005976C8">
          <w:rPr>
            <w:sz w:val="20"/>
            <w:szCs w:val="20"/>
            <w:highlight w:val="lightGray"/>
            <w:lang w:val="en-GB"/>
          </w:rPr>
          <w:t>reported in England since 2021</w:t>
        </w:r>
        <w:r w:rsidR="00D44B57">
          <w:rPr>
            <w:sz w:val="20"/>
            <w:szCs w:val="20"/>
            <w:lang w:val="en-GB"/>
          </w:rPr>
          <w:t xml:space="preserve"> </w:t>
        </w:r>
      </w:ins>
      <w:r w:rsidRPr="00AF68CE">
        <w:rPr>
          <w:sz w:val="20"/>
          <w:szCs w:val="20"/>
        </w:rPr>
        <w:fldChar w:fldCharType="begin"/>
      </w:r>
      <w:r w:rsidR="00031F54" w:rsidRPr="00AF68CE">
        <w:rPr>
          <w:sz w:val="20"/>
          <w:szCs w:val="20"/>
        </w:rPr>
        <w:instrText xml:space="preserve"> ADDIN ZOTERO_ITEM CSL_CITATION {"citationID":"JWrY4xsC","properties":{"unsorted":false,"formattedCitation":"[28]","plainCitation":"[28]","noteIndex":0},"citationItems":[{"id":437,"uris":["http://zotero.org/users/9663344/items/6QKYAFY5"],"itemData":{"id":437,"type":"webpage","container-title":"UK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instrText>
      </w:r>
      <w:r w:rsidRPr="00AF68CE">
        <w:rPr>
          <w:sz w:val="20"/>
          <w:szCs w:val="20"/>
        </w:rPr>
        <w:fldChar w:fldCharType="separate"/>
      </w:r>
      <w:r w:rsidR="00A83A09" w:rsidRPr="00AF68CE">
        <w:rPr>
          <w:noProof/>
          <w:sz w:val="20"/>
          <w:szCs w:val="20"/>
        </w:rPr>
        <w:t>[28]</w:t>
      </w:r>
      <w:r w:rsidRPr="00AF68CE">
        <w:rPr>
          <w:sz w:val="20"/>
          <w:szCs w:val="20"/>
        </w:rPr>
        <w:fldChar w:fldCharType="end"/>
      </w:r>
      <w:r w:rsidRPr="00AF68CE">
        <w:rPr>
          <w:sz w:val="20"/>
          <w:szCs w:val="20"/>
          <w:lang w:val="en-GB"/>
        </w:rPr>
        <w:t xml:space="preserve">. </w:t>
      </w:r>
      <w:r w:rsidR="00455976" w:rsidRPr="00AF68CE">
        <w:rPr>
          <w:sz w:val="20"/>
          <w:szCs w:val="20"/>
          <w:lang w:val="en-GB"/>
        </w:rPr>
        <w:t>T</w:t>
      </w:r>
      <w:r w:rsidRPr="00AF68CE">
        <w:rPr>
          <w:sz w:val="20"/>
          <w:szCs w:val="20"/>
          <w:lang w:val="en-GB"/>
        </w:rPr>
        <w:t xml:space="preserve">his context </w:t>
      </w:r>
      <w:r w:rsidR="00455976" w:rsidRPr="00AF68CE">
        <w:rPr>
          <w:sz w:val="20"/>
          <w:szCs w:val="20"/>
          <w:lang w:val="en-GB"/>
        </w:rPr>
        <w:t xml:space="preserve">has the </w:t>
      </w:r>
      <w:r w:rsidR="00697102">
        <w:rPr>
          <w:sz w:val="20"/>
          <w:szCs w:val="20"/>
          <w:lang w:val="en-GB"/>
        </w:rPr>
        <w:t xml:space="preserve">epidemiological </w:t>
      </w:r>
      <w:r w:rsidR="00455976" w:rsidRPr="00AF68CE">
        <w:rPr>
          <w:sz w:val="20"/>
          <w:szCs w:val="20"/>
          <w:lang w:val="en-GB"/>
        </w:rPr>
        <w:t xml:space="preserve">data required </w:t>
      </w:r>
      <w:r w:rsidRPr="00AF68CE">
        <w:rPr>
          <w:sz w:val="20"/>
          <w:szCs w:val="20"/>
          <w:lang w:val="en-GB"/>
        </w:rPr>
        <w:t xml:space="preserve">for </w:t>
      </w:r>
      <w:r w:rsidR="00455976" w:rsidRPr="00AF68CE">
        <w:rPr>
          <w:sz w:val="20"/>
          <w:szCs w:val="20"/>
          <w:lang w:val="en-GB"/>
        </w:rPr>
        <w:t xml:space="preserve">model </w:t>
      </w:r>
      <w:r w:rsidRPr="00AF68CE">
        <w:rPr>
          <w:sz w:val="20"/>
          <w:szCs w:val="20"/>
          <w:lang w:val="en-GB"/>
        </w:rPr>
        <w:t xml:space="preserve">calibration and evaluating targeted public health interventions. </w:t>
      </w:r>
      <w:del w:id="61" w:author="#WANG ZIHAO#" w:date="2026-06-16T17:23:00Z" w16du:dateUtc="2026-06-16T09:23:00Z">
        <w:r w:rsidR="00EF3514" w:rsidRPr="00AF68CE" w:rsidDel="00FE46B5">
          <w:rPr>
            <w:sz w:val="20"/>
            <w:szCs w:val="20"/>
            <w:lang w:val="en-GB"/>
          </w:rPr>
          <w:delText>A comprehensive description of the mathematical modelling workflow, comprising</w:delText>
        </w:r>
        <w:r w:rsidR="00455976" w:rsidRPr="00AF68CE" w:rsidDel="00FE46B5">
          <w:rPr>
            <w:sz w:val="20"/>
            <w:szCs w:val="20"/>
            <w:lang w:val="en-GB"/>
          </w:rPr>
          <w:delText xml:space="preserve"> the model</w:delText>
        </w:r>
        <w:r w:rsidR="00EF3514" w:rsidRPr="00AF68CE" w:rsidDel="00FE46B5">
          <w:rPr>
            <w:sz w:val="20"/>
            <w:szCs w:val="20"/>
            <w:lang w:val="en-GB"/>
          </w:rPr>
          <w:delText xml:space="preserve"> specification, parameterization, calibration, and </w:delText>
        </w:r>
        <w:r w:rsidR="00455976" w:rsidRPr="00AF68CE" w:rsidDel="00FE46B5">
          <w:rPr>
            <w:sz w:val="20"/>
            <w:szCs w:val="20"/>
            <w:lang w:val="en-GB"/>
          </w:rPr>
          <w:delText>intervention simulations</w:delText>
        </w:r>
        <w:r w:rsidR="00EF3514" w:rsidRPr="00AF68CE" w:rsidDel="00FE46B5">
          <w:rPr>
            <w:sz w:val="20"/>
            <w:szCs w:val="20"/>
            <w:lang w:val="en-GB"/>
          </w:rPr>
          <w:delText>, is detailed in the Supplementary Information. To ensure methodological transparency and reproducibility, all structural parameters, state variables, and initial conditions are explicitly codified alongside their respective point estimates, probability distributions, and primary empirical data sources.</w:delText>
        </w:r>
      </w:del>
    </w:p>
    <w:p w14:paraId="5DD917E9" w14:textId="0B938617" w:rsidR="00037B19" w:rsidRDefault="00AF68CE">
      <w:pPr>
        <w:pStyle w:val="NormalWeb"/>
        <w:numPr>
          <w:ilvl w:val="0"/>
          <w:numId w:val="11"/>
        </w:numPr>
        <w:spacing w:line="276" w:lineRule="auto"/>
        <w:jc w:val="both"/>
        <w:rPr>
          <w:ins w:id="62" w:author="#WANG ZIHAO#" w:date="2026-06-16T15:06:00Z" w16du:dateUtc="2026-06-16T07:06:00Z"/>
          <w:sz w:val="20"/>
          <w:szCs w:val="20"/>
          <w:lang w:val="en-GB"/>
        </w:rPr>
        <w:pPrChange w:id="63" w:author="#WANG ZIHAO#" w:date="2026-06-16T15:06:00Z" w16du:dateUtc="2026-06-16T07:06:00Z">
          <w:pPr>
            <w:pStyle w:val="NormalWeb"/>
            <w:spacing w:line="276" w:lineRule="auto"/>
            <w:jc w:val="both"/>
          </w:pPr>
        </w:pPrChange>
      </w:pPr>
      <w:commentRangeStart w:id="64"/>
      <w:commentRangeStart w:id="65"/>
      <w:r w:rsidRPr="00037B19">
        <w:rPr>
          <w:sz w:val="20"/>
          <w:szCs w:val="20"/>
          <w:lang w:val="en-GB"/>
          <w:rPrChange w:id="66" w:author="#WANG ZIHAO#" w:date="2026-06-16T15:05:00Z" w16du:dateUtc="2026-06-16T07:05:00Z">
            <w:rPr>
              <w:b/>
              <w:bCs/>
              <w:sz w:val="20"/>
              <w:szCs w:val="20"/>
              <w:lang w:val="en-GB"/>
            </w:rPr>
          </w:rPrChange>
        </w:rPr>
        <w:t>Interventions</w:t>
      </w:r>
      <w:r w:rsidRPr="00037B19">
        <w:rPr>
          <w:sz w:val="20"/>
          <w:szCs w:val="20"/>
          <w:lang w:val="en-GB"/>
        </w:rPr>
        <w:t xml:space="preserve"> </w:t>
      </w:r>
    </w:p>
    <w:p w14:paraId="30AACBE5" w14:textId="3B0166C5" w:rsidR="00AF68CE" w:rsidRPr="00CF5428" w:rsidRDefault="00AF68CE" w:rsidP="006E0D5A">
      <w:pPr>
        <w:pStyle w:val="NormalWeb"/>
        <w:spacing w:line="276" w:lineRule="auto"/>
        <w:jc w:val="both"/>
        <w:rPr>
          <w:sz w:val="20"/>
          <w:szCs w:val="20"/>
          <w:lang w:val="en-GB"/>
        </w:rPr>
      </w:pPr>
      <w:r w:rsidRPr="00C27B37">
        <w:rPr>
          <w:sz w:val="20"/>
          <w:szCs w:val="20"/>
          <w:lang w:val="en-GB"/>
        </w:rPr>
        <w:t xml:space="preserve">To evaluate the long-term epidemiological </w:t>
      </w:r>
      <w:del w:id="67" w:author="#WANG ZIHAO#" w:date="2026-06-16T16:47:00Z" w16du:dateUtc="2026-06-16T08:47:00Z">
        <w:r w:rsidRPr="00C27B37" w:rsidDel="00424AA7">
          <w:rPr>
            <w:sz w:val="20"/>
            <w:szCs w:val="20"/>
            <w:lang w:val="en-GB"/>
          </w:rPr>
          <w:delText xml:space="preserve">and evolutionary </w:delText>
        </w:r>
      </w:del>
      <w:r w:rsidRPr="00C27B37">
        <w:rPr>
          <w:sz w:val="20"/>
          <w:szCs w:val="20"/>
          <w:lang w:val="en-GB"/>
        </w:rPr>
        <w:t>impacts</w:t>
      </w:r>
      <w:r>
        <w:rPr>
          <w:sz w:val="20"/>
          <w:szCs w:val="20"/>
          <w:lang w:val="en-GB"/>
        </w:rPr>
        <w:t xml:space="preserve"> of widespread doxy-PEP or vaccination rollout</w:t>
      </w:r>
      <w:r w:rsidRPr="00C27B37">
        <w:rPr>
          <w:sz w:val="20"/>
          <w:szCs w:val="20"/>
          <w:lang w:val="en-GB"/>
        </w:rPr>
        <w:t xml:space="preserve"> </w:t>
      </w:r>
      <w:del w:id="68" w:author="#WANG ZIHAO#" w:date="2026-06-16T16:49:00Z" w16du:dateUtc="2026-06-16T08:49:00Z">
        <w:r w:rsidRPr="00C27B37" w:rsidDel="00906C91">
          <w:rPr>
            <w:sz w:val="20"/>
            <w:szCs w:val="20"/>
            <w:lang w:val="en-GB"/>
          </w:rPr>
          <w:delText>on the</w:delText>
        </w:r>
      </w:del>
      <w:ins w:id="69" w:author="#WANG ZIHAO#" w:date="2026-06-16T16:49:00Z" w16du:dateUtc="2026-06-16T08:49:00Z">
        <w:r w:rsidR="00906C91">
          <w:rPr>
            <w:sz w:val="20"/>
            <w:szCs w:val="20"/>
            <w:lang w:val="en-GB"/>
          </w:rPr>
          <w:t>against</w:t>
        </w:r>
      </w:ins>
      <w:r w:rsidRPr="00C27B37">
        <w:rPr>
          <w:sz w:val="20"/>
          <w:szCs w:val="20"/>
          <w:lang w:val="en-GB"/>
        </w:rPr>
        <w:t xml:space="preserve"> </w:t>
      </w:r>
      <w:r w:rsidRPr="00216CCD">
        <w:rPr>
          <w:i/>
          <w:iCs/>
          <w:sz w:val="20"/>
          <w:szCs w:val="20"/>
          <w:lang w:val="en-GB"/>
        </w:rPr>
        <w:t>N. gonorrhoeae</w:t>
      </w:r>
      <w:del w:id="70" w:author="#WANG ZIHAO#" w:date="2026-06-16T16:49:00Z" w16du:dateUtc="2026-06-16T08:49:00Z">
        <w:r w:rsidRPr="00C27B37" w:rsidDel="00906C91">
          <w:rPr>
            <w:sz w:val="20"/>
            <w:szCs w:val="20"/>
            <w:lang w:val="en-GB"/>
          </w:rPr>
          <w:delText xml:space="preserve"> </w:delText>
        </w:r>
      </w:del>
      <w:del w:id="71" w:author="#WANG ZIHAO#" w:date="2026-06-16T16:48:00Z" w16du:dateUtc="2026-06-16T08:48:00Z">
        <w:r w:rsidRPr="00C27B37" w:rsidDel="00906C91">
          <w:rPr>
            <w:sz w:val="20"/>
            <w:szCs w:val="20"/>
            <w:lang w:val="en-GB"/>
          </w:rPr>
          <w:delText>reservoir</w:delText>
        </w:r>
      </w:del>
      <w:r w:rsidRPr="00C27B37">
        <w:rPr>
          <w:sz w:val="20"/>
          <w:szCs w:val="20"/>
          <w:lang w:val="en-GB"/>
        </w:rPr>
        <w:t>, we simulated two distinct interventions across a 15-year horizon (202</w:t>
      </w:r>
      <w:r>
        <w:rPr>
          <w:sz w:val="20"/>
          <w:szCs w:val="20"/>
          <w:lang w:val="en-GB"/>
        </w:rPr>
        <w:t>7-</w:t>
      </w:r>
      <w:r w:rsidRPr="00C27B37">
        <w:rPr>
          <w:sz w:val="20"/>
          <w:szCs w:val="20"/>
          <w:lang w:val="en-GB"/>
        </w:rPr>
        <w:t xml:space="preserve">2041), implemented both as standalone and combined </w:t>
      </w:r>
      <w:r>
        <w:rPr>
          <w:sz w:val="20"/>
          <w:szCs w:val="20"/>
          <w:lang w:val="en-GB"/>
        </w:rPr>
        <w:t>strategies</w:t>
      </w:r>
      <w:r w:rsidRPr="00C27B37">
        <w:rPr>
          <w:sz w:val="20"/>
          <w:szCs w:val="20"/>
          <w:lang w:val="en-GB"/>
        </w:rPr>
        <w:t xml:space="preserve"> against a baseline counterfactual of standard care. The first intervention, </w:t>
      </w:r>
      <w:r>
        <w:rPr>
          <w:sz w:val="20"/>
          <w:szCs w:val="20"/>
          <w:lang w:val="en-GB"/>
        </w:rPr>
        <w:t>doxy-PEP (</w:t>
      </w:r>
      <w:r w:rsidRPr="00AC7158">
        <w:rPr>
          <w:sz w:val="20"/>
          <w:szCs w:val="20"/>
          <w:lang w:val="en-GB"/>
        </w:rPr>
        <w:t xml:space="preserve">indicated primarily for syphilis prevention but providing secondary, partial protection against </w:t>
      </w:r>
      <w:r w:rsidRPr="00216CCD">
        <w:rPr>
          <w:i/>
          <w:iCs/>
          <w:sz w:val="20"/>
          <w:szCs w:val="20"/>
          <w:lang w:val="en-GB"/>
        </w:rPr>
        <w:t>N. gonorrhoeae</w:t>
      </w:r>
      <w:r>
        <w:rPr>
          <w:sz w:val="20"/>
          <w:szCs w:val="20"/>
          <w:lang w:val="en-GB"/>
        </w:rPr>
        <w:t>)</w:t>
      </w:r>
      <w:r w:rsidRPr="00C27B37">
        <w:rPr>
          <w:sz w:val="20"/>
          <w:szCs w:val="20"/>
          <w:lang w:val="en-GB"/>
        </w:rPr>
        <w:t xml:space="preserve">, was characterized as an antibiotic-based, systemic chemoprophylactic strategy targeting </w:t>
      </w:r>
      <w:r>
        <w:rPr>
          <w:sz w:val="20"/>
          <w:szCs w:val="20"/>
          <w:lang w:val="en-GB"/>
        </w:rPr>
        <w:t>MSM</w:t>
      </w:r>
      <w:r w:rsidRPr="00C27B37">
        <w:rPr>
          <w:sz w:val="20"/>
          <w:szCs w:val="20"/>
          <w:lang w:val="en-GB"/>
        </w:rPr>
        <w:t xml:space="preserve"> following condomless sexual exposure</w:t>
      </w:r>
      <w:r>
        <w:rPr>
          <w:sz w:val="20"/>
          <w:szCs w:val="20"/>
          <w:lang w:val="en-GB"/>
        </w:rPr>
        <w:t>. M</w:t>
      </w:r>
      <w:r w:rsidRPr="00C27B37">
        <w:rPr>
          <w:sz w:val="20"/>
          <w:szCs w:val="20"/>
          <w:lang w:val="en-GB"/>
        </w:rPr>
        <w:t xml:space="preserve">echanistically, it was modelled as an agent-selective filter that exerts bactericidal efficacy against </w:t>
      </w:r>
      <w:del w:id="72" w:author="#WANG ZIHAO#" w:date="2026-06-18T23:16:00Z" w16du:dateUtc="2026-06-18T15:16:00Z">
        <w:r w:rsidRPr="00C27B37" w:rsidDel="00317E25">
          <w:rPr>
            <w:sz w:val="20"/>
            <w:szCs w:val="20"/>
            <w:lang w:val="en-GB"/>
          </w:rPr>
          <w:delText>susceptible</w:delText>
        </w:r>
      </w:del>
      <w:ins w:id="73" w:author="#WANG ZIHAO#" w:date="2026-06-18T23:16:00Z" w16du:dateUtc="2026-06-18T15:16:00Z">
        <w:r w:rsidR="00317E25">
          <w:rPr>
            <w:sz w:val="20"/>
            <w:szCs w:val="20"/>
            <w:lang w:val="en-GB"/>
          </w:rPr>
          <w:t>baseline susceptible</w:t>
        </w:r>
      </w:ins>
      <w:r w:rsidRPr="00C27B37">
        <w:rPr>
          <w:sz w:val="20"/>
          <w:szCs w:val="20"/>
          <w:lang w:val="en-GB"/>
        </w:rPr>
        <w:t xml:space="preserve"> </w:t>
      </w:r>
      <w:del w:id="74" w:author="#WANG ZIHAO#" w:date="2026-06-18T23:09:00Z" w16du:dateUtc="2026-06-18T15:09:00Z">
        <w:r w:rsidRPr="00C27B37" w:rsidDel="00501720">
          <w:rPr>
            <w:sz w:val="20"/>
            <w:szCs w:val="20"/>
            <w:lang w:val="en-GB"/>
          </w:rPr>
          <w:delText>wild-type</w:delText>
        </w:r>
      </w:del>
      <w:del w:id="75" w:author="#WANG ZIHAO#" w:date="2026-06-18T23:14:00Z" w16du:dateUtc="2026-06-18T15:14:00Z">
        <w:r w:rsidRPr="00C27B37" w:rsidDel="00317E25">
          <w:rPr>
            <w:sz w:val="20"/>
            <w:szCs w:val="20"/>
            <w:lang w:val="en-GB"/>
          </w:rPr>
          <w:delText xml:space="preserve"> </w:delText>
        </w:r>
      </w:del>
      <w:r w:rsidRPr="00C27B37">
        <w:rPr>
          <w:sz w:val="20"/>
          <w:szCs w:val="20"/>
          <w:lang w:val="en-GB"/>
        </w:rPr>
        <w:t xml:space="preserve">strains but exhibits </w:t>
      </w:r>
      <w:commentRangeStart w:id="76"/>
      <w:commentRangeStart w:id="77"/>
      <w:r w:rsidRPr="00C27B37">
        <w:rPr>
          <w:sz w:val="20"/>
          <w:szCs w:val="20"/>
          <w:lang w:val="en-GB"/>
        </w:rPr>
        <w:t xml:space="preserve">a complete </w:t>
      </w:r>
      <w:del w:id="78" w:author="#WANG ZIHAO#" w:date="2026-06-16T16:06:00Z" w16du:dateUtc="2026-06-16T08:06:00Z">
        <w:r w:rsidRPr="00C27B37" w:rsidDel="004255D7">
          <w:rPr>
            <w:sz w:val="20"/>
            <w:szCs w:val="20"/>
            <w:lang w:val="en-GB"/>
          </w:rPr>
          <w:delText xml:space="preserve">therapeutic </w:delText>
        </w:r>
      </w:del>
      <w:ins w:id="79" w:author="#WANG ZIHAO#" w:date="2026-06-16T16:06:00Z" w16du:dateUtc="2026-06-16T08:06:00Z">
        <w:r w:rsidR="004255D7">
          <w:rPr>
            <w:sz w:val="20"/>
            <w:szCs w:val="20"/>
            <w:lang w:val="en-GB"/>
          </w:rPr>
          <w:t>prophylactic</w:t>
        </w:r>
        <w:r w:rsidR="004255D7" w:rsidRPr="00C27B37">
          <w:rPr>
            <w:sz w:val="20"/>
            <w:szCs w:val="20"/>
            <w:lang w:val="en-GB"/>
          </w:rPr>
          <w:t xml:space="preserve"> </w:t>
        </w:r>
      </w:ins>
      <w:r w:rsidRPr="00C27B37">
        <w:rPr>
          <w:sz w:val="20"/>
          <w:szCs w:val="20"/>
          <w:lang w:val="en-GB"/>
        </w:rPr>
        <w:t xml:space="preserve">blind spot </w:t>
      </w:r>
      <w:commentRangeEnd w:id="76"/>
      <w:r w:rsidRPr="00C27B37">
        <w:rPr>
          <w:rStyle w:val="CommentReference"/>
          <w:sz w:val="20"/>
          <w:szCs w:val="20"/>
          <w:lang w:val="en-GB"/>
        </w:rPr>
        <w:commentReference w:id="76"/>
      </w:r>
      <w:commentRangeEnd w:id="77"/>
      <w:r w:rsidR="004255D7" w:rsidRPr="00C27B37">
        <w:rPr>
          <w:rStyle w:val="CommentReference"/>
          <w:sz w:val="20"/>
          <w:szCs w:val="20"/>
          <w:lang w:val="en-GB"/>
        </w:rPr>
        <w:commentReference w:id="77"/>
      </w:r>
      <w:r w:rsidRPr="00C27B37">
        <w:rPr>
          <w:sz w:val="20"/>
          <w:szCs w:val="20"/>
          <w:lang w:val="en-GB"/>
        </w:rPr>
        <w:t xml:space="preserve">for pre-existing </w:t>
      </w:r>
      <w:r>
        <w:rPr>
          <w:sz w:val="20"/>
          <w:szCs w:val="20"/>
          <w:lang w:val="en-GB"/>
        </w:rPr>
        <w:t>Tet-R</w:t>
      </w:r>
      <w:r w:rsidRPr="00C27B37">
        <w:rPr>
          <w:sz w:val="20"/>
          <w:szCs w:val="20"/>
          <w:lang w:val="en-GB"/>
        </w:rPr>
        <w:t xml:space="preserve"> or </w:t>
      </w:r>
      <w:r>
        <w:rPr>
          <w:sz w:val="20"/>
          <w:szCs w:val="20"/>
          <w:lang w:val="en-GB"/>
        </w:rPr>
        <w:t>Dual-R</w:t>
      </w:r>
      <w:r w:rsidRPr="00C27B37">
        <w:rPr>
          <w:sz w:val="20"/>
          <w:szCs w:val="20"/>
          <w:lang w:val="en-GB"/>
        </w:rPr>
        <w:t xml:space="preserve"> determinants. The second intervention, a moderately effective vaccine, was evaluated as an evolutionary-neutral, transmission-blocking barrier that </w:t>
      </w:r>
      <w:del w:id="80" w:author="#WANG ZIHAO#" w:date="2026-06-16T16:15:00Z" w16du:dateUtc="2026-06-16T08:15:00Z">
        <w:r w:rsidRPr="00C27B37" w:rsidDel="00ED6359">
          <w:rPr>
            <w:sz w:val="20"/>
            <w:szCs w:val="20"/>
            <w:lang w:val="en-GB"/>
          </w:rPr>
          <w:delText>down-regulates</w:delText>
        </w:r>
      </w:del>
      <w:ins w:id="81" w:author="#WANG ZIHAO#" w:date="2026-06-16T16:15:00Z" w16du:dateUtc="2026-06-16T08:15:00Z">
        <w:r w:rsidR="00ED6359">
          <w:rPr>
            <w:sz w:val="20"/>
            <w:szCs w:val="20"/>
            <w:lang w:val="en-GB"/>
          </w:rPr>
          <w:t>reduces</w:t>
        </w:r>
      </w:ins>
      <w:r w:rsidRPr="00C27B37">
        <w:rPr>
          <w:sz w:val="20"/>
          <w:szCs w:val="20"/>
          <w:lang w:val="en-GB"/>
        </w:rPr>
        <w:t xml:space="preserve"> host </w:t>
      </w:r>
      <w:commentRangeStart w:id="82"/>
      <w:commentRangeStart w:id="83"/>
      <w:r w:rsidRPr="00C27B37">
        <w:rPr>
          <w:sz w:val="20"/>
          <w:szCs w:val="20"/>
          <w:lang w:val="en-GB"/>
        </w:rPr>
        <w:t xml:space="preserve">susceptibility </w:t>
      </w:r>
      <w:commentRangeEnd w:id="82"/>
      <w:r w:rsidRPr="00C27B37">
        <w:rPr>
          <w:rStyle w:val="CommentReference"/>
          <w:sz w:val="20"/>
          <w:szCs w:val="20"/>
          <w:lang w:val="en-GB"/>
        </w:rPr>
        <w:commentReference w:id="82"/>
      </w:r>
      <w:commentRangeEnd w:id="83"/>
      <w:r w:rsidR="004255D7" w:rsidRPr="00C27B37">
        <w:rPr>
          <w:rStyle w:val="CommentReference"/>
          <w:sz w:val="20"/>
          <w:szCs w:val="20"/>
          <w:lang w:val="en-GB"/>
        </w:rPr>
        <w:commentReference w:id="83"/>
      </w:r>
      <w:r w:rsidRPr="00C27B37">
        <w:rPr>
          <w:sz w:val="20"/>
          <w:szCs w:val="20"/>
          <w:lang w:val="en-GB"/>
        </w:rPr>
        <w:t xml:space="preserve">uniformly across all bacterial </w:t>
      </w:r>
      <w:r w:rsidRPr="00F57D44">
        <w:rPr>
          <w:sz w:val="20"/>
          <w:szCs w:val="20"/>
          <w:lang w:val="en-GB"/>
        </w:rPr>
        <w:t xml:space="preserve">strains regardless of their antimicrobial resistance profiles. </w:t>
      </w:r>
      <w:ins w:id="84" w:author="#WANG ZIHAO#" w:date="2026-06-16T16:56:00Z" w16du:dateUtc="2026-06-16T08:56:00Z">
        <w:r w:rsidR="00F57D44" w:rsidRPr="00F57D44">
          <w:rPr>
            <w:sz w:val="20"/>
            <w:szCs w:val="20"/>
            <w:lang w:val="en-GB"/>
          </w:rPr>
          <w:t>The baseline uptake rate for both interventions is assumed to be 66%</w:t>
        </w:r>
        <w:r w:rsidR="00B07DB4">
          <w:rPr>
            <w:sz w:val="20"/>
            <w:szCs w:val="20"/>
            <w:lang w:val="en-GB"/>
          </w:rPr>
          <w:t xml:space="preserve"> in the main analysis</w:t>
        </w:r>
      </w:ins>
      <w:ins w:id="85" w:author="#WANG ZIHAO#" w:date="2026-06-16T16:55:00Z" w16du:dateUtc="2026-06-16T08:55:00Z">
        <w:r w:rsidR="00F57D44" w:rsidRPr="00F57D44">
          <w:rPr>
            <w:sz w:val="20"/>
            <w:szCs w:val="20"/>
            <w:lang w:val="en-GB"/>
          </w:rPr>
          <w:t xml:space="preserve">, </w:t>
        </w:r>
      </w:ins>
      <w:commentRangeStart w:id="86"/>
      <w:commentRangeStart w:id="87"/>
      <w:ins w:id="88" w:author="#WANG ZIHAO#" w:date="2026-06-16T16:54:00Z" w16du:dateUtc="2026-06-16T08:54:00Z">
        <w:r w:rsidR="00F57D44" w:rsidRPr="00F57D44">
          <w:rPr>
            <w:sz w:val="20"/>
            <w:szCs w:val="20"/>
            <w:lang w:val="en-GB"/>
            <w:rPrChange w:id="89" w:author="#WANG ZIHAO#" w:date="2026-06-16T16:55:00Z" w16du:dateUtc="2026-06-16T08:55:00Z">
              <w:rPr>
                <w:strike/>
                <w:sz w:val="20"/>
                <w:szCs w:val="20"/>
                <w:lang w:val="en-GB"/>
              </w:rPr>
            </w:rPrChange>
          </w:rPr>
          <w:t>reflecting high empirical willingness to adopt prophylaxis (</w:t>
        </w:r>
      </w:ins>
      <m:oMath>
        <m:r>
          <w:ins w:id="90" w:author="#WANG ZIHAO#" w:date="2026-06-16T16:54:00Z" w16du:dateUtc="2026-06-16T08:54:00Z">
            <w:rPr>
              <w:rFonts w:ascii="Cambria Math" w:hAnsi="Cambria Math"/>
              <w:sz w:val="20"/>
              <w:szCs w:val="20"/>
              <w:lang w:val="en-GB"/>
              <w:rPrChange w:id="91" w:author="#WANG ZIHAO#" w:date="2026-06-16T16:55:00Z" w16du:dateUtc="2026-06-16T08:55:00Z">
                <w:rPr>
                  <w:rFonts w:ascii="Cambria Math" w:hAnsi="Cambria Math"/>
                  <w:strike/>
                  <w:sz w:val="20"/>
                  <w:szCs w:val="20"/>
                  <w:lang w:val="en-GB"/>
                </w:rPr>
              </w:rPrChange>
            </w:rPr>
            <m:t>&gt;60%</m:t>
          </w:ins>
        </m:r>
      </m:oMath>
      <w:ins w:id="92" w:author="#WANG ZIHAO#" w:date="2026-06-16T16:54:00Z" w16du:dateUtc="2026-06-16T08:54:00Z">
        <w:r w:rsidR="00F57D44" w:rsidRPr="00F57D44">
          <w:rPr>
            <w:sz w:val="20"/>
            <w:szCs w:val="20"/>
            <w:lang w:val="en-GB"/>
            <w:rPrChange w:id="93" w:author="#WANG ZIHAO#" w:date="2026-06-16T16:55:00Z" w16du:dateUtc="2026-06-16T08:55:00Z">
              <w:rPr>
                <w:strike/>
                <w:sz w:val="20"/>
                <w:szCs w:val="20"/>
                <w:lang w:val="en-GB"/>
              </w:rPr>
            </w:rPrChange>
          </w:rPr>
          <w:t xml:space="preserve">) documented in recent behavioural surveys from Ireland </w:t>
        </w:r>
        <w:r w:rsidR="00F57D44" w:rsidRPr="00F57D44">
          <w:rPr>
            <w:sz w:val="20"/>
            <w:szCs w:val="20"/>
            <w:lang w:val="en-GB"/>
            <w:rPrChange w:id="94" w:author="#WANG ZIHAO#" w:date="2026-06-16T16:55:00Z" w16du:dateUtc="2026-06-16T08:55:00Z">
              <w:rPr>
                <w:strike/>
                <w:sz w:val="20"/>
                <w:szCs w:val="20"/>
                <w:lang w:val="en-GB"/>
              </w:rPr>
            </w:rPrChange>
          </w:rPr>
          <w:fldChar w:fldCharType="begin"/>
        </w:r>
      </w:ins>
      <w:r w:rsidR="00CF6E10">
        <w:rPr>
          <w:sz w:val="20"/>
          <w:szCs w:val="20"/>
          <w:lang w:val="en-GB"/>
        </w:rPr>
        <w:instrText xml:space="preserve"> ADDIN ZOTERO_ITEM CSL_CITATION {"citationID":"tSy3O1kh","properties":{"unsorted":false,"formattedCitation":"[29]","plainCitation":"[29]","noteIndex":0},"citationItems":[{"id":592,"uris":["http://zotero.org/users/9663344/items/YG5DSKYY"],"itemData":{"id":592,"type":"article-journal","abstract":"Objectives Doxycycline post-exposure prophylaxis (doxyPEP) has been shown to reduce syphilis and chlamydia incidence among gay, bisexual and other men who have sex with men (gbMSM) and transgender women (TGW). However, evidence among other populations remains limited. This study aimed to assess knowledge, attitudes, willingness and use of doxyPEP among sexual health clinic attendees and healthcare workers in Dublin.\nMethods Data were collected via two anonymous surveys in two sexual health services for service users and healthcare workers. Surveys were collected between January and March 2024. Logistic regression analyses explored factors associated with willingness to use doxyPEP.\nResults Among 378 clinic attendees (median age 32), 72% (272/378) identified as gbMSM, TGW, non-binary or gender fluid; 17% (64/378) cisgender women and 11% (42/378) heterosexual men. Overall, 62% (235/378) expressed willingness to use doxyPEP, with higher willingness observed in the gbMSM, TGW, non-binary and gender fluid group (70%, 190/272). This group also reported the highest level of knowledge of doxyPEP compared with other groups: 107/272 (39.3%). After adjustment, logistic regression analyses revealed that individuals with prior sexually transmitted infection (STI) diagnoses were more willing to use doxyPEP (adjusted OR (aOR) per number of STI diagnosed 2.00, 95% CI 1.28 to 3.03, p=0.002). 9% (35/378) reported doxyPEP use in the past 1 year. Among 52 healthcare workers, 81% (42/52) were aware of doxyPEP studies, 62% (32/52) believed it could reduce STIs, but 89% (46/52) had concerns, primarily around antimicrobial resistance.\nConclusions This is the first study evaluating doxyPEP attitudes in Ireland. Willingness to use doxyPEP was high among individuals at greatest STI risk, supporting its potential for targeted implementation. There was also interest among cisgender women and heterosexual men. However, clinician concerns about antimicrobial resistance remain a barrier. These findings highlight the need for national guidelines, ongoing surveillance and research, including among heterosexual men and cisgender women, to inform equitable and safe doxyPEP prescription.","container-title":"Sexually Transmitted Infections","DOI":"10.1136/sextrans-2025-056565","ISSN":"1368-4973, 1472-3263","journalAbbreviation":"Sex Transm Infect","language":"en","license":"© Author(s) (or their employer(s)) 2026. No commercial re-use. See rights and permissions. Published by BMJ Group.","PMID":"42135198","publisher":"BMJ Publishing Group Ltd","section":"Short report","source":"sti.bmj.com","title":"Knowledge, attitudes and behaviours in relation to doxycycline post-exposure prophylaxis use among attendees and healthcare workers at two sexual health services in Ireland","URL":"https://sti.bmj.com/content/early/2026/05/13/sextrans-2025-056565","author":[{"family":"Keane","given":"Amy"},{"family":"Lyons","given":"Fiona"},{"family":"Smith","given":"Colette J."},{"family":"Caixeta","given":"Diego"},{"family":"Molina","given":"Jean-Michel"},{"family":"Villa","given":"Giovanni"}],"accessed":{"date-parts":[["2026",5,22]]},"issued":{"date-parts":[["2026",5,14]]}}}],"schema":"https://github.com/citation-style-language/schema/raw/master/csl-citation.json"} </w:instrText>
      </w:r>
      <w:ins w:id="95" w:author="#WANG ZIHAO#" w:date="2026-06-16T16:54:00Z" w16du:dateUtc="2026-06-16T08:54:00Z">
        <w:r w:rsidR="00F57D44" w:rsidRPr="00F57D44">
          <w:rPr>
            <w:sz w:val="20"/>
            <w:szCs w:val="20"/>
            <w:lang w:val="en-GB"/>
            <w:rPrChange w:id="96" w:author="#WANG ZIHAO#" w:date="2026-06-16T16:55:00Z" w16du:dateUtc="2026-06-16T08:55:00Z">
              <w:rPr>
                <w:strike/>
                <w:sz w:val="20"/>
                <w:szCs w:val="20"/>
                <w:lang w:val="en-GB"/>
              </w:rPr>
            </w:rPrChange>
          </w:rPr>
          <w:fldChar w:fldCharType="separate"/>
        </w:r>
      </w:ins>
      <w:r w:rsidR="00CF6E10">
        <w:rPr>
          <w:noProof/>
          <w:sz w:val="20"/>
          <w:szCs w:val="20"/>
          <w:lang w:val="en-GB"/>
        </w:rPr>
        <w:t>[29]</w:t>
      </w:r>
      <w:ins w:id="97" w:author="#WANG ZIHAO#" w:date="2026-06-16T16:54:00Z" w16du:dateUtc="2026-06-16T08:54:00Z">
        <w:r w:rsidR="00F57D44" w:rsidRPr="00F57D44">
          <w:rPr>
            <w:sz w:val="20"/>
            <w:szCs w:val="20"/>
            <w:lang w:val="en-GB"/>
            <w:rPrChange w:id="98" w:author="#WANG ZIHAO#" w:date="2026-06-16T16:55:00Z" w16du:dateUtc="2026-06-16T08:55:00Z">
              <w:rPr>
                <w:strike/>
                <w:sz w:val="20"/>
                <w:szCs w:val="20"/>
                <w:lang w:val="en-GB"/>
              </w:rPr>
            </w:rPrChange>
          </w:rPr>
          <w:fldChar w:fldCharType="end"/>
        </w:r>
        <w:r w:rsidR="00F57D44" w:rsidRPr="00F57D44">
          <w:rPr>
            <w:sz w:val="20"/>
            <w:szCs w:val="20"/>
            <w:lang w:val="en-GB"/>
            <w:rPrChange w:id="99" w:author="#WANG ZIHAO#" w:date="2026-06-16T16:55:00Z" w16du:dateUtc="2026-06-16T08:55:00Z">
              <w:rPr>
                <w:strike/>
                <w:sz w:val="20"/>
                <w:szCs w:val="20"/>
                <w:lang w:val="en-GB"/>
              </w:rPr>
            </w:rPrChange>
          </w:rPr>
          <w:t xml:space="preserve"> and Australia </w:t>
        </w:r>
        <w:r w:rsidR="00F57D44" w:rsidRPr="00F57D44">
          <w:rPr>
            <w:sz w:val="20"/>
            <w:szCs w:val="20"/>
            <w:lang w:val="en-GB"/>
            <w:rPrChange w:id="100" w:author="#WANG ZIHAO#" w:date="2026-06-16T16:55:00Z" w16du:dateUtc="2026-06-16T08:55:00Z">
              <w:rPr>
                <w:strike/>
                <w:sz w:val="20"/>
                <w:szCs w:val="20"/>
                <w:lang w:val="en-GB"/>
              </w:rPr>
            </w:rPrChange>
          </w:rPr>
          <w:fldChar w:fldCharType="begin"/>
        </w:r>
      </w:ins>
      <w:r w:rsidR="00CF6E10">
        <w:rPr>
          <w:sz w:val="20"/>
          <w:szCs w:val="20"/>
          <w:lang w:val="en-GB"/>
        </w:rPr>
        <w:instrText xml:space="preserve"> ADDIN ZOTERO_ITEM CSL_CITATION {"citationID":"RDNaKXru","properties":{"unsorted":false,"formattedCitation":"[30], [31]","plainCitation":"[30], [31]","noteIndex":0},"citationItems":[{"id":31,"uris":["http://zotero.org/users/9663344/items/4XJG4MB8"],"itemData":{"id":31,"type":"article-journal","abstract":"BACKGROUND: Over the last decade, syphilis epidemics have resurged around the world, particularly among gay men. An innovative public health response could be the use of chemoprophylaxis. We sought out to determine the acceptability of syphilis chemoprophylaxis and its likely population effectiveness if it were adopted.\nMETHODS: We conducted a mixed-methods study. An online survey (n = 2095 participants) and focus groups (n = 23 participants) were conducted to determine whether syphilis chemoprophylaxis is likely to be acceptable to gay men in Australia. We also developed an individual-based mathematical model that simulated a population of gay men, to explore the potential impact of introducing chemoprophylaxis.\nRESULTS: Of the 2095 gay men surveyed, 52.7% (95% confidence interval, 50.6%-54.8%) indicated that they would be very likely or slightly likely to use chemoprophylaxis to reduce their chance of acquiring syphilis, increasing to 75.8% (95% confidence interval, 74.0%-77.6%) if chemoprophylaxis would help reduce infections in the gay community. In this model, 70% use-effectiveness of chemoprophylaxis used by 50% of gay men is expected to reduce the number of syphilis cases by </w:instrText>
      </w:r>
      <w:r w:rsidR="00CF6E10">
        <w:rPr>
          <w:rFonts w:ascii="Cambria Math" w:hAnsi="Cambria Math" w:cs="Cambria Math"/>
          <w:sz w:val="20"/>
          <w:szCs w:val="20"/>
          <w:lang w:val="en-GB"/>
        </w:rPr>
        <w:instrText>∼</w:instrText>
      </w:r>
      <w:r w:rsidR="00CF6E10">
        <w:rPr>
          <w:sz w:val="20"/>
          <w:szCs w:val="20"/>
          <w:lang w:val="en-GB"/>
        </w:rPr>
        <w:instrText xml:space="preserve">50% after 12 months and 85% after 10 years. The majority of the prevention efforts can be gained by targeting subpopulations of men with higher sexual activity.\nCONCLUSIONS: Chemoprophylaxis offers promise as an acceptable and effective intervention for mitigating syphilis epidemics. The outcomes of a planned placebo-controlled syphilis chemoprophylaxis trial are eagerly anticipated.","container-title":"Sexually Transmitted Diseases","DOI":"10.1097/OLQ.0b013e31820e64fd","ISSN":"1537-4521","issue":"7","journalAbbreviation":"Sex Transm Dis","language":"eng","page":"573-579","PMID":"21343845","source":"PubMed","title":"Chemoprophylaxis is likely to be acceptable and could mitigate syphilis epidemics among populations of gay men","volume":"38","author":[{"family":"Wilson","given":"David P."},{"family":"Prestage","given":"Garrett P."},{"family":"Gray","given":"Richard T."},{"family":"Hoare","given":"Alexander"},{"family":"McCann","given":"Pol"},{"family":"Down","given":"Ian"},{"family":"Guy","given":"Rebecca J."},{"family":"Drummond","given":"Fraser"},{"family":"Klausner","given":"Jeffrey D."},{"family":"Donovan","given":"Basil"},{"family":"Kaldor","given":"John M."}],"issued":{"date-parts":[["2011",7]]}}},{"id":23,"uris":["http://zotero.org/users/9663344/items/8RIMPTL6"],"itemData":{"id":23,"type":"article-journal","abstract":"BACKGROUND: There is growing interest in novel sexually transmissible infection (STI) prevention strategies, including doxycycline postexposure prophylaxis (doxy-PEP). We assessed interest in doxy-PEP and other STI prevention strategies among gay and bisexual men and nonbinary people in Australia, as well as prior antibiotic use for STI prevention, and knowledge of antimicrobial resistance (AMR).\nMETHODS: We conducted a national, online survey in June to July 2023. Multivariable logistic regression was used to identify factors associated with the acceptability of doxy-PEP.\nRESULTS: Of 2046 participants, 26.9% had been diagnosed with an STI in the previous year. Condoms were rated as an acceptable STI prevention strategy by 45.1% of the sample, STI preexposure prophylaxis by 54.0%, and doxy-PEP by 75.8%. Previous antibiotic use for STI prevention was reported by 7.5% of the sample, and 2.6% were currently using antibiotics for STI prevention. Over half the sample (62.1%) had some knowledge of AMR. Of those who knew something about AMR, 76.2% were concerned about it. Interest in using doxy-PEP was independently associated with previous use of antibiotics for STI prevention (adjusted odds ratio, 3.09; 95% confidence interval, 1.78-5.35; P &lt; 0.001), whereas those who were concerned about AMR were less interested in it (adjusted odds ratio, 0.51; 95% confidence interval, 0.36-0.72; P &lt; 0.001).\nCONCLUSIONS: Doxycycline postexposure prophylaxis was highly acceptable to gay and bisexual men and nonbinary people in Australia, and few factors distinguished between interest in using it or not. We recommend community and professional discussion and education about the effective use of doxy-PEP, AMR, and who would most benefit from doxy-PEP.","container-title":"Sexually Transmitted Diseases","DOI":"10.1097/OLQ.0000000000002079","ISSN":"1537-4521","issue":"2","journalAbbreviation":"Sex Transm Dis","language":"eng","page":"73-80","PMID":"39316034","PMCID":"PMC11723483","source":"PubMed","title":"Acceptability of Doxycycline Prophylaxis, Prior Antibiotic Use, and Knowledge of Antimicrobial Resistance Among Australian Gay and Bisexual Men and Nonbinary People","volume":"52","author":[{"family":"Holt","given":"Martin"},{"family":"Bavinton","given":"Benjamin R."},{"family":"Calabrese","given":"Sarah K."},{"family":"Broady","given":"Timothy R."},{"family":"Clackett","given":"Shawn"},{"family":"Cornelisse","given":"Vincent J."},{"family":"Yu","given":"Simin"},{"family":"Gordon","given":"Tina"},{"family":"Heath-Paynter","given":"Dash"},{"family":"Wit","given":"John B. F.","non-dropping-particle":"de"},{"family":"MacGibbon","given":"James"}],"issued":{"date-parts":[["2025",2,1]]}}}],"schema":"https://github.com/citation-style-language/schema/raw/master/csl-citation.json"} </w:instrText>
      </w:r>
      <w:ins w:id="101" w:author="#WANG ZIHAO#" w:date="2026-06-16T16:54:00Z" w16du:dateUtc="2026-06-16T08:54:00Z">
        <w:r w:rsidR="00F57D44" w:rsidRPr="00F57D44">
          <w:rPr>
            <w:sz w:val="20"/>
            <w:szCs w:val="20"/>
            <w:lang w:val="en-GB"/>
            <w:rPrChange w:id="102" w:author="#WANG ZIHAO#" w:date="2026-06-16T16:55:00Z" w16du:dateUtc="2026-06-16T08:55:00Z">
              <w:rPr>
                <w:strike/>
                <w:sz w:val="20"/>
                <w:szCs w:val="20"/>
                <w:lang w:val="en-GB"/>
              </w:rPr>
            </w:rPrChange>
          </w:rPr>
          <w:fldChar w:fldCharType="separate"/>
        </w:r>
      </w:ins>
      <w:r w:rsidR="00CF6E10">
        <w:rPr>
          <w:noProof/>
          <w:sz w:val="20"/>
          <w:szCs w:val="20"/>
          <w:lang w:val="en-GB"/>
        </w:rPr>
        <w:t>[30], [31]</w:t>
      </w:r>
      <w:ins w:id="103" w:author="#WANG ZIHAO#" w:date="2026-06-16T16:54:00Z" w16du:dateUtc="2026-06-16T08:54:00Z">
        <w:r w:rsidR="00F57D44" w:rsidRPr="00F57D44">
          <w:rPr>
            <w:sz w:val="20"/>
            <w:szCs w:val="20"/>
            <w:lang w:val="en-GB"/>
            <w:rPrChange w:id="104" w:author="#WANG ZIHAO#" w:date="2026-06-16T16:55:00Z" w16du:dateUtc="2026-06-16T08:55:00Z">
              <w:rPr>
                <w:strike/>
                <w:sz w:val="20"/>
                <w:szCs w:val="20"/>
                <w:lang w:val="en-GB"/>
              </w:rPr>
            </w:rPrChange>
          </w:rPr>
          <w:fldChar w:fldCharType="end"/>
        </w:r>
        <w:commentRangeEnd w:id="86"/>
        <w:r w:rsidR="00F57D44" w:rsidRPr="00F57D44">
          <w:rPr>
            <w:rStyle w:val="CommentReference"/>
            <w:sz w:val="20"/>
            <w:szCs w:val="20"/>
            <w:lang w:val="en-GB"/>
            <w:rPrChange w:id="105" w:author="#WANG ZIHAO#" w:date="2026-06-16T16:55:00Z" w16du:dateUtc="2026-06-16T08:55:00Z">
              <w:rPr>
                <w:rStyle w:val="CommentReference"/>
                <w:strike/>
                <w:sz w:val="20"/>
                <w:szCs w:val="20"/>
                <w:lang w:val="en-GB"/>
              </w:rPr>
            </w:rPrChange>
          </w:rPr>
          <w:commentReference w:id="86"/>
        </w:r>
        <w:commentRangeEnd w:id="87"/>
        <w:r w:rsidR="00FA2198" w:rsidRPr="00F57D44">
          <w:rPr>
            <w:rStyle w:val="CommentReference"/>
            <w:sz w:val="20"/>
            <w:szCs w:val="20"/>
            <w:lang w:val="en-GB"/>
            <w:rPrChange w:id="106" w:author="#WANG ZIHAO#" w:date="2026-06-16T16:55:00Z" w16du:dateUtc="2026-06-16T08:55:00Z">
              <w:rPr>
                <w:rStyle w:val="CommentReference"/>
                <w:strike/>
                <w:sz w:val="20"/>
                <w:szCs w:val="20"/>
                <w:lang w:val="en-GB"/>
              </w:rPr>
            </w:rPrChange>
          </w:rPr>
          <w:commentReference w:id="87"/>
        </w:r>
        <w:r w:rsidR="00F57D44" w:rsidRPr="00F57D44">
          <w:rPr>
            <w:sz w:val="20"/>
            <w:szCs w:val="20"/>
            <w:lang w:val="en-GB"/>
            <w:rPrChange w:id="107" w:author="#WANG ZIHAO#" w:date="2026-06-16T16:55:00Z" w16du:dateUtc="2026-06-16T08:55:00Z">
              <w:rPr>
                <w:strike/>
                <w:sz w:val="20"/>
                <w:szCs w:val="20"/>
                <w:lang w:val="en-GB"/>
              </w:rPr>
            </w:rPrChange>
          </w:rPr>
          <w:t>.</w:t>
        </w:r>
      </w:ins>
      <w:ins w:id="108" w:author="#WANG ZIHAO#" w:date="2026-06-16T17:09:00Z" w16du:dateUtc="2026-06-16T09:09:00Z">
        <w:r w:rsidR="007B72A2">
          <w:rPr>
            <w:sz w:val="20"/>
            <w:szCs w:val="20"/>
            <w:lang w:val="en-GB"/>
          </w:rPr>
          <w:t xml:space="preserve"> </w:t>
        </w:r>
      </w:ins>
      <w:ins w:id="109" w:author="#WANG ZIHAO#" w:date="2026-06-16T17:19:00Z" w16du:dateUtc="2026-06-16T09:19:00Z">
        <w:r w:rsidR="00361ACA" w:rsidRPr="00361ACA">
          <w:rPr>
            <w:sz w:val="20"/>
            <w:szCs w:val="20"/>
            <w:lang w:val="en-GB"/>
          </w:rPr>
          <w:t xml:space="preserve">Simulations were evaluated over a 15-year horizon to allow sufficient time for population-level strain dynamics and selective pressures to reach steady-state conditions. This long-term analysis explicitly incorporates key parameters governing intervention decay: vaccine immunity waning and </w:t>
        </w:r>
      </w:ins>
      <w:ins w:id="110" w:author="#WANG ZIHAO#" w:date="2026-06-16T17:34:00Z" w16du:dateUtc="2026-06-16T09:34:00Z">
        <w:r w:rsidR="005135FC">
          <w:rPr>
            <w:sz w:val="20"/>
            <w:szCs w:val="20"/>
            <w:lang w:val="en-GB"/>
          </w:rPr>
          <w:t>d</w:t>
        </w:r>
      </w:ins>
      <w:ins w:id="111" w:author="#WANG ZIHAO#" w:date="2026-06-16T17:19:00Z" w16du:dateUtc="2026-06-16T09:19:00Z">
        <w:r w:rsidR="00361ACA" w:rsidRPr="00361ACA">
          <w:rPr>
            <w:sz w:val="20"/>
            <w:szCs w:val="20"/>
            <w:lang w:val="en-GB"/>
          </w:rPr>
          <w:t>oxy-PEP discontinuation.</w:t>
        </w:r>
        <w:r w:rsidR="00361ACA">
          <w:rPr>
            <w:sz w:val="20"/>
            <w:szCs w:val="20"/>
            <w:lang w:val="en-GB"/>
          </w:rPr>
          <w:t xml:space="preserve"> </w:t>
        </w:r>
      </w:ins>
      <w:r w:rsidR="00697102">
        <w:rPr>
          <w:sz w:val="20"/>
          <w:szCs w:val="20"/>
          <w:lang w:val="en-GB"/>
        </w:rPr>
        <w:t>Simulations of the</w:t>
      </w:r>
      <w:r>
        <w:rPr>
          <w:sz w:val="20"/>
          <w:szCs w:val="20"/>
          <w:lang w:val="en-GB"/>
        </w:rPr>
        <w:t xml:space="preserve"> interventions </w:t>
      </w:r>
      <w:r w:rsidRPr="00C27B37">
        <w:rPr>
          <w:sz w:val="20"/>
          <w:szCs w:val="20"/>
          <w:lang w:val="en-GB"/>
        </w:rPr>
        <w:t xml:space="preserve">were </w:t>
      </w:r>
      <w:r w:rsidR="00697102">
        <w:rPr>
          <w:sz w:val="20"/>
          <w:szCs w:val="20"/>
          <w:lang w:val="en-GB"/>
        </w:rPr>
        <w:t>thereafter subject</w:t>
      </w:r>
      <w:r w:rsidRPr="00C27B37">
        <w:rPr>
          <w:sz w:val="20"/>
          <w:szCs w:val="20"/>
          <w:lang w:val="en-GB"/>
        </w:rPr>
        <w:t xml:space="preserve"> to sensitivity </w:t>
      </w:r>
      <w:r w:rsidR="00697102">
        <w:rPr>
          <w:sz w:val="20"/>
          <w:szCs w:val="20"/>
          <w:lang w:val="en-GB"/>
        </w:rPr>
        <w:t>analyses</w:t>
      </w:r>
      <w:r w:rsidRPr="00C27B37">
        <w:rPr>
          <w:sz w:val="20"/>
          <w:szCs w:val="20"/>
          <w:lang w:val="en-GB"/>
        </w:rPr>
        <w:t xml:space="preserve"> to evaluate </w:t>
      </w:r>
      <w:r>
        <w:rPr>
          <w:sz w:val="20"/>
          <w:szCs w:val="20"/>
          <w:lang w:val="en-GB"/>
        </w:rPr>
        <w:t>the effect of</w:t>
      </w:r>
      <w:r w:rsidRPr="00C27B37">
        <w:rPr>
          <w:sz w:val="20"/>
          <w:szCs w:val="20"/>
          <w:lang w:val="en-GB"/>
        </w:rPr>
        <w:t xml:space="preserve"> varying background ceftriaxone treatment failure rates</w:t>
      </w:r>
      <w:r>
        <w:rPr>
          <w:sz w:val="20"/>
          <w:szCs w:val="20"/>
          <w:lang w:val="en-GB"/>
        </w:rPr>
        <w:t xml:space="preserve"> and intervention uptake rates on intervention effectiveness.</w:t>
      </w:r>
      <w:commentRangeEnd w:id="64"/>
      <w:r w:rsidR="00386D7F" w:rsidRPr="00CF5428">
        <w:rPr>
          <w:rStyle w:val="CommentReference"/>
          <w:sz w:val="20"/>
          <w:szCs w:val="20"/>
          <w:lang w:val="en-GB"/>
        </w:rPr>
        <w:commentReference w:id="64"/>
      </w:r>
      <w:commentRangeEnd w:id="65"/>
      <w:r w:rsidR="00361ACA" w:rsidRPr="00CF5428">
        <w:rPr>
          <w:rStyle w:val="CommentReference"/>
          <w:sz w:val="20"/>
          <w:szCs w:val="20"/>
          <w:lang w:val="en-GB"/>
        </w:rPr>
        <w:commentReference w:id="65"/>
      </w:r>
    </w:p>
    <w:p w14:paraId="5A37C5DE" w14:textId="702608B2" w:rsidR="00FC5CBA" w:rsidRPr="00CF5428" w:rsidRDefault="00FC5CBA">
      <w:pPr>
        <w:pStyle w:val="NormalWeb"/>
        <w:numPr>
          <w:ilvl w:val="0"/>
          <w:numId w:val="11"/>
        </w:numPr>
        <w:spacing w:line="276" w:lineRule="auto"/>
        <w:jc w:val="both"/>
        <w:rPr>
          <w:sz w:val="20"/>
          <w:szCs w:val="20"/>
          <w:lang w:val="en-GB"/>
        </w:rPr>
        <w:pPrChange w:id="112" w:author="#WANG ZIHAO#" w:date="2026-06-16T15:06:00Z" w16du:dateUtc="2026-06-16T07:06:00Z">
          <w:pPr>
            <w:pStyle w:val="NormalWeb"/>
            <w:numPr>
              <w:numId w:val="9"/>
            </w:numPr>
            <w:spacing w:line="276" w:lineRule="auto"/>
            <w:ind w:left="720" w:hanging="360"/>
            <w:jc w:val="both"/>
          </w:pPr>
        </w:pPrChange>
      </w:pPr>
      <w:r w:rsidRPr="00CF5428">
        <w:rPr>
          <w:sz w:val="20"/>
          <w:szCs w:val="20"/>
          <w:lang w:val="en-GB"/>
        </w:rPr>
        <w:t xml:space="preserve">Model structure </w:t>
      </w:r>
    </w:p>
    <w:p w14:paraId="67FB2B5E" w14:textId="76FFED41" w:rsidR="00E03B4D" w:rsidRDefault="00FB08C8" w:rsidP="007B72A2">
      <w:pPr>
        <w:pStyle w:val="NormalWeb"/>
        <w:spacing w:line="276" w:lineRule="auto"/>
        <w:jc w:val="both"/>
        <w:rPr>
          <w:ins w:id="113" w:author="#WANG ZIHAO#" w:date="2026-06-18T02:05:00Z" w16du:dateUtc="2026-06-17T18:05:00Z"/>
          <w:sz w:val="20"/>
          <w:szCs w:val="20"/>
          <w:lang w:val="en-GB"/>
        </w:rPr>
      </w:pPr>
      <w:r w:rsidRPr="00CF5428">
        <w:rPr>
          <w:sz w:val="20"/>
          <w:szCs w:val="20"/>
          <w:lang w:val="en-GB"/>
        </w:rPr>
        <w:t xml:space="preserve">To quantify the population-level impact of doxy-PEP for syphilis prevention on the transmission dynamics of resistant </w:t>
      </w:r>
      <w:r w:rsidRPr="00CF5428">
        <w:rPr>
          <w:i/>
          <w:iCs/>
          <w:sz w:val="20"/>
          <w:szCs w:val="20"/>
          <w:lang w:val="en-GB"/>
        </w:rPr>
        <w:t>N. gonorrhoeae</w:t>
      </w:r>
      <w:r w:rsidRPr="00CF5428">
        <w:rPr>
          <w:sz w:val="20"/>
          <w:szCs w:val="20"/>
          <w:lang w:val="en-GB"/>
        </w:rPr>
        <w:t xml:space="preserve"> among MSM, we constructed a deterministic, strain-</w:t>
      </w:r>
      <w:r w:rsidR="007600B7">
        <w:rPr>
          <w:sz w:val="20"/>
          <w:szCs w:val="20"/>
          <w:lang w:val="en-GB"/>
        </w:rPr>
        <w:t>specific</w:t>
      </w:r>
      <w:r w:rsidR="007600B7" w:rsidRPr="00CF5428">
        <w:rPr>
          <w:sz w:val="20"/>
          <w:szCs w:val="20"/>
          <w:lang w:val="en-GB"/>
        </w:rPr>
        <w:t xml:space="preserve"> </w:t>
      </w:r>
      <w:r w:rsidRPr="00CF5428">
        <w:rPr>
          <w:sz w:val="20"/>
          <w:szCs w:val="20"/>
          <w:lang w:val="en-GB"/>
        </w:rPr>
        <w:t xml:space="preserve">compartmental model (see </w:t>
      </w:r>
      <w:r w:rsidR="0071621A" w:rsidRPr="00CF5428">
        <w:rPr>
          <w:sz w:val="20"/>
          <w:szCs w:val="20"/>
          <w:lang w:val="en-GB"/>
        </w:rPr>
        <w:t>Fig. 1</w:t>
      </w:r>
      <w:ins w:id="114" w:author="#WANG ZIHAO#" w:date="2026-06-16T17:34:00Z" w16du:dateUtc="2026-06-16T09:34:00Z">
        <w:r w:rsidR="00CF6E10">
          <w:rPr>
            <w:sz w:val="20"/>
            <w:szCs w:val="20"/>
            <w:lang w:val="en-GB"/>
          </w:rPr>
          <w:t>, detailed in Supplementary Information Section 3</w:t>
        </w:r>
      </w:ins>
      <w:r w:rsidRPr="00CF5428">
        <w:rPr>
          <w:sz w:val="20"/>
          <w:szCs w:val="20"/>
          <w:lang w:val="en-GB"/>
        </w:rPr>
        <w:t xml:space="preserve">). The framework also evaluates the capacity of a moderate-efficacy vaccine to mitigate AMR emergence and countervail the selective pressures introduced by expanded prophylactic antibiotic use. </w:t>
      </w:r>
      <w:ins w:id="115" w:author="#WANG ZIHAO#" w:date="2026-06-18T02:04:00Z" w16du:dateUtc="2026-06-17T18:04:00Z">
        <w:r w:rsidR="00E03B4D">
          <w:rPr>
            <w:sz w:val="20"/>
            <w:szCs w:val="20"/>
          </w:rPr>
          <w:t>To</w:t>
        </w:r>
        <w:r w:rsidR="00E03B4D" w:rsidRPr="00D94A43">
          <w:rPr>
            <w:sz w:val="20"/>
            <w:szCs w:val="20"/>
            <w:lang w:val="en-GB"/>
          </w:rPr>
          <w:t xml:space="preserve"> maintain analytical tractability and isolate the precise evolutionary vectors of interest, our </w:t>
        </w:r>
        <w:r w:rsidR="00E03B4D">
          <w:rPr>
            <w:sz w:val="20"/>
            <w:szCs w:val="20"/>
            <w:lang w:val="en-GB"/>
          </w:rPr>
          <w:t xml:space="preserve">modelling </w:t>
        </w:r>
        <w:r w:rsidR="00E03B4D" w:rsidRPr="00D94A43">
          <w:rPr>
            <w:sz w:val="20"/>
            <w:szCs w:val="20"/>
            <w:lang w:val="en-GB"/>
          </w:rPr>
          <w:t xml:space="preserve">framework focused on the four </w:t>
        </w:r>
        <w:r w:rsidR="00E03B4D">
          <w:rPr>
            <w:sz w:val="20"/>
            <w:szCs w:val="20"/>
            <w:lang w:val="en-GB"/>
          </w:rPr>
          <w:t>strains</w:t>
        </w:r>
        <w:r w:rsidR="00E03B4D" w:rsidRPr="00D94A43">
          <w:rPr>
            <w:sz w:val="20"/>
            <w:szCs w:val="20"/>
            <w:lang w:val="en-GB"/>
          </w:rPr>
          <w:t xml:space="preserve"> directly implicated by frontline therapy and doxy-PEP deployment</w:t>
        </w:r>
      </w:ins>
      <w:ins w:id="116" w:author="#WANG ZIHAO#" w:date="2026-06-16T17:10:00Z" w16du:dateUtc="2026-06-16T09:10:00Z">
        <w:r w:rsidR="007B72A2" w:rsidRPr="00CF5428">
          <w:rPr>
            <w:sz w:val="20"/>
            <w:szCs w:val="20"/>
            <w:lang w:val="en-GB"/>
          </w:rPr>
          <w:t>:</w:t>
        </w:r>
        <w:r w:rsidR="007B72A2" w:rsidRPr="00CF5428">
          <w:rPr>
            <w:sz w:val="20"/>
            <w:szCs w:val="20"/>
          </w:rPr>
          <w:t xml:space="preserve"> </w:t>
        </w:r>
      </w:ins>
      <w:ins w:id="117" w:author="#WANG ZIHAO#" w:date="2026-06-18T23:16:00Z" w16du:dateUtc="2026-06-18T15:16:00Z">
        <w:r w:rsidR="00317E25">
          <w:rPr>
            <w:sz w:val="20"/>
            <w:szCs w:val="20"/>
            <w:lang w:val="en-GB"/>
          </w:rPr>
          <w:t>baseline susceptible</w:t>
        </w:r>
      </w:ins>
      <w:ins w:id="118" w:author="#WANG ZIHAO#" w:date="2026-06-16T17:10:00Z" w16du:dateUtc="2026-06-16T09:10:00Z">
        <w:r w:rsidR="007B72A2" w:rsidRPr="00CF5428">
          <w:rPr>
            <w:sz w:val="20"/>
            <w:szCs w:val="20"/>
            <w:lang w:val="en-GB"/>
          </w:rPr>
          <w:t xml:space="preserve">, Tet-R, Cef-R, and Dual-R </w:t>
        </w:r>
        <w:r w:rsidR="007B72A2" w:rsidRPr="00CF5428">
          <w:rPr>
            <w:sz w:val="20"/>
            <w:szCs w:val="20"/>
            <w:lang w:val="en-GB"/>
          </w:rPr>
          <w:fldChar w:fldCharType="begin"/>
        </w:r>
        <w:r w:rsidR="007B72A2">
          <w:rPr>
            <w:sz w:val="20"/>
            <w:szCs w:val="20"/>
            <w:lang w:val="en-GB"/>
          </w:rPr>
          <w:instrText xml:space="preserve"> ADDIN ZOTERO_ITEM CSL_CITATION {"citationID":"XS9USfIz","properties":{"unsorted":false,"formattedCitation":"[22]","plainCitation":"[22]","noteIndex":0},"citationItems":[{"id":187,"uris":["http://zotero.org/users/9663344/items/HYSVKZR9"],"itemData":{"id":187,"type":"article-journal","abstract":"Background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7B72A2" w:rsidRPr="00CF5428">
          <w:rPr>
            <w:sz w:val="20"/>
            <w:szCs w:val="20"/>
            <w:lang w:val="en-GB"/>
          </w:rPr>
          <w:fldChar w:fldCharType="separate"/>
        </w:r>
        <w:r w:rsidR="007B72A2">
          <w:rPr>
            <w:noProof/>
            <w:sz w:val="20"/>
            <w:szCs w:val="20"/>
            <w:lang w:val="en-GB"/>
          </w:rPr>
          <w:t>[22]</w:t>
        </w:r>
        <w:r w:rsidR="007B72A2" w:rsidRPr="00CF5428">
          <w:rPr>
            <w:sz w:val="20"/>
            <w:szCs w:val="20"/>
            <w:lang w:val="en-GB"/>
          </w:rPr>
          <w:fldChar w:fldCharType="end"/>
        </w:r>
        <w:r w:rsidR="007B72A2" w:rsidRPr="00CF5428">
          <w:rPr>
            <w:sz w:val="20"/>
            <w:szCs w:val="20"/>
            <w:lang w:val="en-GB"/>
          </w:rPr>
          <w:t>.</w:t>
        </w:r>
        <w:r w:rsidR="007B72A2">
          <w:rPr>
            <w:sz w:val="20"/>
            <w:szCs w:val="20"/>
            <w:lang w:val="en-GB"/>
          </w:rPr>
          <w:t xml:space="preserve"> </w:t>
        </w:r>
        <w:r w:rsidR="007B72A2" w:rsidRPr="008725AE">
          <w:rPr>
            <w:sz w:val="20"/>
            <w:szCs w:val="20"/>
          </w:rPr>
          <w:t xml:space="preserve">Consequently, all other </w:t>
        </w:r>
        <w:r w:rsidR="007B72A2" w:rsidRPr="008725AE">
          <w:rPr>
            <w:sz w:val="20"/>
            <w:szCs w:val="20"/>
          </w:rPr>
          <w:lastRenderedPageBreak/>
          <w:t>historically resistant lineages</w:t>
        </w:r>
        <w:r w:rsidR="007B72A2">
          <w:rPr>
            <w:sz w:val="20"/>
            <w:szCs w:val="20"/>
          </w:rPr>
          <w:t xml:space="preserve">, </w:t>
        </w:r>
        <w:r w:rsidR="007B72A2" w:rsidRPr="008725AE">
          <w:rPr>
            <w:sz w:val="20"/>
            <w:szCs w:val="20"/>
          </w:rPr>
          <w:t>including those demonstrating resistance to azithromycin, cefixime, ciprofloxacin, or penicillin</w:t>
        </w:r>
        <w:r w:rsidR="007B72A2">
          <w:rPr>
            <w:sz w:val="20"/>
            <w:szCs w:val="20"/>
          </w:rPr>
          <w:t xml:space="preserve">, </w:t>
        </w:r>
        <w:r w:rsidR="007B72A2" w:rsidRPr="008725AE">
          <w:rPr>
            <w:sz w:val="20"/>
            <w:szCs w:val="20"/>
          </w:rPr>
          <w:t xml:space="preserve">were aggregated into a single reference </w:t>
        </w:r>
        <w:r w:rsidR="007B72A2">
          <w:rPr>
            <w:sz w:val="20"/>
            <w:szCs w:val="20"/>
          </w:rPr>
          <w:t>“</w:t>
        </w:r>
      </w:ins>
      <w:ins w:id="119" w:author="#WANG ZIHAO#" w:date="2026-06-18T23:16:00Z" w16du:dateUtc="2026-06-18T15:16:00Z">
        <w:r w:rsidR="00317E25">
          <w:rPr>
            <w:sz w:val="20"/>
            <w:szCs w:val="20"/>
          </w:rPr>
          <w:t>baseline susceptible</w:t>
        </w:r>
      </w:ins>
      <w:ins w:id="120" w:author="#WANG ZIHAO#" w:date="2026-06-16T17:10:00Z" w16du:dateUtc="2026-06-16T09:10:00Z">
        <w:r w:rsidR="007B72A2">
          <w:rPr>
            <w:sz w:val="20"/>
            <w:szCs w:val="20"/>
          </w:rPr>
          <w:t>”</w:t>
        </w:r>
        <w:r w:rsidR="007B72A2" w:rsidRPr="008725AE">
          <w:rPr>
            <w:sz w:val="20"/>
            <w:szCs w:val="20"/>
          </w:rPr>
          <w:t xml:space="preserve"> compartment. This consolidation </w:t>
        </w:r>
        <w:r w:rsidR="007B72A2">
          <w:rPr>
            <w:sz w:val="20"/>
            <w:szCs w:val="20"/>
          </w:rPr>
          <w:t>helps</w:t>
        </w:r>
        <w:r w:rsidR="007B72A2" w:rsidRPr="008725AE">
          <w:rPr>
            <w:sz w:val="20"/>
            <w:szCs w:val="20"/>
          </w:rPr>
          <w:t xml:space="preserve"> focus on the specific selective pressures exerted by the simulated interventions</w:t>
        </w:r>
      </w:ins>
      <w:ins w:id="121" w:author="#WANG ZIHAO#" w:date="2026-06-18T02:06:00Z" w16du:dateUtc="2026-06-17T18:06:00Z">
        <w:r w:rsidR="00E03B4D">
          <w:rPr>
            <w:sz w:val="20"/>
            <w:szCs w:val="20"/>
          </w:rPr>
          <w:t xml:space="preserve"> and </w:t>
        </w:r>
      </w:ins>
      <w:ins w:id="122" w:author="#WANG ZIHAO#" w:date="2026-06-18T02:05:00Z" w16du:dateUtc="2026-06-17T18:05:00Z">
        <w:r w:rsidR="00E03B4D" w:rsidRPr="00D94A43">
          <w:rPr>
            <w:sz w:val="20"/>
            <w:szCs w:val="20"/>
            <w:lang w:val="en-GB"/>
          </w:rPr>
          <w:t>is justified because these non-target resistance profiles do not share direct mechanistic cross-resistance with ceftriaxone or doxycycline</w:t>
        </w:r>
        <w:r w:rsidR="00E03B4D">
          <w:rPr>
            <w:sz w:val="20"/>
            <w:szCs w:val="20"/>
            <w:lang w:val="en-GB"/>
          </w:rPr>
          <w:t xml:space="preserve"> </w:t>
        </w:r>
        <w:r w:rsidR="00E03B4D">
          <w:rPr>
            <w:sz w:val="20"/>
            <w:szCs w:val="20"/>
            <w:lang w:val="en-GB"/>
          </w:rPr>
          <w:fldChar w:fldCharType="begin"/>
        </w:r>
      </w:ins>
      <w:r w:rsidR="00E03B4D">
        <w:rPr>
          <w:sz w:val="20"/>
          <w:szCs w:val="20"/>
          <w:lang w:val="en-GB"/>
        </w:rPr>
        <w:instrText xml:space="preserve"> ADDIN ZOTERO_ITEM CSL_CITATION {"citationID":"y5thyAHk","properties":{"unsorted":false,"formattedCitation":"[32]","plainCitation":"[32]","noteIndex":0},"citationItems":[{"id":615,"uris":["http://zotero.org/users/9663344/items/Z2BHXANA"],"itemData":{"id":615,"type":"article-journal","abstract":"The paper presents various issues related to the increasing drug resistance of Neisseria gonorrhoeae and the occurrence and spread of multidrug-resistant clones. One of the most important is the incidence and evolution of resistance mechanisms of N. gonorrhoeae to beta-lactam antibiotics. Chromosomal resistance to penicillins and oxyimino-cephalosporins and plasmid resistance to penicillins are discussed. Chromosomal resistance is associated with the presence of mutations in the PBP2 protein, containing mosaic variants and nonmosaic amino acid substitutions in the transpeptidase domain, and their correlation with mutations in the mtrR gene and its promoter regions (the MtrCDE membrane pump repressor) and in several other genes, which together determine reduced sensitivity or resistance to ceftriaxone and cefixime. Plasmid resistance to penicillins results from the production of beta-lactamases. There are different types of beta-lactamases as well as penicillinase plasmids. In addition to resistance to beta-lactam antibiotics, the paper covers the mechanisms and occurrence of resistance to macrolides (azithromycin), fluoroquinolones and some other antibiotics. Moreover, the most important epidemiological types of multidrug-resistant N. gonorrhoeae, prevalent in specific years and regions, are discussed. Epidemiological types are defined as sequence types, clonal complexes and genogroups obtained by various typing systems such as NG-STAR, NG-MAST and MLST. New perspectives on the treatment of N. gonorrhoeae infections are also presented, including new drugs active against multidrug-resistant strains.","container-title":"International Journal of Molecular Sciences","DOI":"10.3390/ijms231810499","ISSN":"1422-0067","issue":"18","journalAbbreviation":"Int J Mol Sci","page":"10499","PMID":"36142410","PMCID":"PMC9505821","source":"PubMed Central","title":"Molecular Mechanisms of Drug Resistance and Epidemiology of Multidrug-Resistant Variants of Neisseria gonorrhoeae","volume":"23","author":[{"family":"Mlynarczyk-Bonikowska","given":"Beata"},{"family":"Kowalewski","given":"Cezary"},{"family":"Krolak-Ulinska","given":"Aneta"},{"family":"Marusza","given":"Wojciech"}],"issued":{"date-parts":[["2022",9,10]]}}}],"schema":"https://github.com/citation-style-language/schema/raw/master/csl-citation.json"} </w:instrText>
      </w:r>
      <w:ins w:id="123" w:author="#WANG ZIHAO#" w:date="2026-06-18T02:05:00Z" w16du:dateUtc="2026-06-17T18:05:00Z">
        <w:r w:rsidR="00E03B4D">
          <w:rPr>
            <w:sz w:val="20"/>
            <w:szCs w:val="20"/>
            <w:lang w:val="en-GB"/>
          </w:rPr>
          <w:fldChar w:fldCharType="separate"/>
        </w:r>
      </w:ins>
      <w:r w:rsidR="00E03B4D">
        <w:rPr>
          <w:noProof/>
          <w:sz w:val="20"/>
          <w:szCs w:val="20"/>
          <w:lang w:val="en-GB"/>
        </w:rPr>
        <w:t>[32]</w:t>
      </w:r>
      <w:ins w:id="124" w:author="#WANG ZIHAO#" w:date="2026-06-18T02:05:00Z" w16du:dateUtc="2026-06-17T18:05:00Z">
        <w:r w:rsidR="00E03B4D">
          <w:rPr>
            <w:sz w:val="20"/>
            <w:szCs w:val="20"/>
            <w:lang w:val="en-GB"/>
          </w:rPr>
          <w:fldChar w:fldCharType="end"/>
        </w:r>
        <w:r w:rsidR="00E03B4D">
          <w:rPr>
            <w:sz w:val="20"/>
            <w:szCs w:val="20"/>
            <w:lang w:val="en-GB"/>
          </w:rPr>
          <w:t xml:space="preserve">. </w:t>
        </w:r>
      </w:ins>
    </w:p>
    <w:p w14:paraId="6071FB97" w14:textId="35F6FFA6" w:rsidR="00FB08C8" w:rsidRPr="00CF5428" w:rsidDel="00C8734D" w:rsidRDefault="00FB08C8" w:rsidP="006E0D5A">
      <w:pPr>
        <w:pStyle w:val="NormalWeb"/>
        <w:spacing w:line="276" w:lineRule="auto"/>
        <w:jc w:val="both"/>
        <w:rPr>
          <w:del w:id="125" w:author="#WANG ZIHAO#" w:date="2026-06-16T17:10:00Z" w16du:dateUtc="2026-06-16T09:10:00Z"/>
          <w:sz w:val="20"/>
          <w:szCs w:val="20"/>
          <w:lang w:val="en-GB"/>
        </w:rPr>
      </w:pPr>
    </w:p>
    <w:p w14:paraId="51D30EA0" w14:textId="3EE60429" w:rsidR="00FB08C8" w:rsidRPr="00CF5428" w:rsidDel="00C8734D" w:rsidRDefault="00FB08C8" w:rsidP="006E0D5A">
      <w:pPr>
        <w:pStyle w:val="NormalWeb"/>
        <w:spacing w:line="276" w:lineRule="auto"/>
        <w:jc w:val="both"/>
        <w:rPr>
          <w:del w:id="126" w:author="#WANG ZIHAO#" w:date="2026-06-16T17:10:00Z" w16du:dateUtc="2026-06-16T09:10:00Z"/>
          <w:sz w:val="20"/>
          <w:szCs w:val="20"/>
        </w:rPr>
      </w:pPr>
      <w:r w:rsidRPr="00CF5428">
        <w:rPr>
          <w:sz w:val="20"/>
          <w:szCs w:val="20"/>
          <w:lang w:val="en-GB"/>
        </w:rPr>
        <w:t xml:space="preserve">Although </w:t>
      </w:r>
      <w:r w:rsidR="00F60A5A" w:rsidRPr="00CF5428">
        <w:rPr>
          <w:sz w:val="20"/>
          <w:szCs w:val="20"/>
          <w:lang w:val="en-GB"/>
        </w:rPr>
        <w:t>d</w:t>
      </w:r>
      <w:r w:rsidRPr="00CF5428">
        <w:rPr>
          <w:sz w:val="20"/>
          <w:szCs w:val="20"/>
          <w:lang w:val="en-GB"/>
        </w:rPr>
        <w:t xml:space="preserve">oxy-PEP exhibits high efficacy against </w:t>
      </w:r>
      <w:r w:rsidRPr="00CF5428">
        <w:rPr>
          <w:i/>
          <w:iCs/>
          <w:sz w:val="20"/>
          <w:szCs w:val="20"/>
          <w:lang w:val="en-GB"/>
        </w:rPr>
        <w:t>Treponema pallidum</w:t>
      </w:r>
      <w:r w:rsidRPr="00CF5428">
        <w:rPr>
          <w:sz w:val="20"/>
          <w:szCs w:val="20"/>
          <w:lang w:val="en-GB"/>
        </w:rPr>
        <w:t xml:space="preserve"> </w:t>
      </w:r>
      <w:r w:rsidRPr="00CF5428">
        <w:rPr>
          <w:sz w:val="20"/>
          <w:szCs w:val="20"/>
        </w:rPr>
        <w:t>(</w:t>
      </w:r>
      <m:oMath>
        <m:r>
          <m:rPr>
            <m:sty m:val="p"/>
          </m:rPr>
          <w:rPr>
            <w:rFonts w:ascii="Cambria Math" w:hAnsi="Cambria Math"/>
            <w:sz w:val="20"/>
            <w:szCs w:val="20"/>
          </w:rPr>
          <m:t>&gt;80%</m:t>
        </m:r>
      </m:oMath>
      <w:r w:rsidRPr="00CF5428">
        <w:rPr>
          <w:sz w:val="20"/>
          <w:szCs w:val="20"/>
          <w:lang w:val="en-GB"/>
        </w:rPr>
        <w:t xml:space="preserve">) and </w:t>
      </w:r>
      <w:r w:rsidRPr="00CF5428">
        <w:rPr>
          <w:i/>
          <w:iCs/>
          <w:sz w:val="20"/>
          <w:szCs w:val="20"/>
          <w:lang w:val="en-GB"/>
        </w:rPr>
        <w:t>Chlamydia trachomatis</w:t>
      </w:r>
      <w:r w:rsidRPr="00CF5428">
        <w:rPr>
          <w:sz w:val="20"/>
          <w:szCs w:val="20"/>
          <w:lang w:val="en-GB"/>
        </w:rPr>
        <w:t xml:space="preserve"> (</w:t>
      </w:r>
      <m:oMath>
        <m:r>
          <m:rPr>
            <m:sty m:val="p"/>
          </m:rPr>
          <w:rPr>
            <w:rFonts w:ascii="Cambria Math" w:hAnsi="Cambria Math"/>
            <w:sz w:val="20"/>
            <w:szCs w:val="20"/>
          </w:rPr>
          <m:t>&gt;70%</m:t>
        </m:r>
      </m:oMath>
      <w:r w:rsidRPr="00CF5428">
        <w:rPr>
          <w:sz w:val="20"/>
          <w:szCs w:val="20"/>
          <w:lang w:val="en-GB"/>
        </w:rPr>
        <w:t xml:space="preserve">) </w:t>
      </w:r>
      <w:r w:rsidRPr="00CF5428">
        <w:rPr>
          <w:sz w:val="20"/>
          <w:szCs w:val="20"/>
          <w:lang w:val="en-GB"/>
        </w:rPr>
        <w:fldChar w:fldCharType="begin"/>
      </w:r>
      <w:r w:rsidR="00E03B4D">
        <w:rPr>
          <w:sz w:val="20"/>
          <w:szCs w:val="20"/>
          <w:lang w:val="en-GB"/>
        </w:rPr>
        <w:instrText xml:space="preserve"> ADDIN ZOTERO_ITEM CSL_CITATION {"citationID":"Q88nzTSs","properties":{"unsorted":false,"formattedCitation":"[33]","plainCitation":"[33]","noteIndex":0},"citationItems":[{"id":57,"uris":["http://zotero.org/users/9663344/items/ZTD6HKJR"],"itemData":{"id":57,"type":"article-journal","abstract":"Background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schema":"https://github.com/citation-style-language/schema/raw/master/csl-citation.json"} </w:instrText>
      </w:r>
      <w:r w:rsidRPr="00CF5428">
        <w:rPr>
          <w:sz w:val="20"/>
          <w:szCs w:val="20"/>
          <w:lang w:val="en-GB"/>
        </w:rPr>
        <w:fldChar w:fldCharType="separate"/>
      </w:r>
      <w:r w:rsidR="00E03B4D">
        <w:rPr>
          <w:noProof/>
          <w:sz w:val="20"/>
          <w:szCs w:val="20"/>
          <w:lang w:val="en-GB"/>
        </w:rPr>
        <w:t>[33]</w:t>
      </w:r>
      <w:r w:rsidRPr="00CF5428">
        <w:rPr>
          <w:sz w:val="20"/>
          <w:szCs w:val="20"/>
          <w:lang w:val="en-GB"/>
        </w:rPr>
        <w:fldChar w:fldCharType="end"/>
      </w:r>
      <w:r w:rsidRPr="00CF5428">
        <w:rPr>
          <w:sz w:val="20"/>
          <w:szCs w:val="20"/>
          <w:lang w:val="en-GB"/>
        </w:rPr>
        <w:t xml:space="preserve">, its efficacy against </w:t>
      </w:r>
      <w:r w:rsidRPr="00CF5428">
        <w:rPr>
          <w:i/>
          <w:iCs/>
          <w:sz w:val="20"/>
          <w:szCs w:val="20"/>
          <w:lang w:val="en-GB"/>
        </w:rPr>
        <w:t>N. gonorrhoeae</w:t>
      </w:r>
      <w:r w:rsidRPr="00CF5428">
        <w:rPr>
          <w:sz w:val="20"/>
          <w:szCs w:val="20"/>
          <w:lang w:val="en-GB"/>
        </w:rPr>
        <w:t xml:space="preserve"> </w:t>
      </w:r>
      <m:oMath>
        <m:r>
          <m:rPr>
            <m:sty m:val="p"/>
          </m:rPr>
          <w:rPr>
            <w:rFonts w:ascii="Cambria Math" w:hAnsi="Cambria Math"/>
            <w:sz w:val="20"/>
            <w:szCs w:val="20"/>
          </w:rPr>
          <m:t>(≈55%</m:t>
        </m:r>
      </m:oMath>
      <w:r w:rsidRPr="00CF5428">
        <w:rPr>
          <w:sz w:val="20"/>
          <w:szCs w:val="20"/>
          <w:lang w:val="en-GB"/>
        </w:rPr>
        <w:t xml:space="preserve">) </w:t>
      </w:r>
      <w:r w:rsidR="00CA3C3C">
        <w:rPr>
          <w:sz w:val="20"/>
          <w:szCs w:val="20"/>
          <w:lang w:val="en-GB"/>
        </w:rPr>
        <w:t xml:space="preserve">is </w:t>
      </w:r>
      <w:r w:rsidR="00CA3C3C" w:rsidRPr="00CF5428">
        <w:rPr>
          <w:sz w:val="20"/>
          <w:szCs w:val="20"/>
          <w:lang w:val="en-GB"/>
        </w:rPr>
        <w:t>moderate</w:t>
      </w:r>
      <w:r w:rsidRPr="00CF5428">
        <w:rPr>
          <w:sz w:val="20"/>
          <w:szCs w:val="20"/>
          <w:lang w:val="en-GB"/>
        </w:rPr>
        <w:t xml:space="preserve"> </w:t>
      </w:r>
      <w:r w:rsidRPr="00CF5428">
        <w:rPr>
          <w:sz w:val="20"/>
          <w:szCs w:val="20"/>
          <w:lang w:val="en-GB"/>
        </w:rPr>
        <w:fldChar w:fldCharType="begin"/>
      </w:r>
      <w:r w:rsidR="00E03B4D">
        <w:rPr>
          <w:sz w:val="20"/>
          <w:szCs w:val="20"/>
          <w:lang w:val="en-GB"/>
        </w:rPr>
        <w:instrText xml:space="preserve"> ADDIN ZOTERO_ITEM CSL_CITATION {"citationID":"zAS6Hmoq","properties":{"unsorted":false,"formattedCitation":"[34]","plainCitation":"[34]","noteIndex":0},"citationItems":[{"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Team"}],"issued":{"date-parts":[["2023",4,6]]}}}],"schema":"https://github.com/citation-style-language/schema/raw/master/csl-citation.json"} </w:instrText>
      </w:r>
      <w:r w:rsidRPr="00CF5428">
        <w:rPr>
          <w:sz w:val="20"/>
          <w:szCs w:val="20"/>
          <w:lang w:val="en-GB"/>
        </w:rPr>
        <w:fldChar w:fldCharType="separate"/>
      </w:r>
      <w:r w:rsidR="00E03B4D">
        <w:rPr>
          <w:noProof/>
          <w:sz w:val="20"/>
          <w:szCs w:val="20"/>
          <w:lang w:val="en-GB"/>
        </w:rPr>
        <w:t>[34]</w:t>
      </w:r>
      <w:r w:rsidRPr="00CF5428">
        <w:rPr>
          <w:sz w:val="20"/>
          <w:szCs w:val="20"/>
          <w:lang w:val="en-GB"/>
        </w:rPr>
        <w:fldChar w:fldCharType="end"/>
      </w:r>
      <w:r w:rsidR="00CA3C3C">
        <w:rPr>
          <w:sz w:val="20"/>
          <w:szCs w:val="20"/>
          <w:lang w:val="en-GB"/>
        </w:rPr>
        <w:t>. C</w:t>
      </w:r>
      <w:r w:rsidR="001562F4" w:rsidRPr="00CF5428">
        <w:rPr>
          <w:sz w:val="20"/>
          <w:szCs w:val="20"/>
          <w:lang w:val="en-GB"/>
        </w:rPr>
        <w:t xml:space="preserve">rucially, </w:t>
      </w:r>
      <w:r w:rsidR="00CA3C3C">
        <w:rPr>
          <w:sz w:val="20"/>
          <w:szCs w:val="20"/>
          <w:lang w:val="en-GB"/>
        </w:rPr>
        <w:t>the</w:t>
      </w:r>
      <w:r w:rsidR="00CA3C3C" w:rsidRPr="00CF5428">
        <w:rPr>
          <w:sz w:val="20"/>
          <w:szCs w:val="20"/>
          <w:lang w:val="en-GB"/>
        </w:rPr>
        <w:t xml:space="preserve"> </w:t>
      </w:r>
      <w:r w:rsidR="001562F4" w:rsidRPr="00CF5428">
        <w:rPr>
          <w:sz w:val="20"/>
          <w:szCs w:val="20"/>
          <w:lang w:val="en-GB"/>
        </w:rPr>
        <w:t>real-world effectiveness</w:t>
      </w:r>
      <w:r w:rsidR="00CA3C3C">
        <w:rPr>
          <w:sz w:val="20"/>
          <w:szCs w:val="20"/>
          <w:lang w:val="en-GB"/>
        </w:rPr>
        <w:t xml:space="preserve"> of doxy-PEP against </w:t>
      </w:r>
      <w:r w:rsidR="00CA3C3C" w:rsidRPr="00CF5428">
        <w:rPr>
          <w:i/>
          <w:iCs/>
          <w:sz w:val="20"/>
          <w:szCs w:val="20"/>
          <w:lang w:val="en-GB"/>
        </w:rPr>
        <w:t>N. gonorrhoeae</w:t>
      </w:r>
      <w:r w:rsidR="001562F4" w:rsidRPr="00CF5428">
        <w:rPr>
          <w:sz w:val="20"/>
          <w:szCs w:val="20"/>
          <w:lang w:val="en-GB"/>
        </w:rPr>
        <w:t xml:space="preserve"> </w:t>
      </w:r>
      <w:r w:rsidR="00CA3C3C">
        <w:rPr>
          <w:sz w:val="20"/>
          <w:szCs w:val="20"/>
          <w:lang w:val="en-GB"/>
        </w:rPr>
        <w:t>has also been found to</w:t>
      </w:r>
      <w:r w:rsidR="00CA3C3C" w:rsidRPr="00CF5428">
        <w:rPr>
          <w:sz w:val="20"/>
          <w:szCs w:val="20"/>
          <w:lang w:val="en-GB"/>
        </w:rPr>
        <w:t xml:space="preserve"> </w:t>
      </w:r>
      <w:r w:rsidR="001562F4" w:rsidRPr="00CF5428">
        <w:rPr>
          <w:sz w:val="20"/>
          <w:szCs w:val="20"/>
          <w:lang w:val="en-GB"/>
        </w:rPr>
        <w:t xml:space="preserve">be further compromised by the high baseline prevalence of circulating Tet-R strains </w:t>
      </w:r>
      <w:r w:rsidR="001562F4" w:rsidRPr="00CF5428">
        <w:rPr>
          <w:sz w:val="20"/>
          <w:szCs w:val="20"/>
          <w:lang w:val="en-GB"/>
        </w:rPr>
        <w:fldChar w:fldCharType="begin"/>
      </w:r>
      <w:r w:rsidR="00E03B4D">
        <w:rPr>
          <w:sz w:val="20"/>
          <w:szCs w:val="20"/>
          <w:lang w:val="en-GB"/>
        </w:rPr>
        <w:instrText xml:space="preserve"> ADDIN ZOTERO_ITEM CSL_CITATION {"citationID":"6rYuCrbO","properties":{"unsorted":false,"formattedCitation":"[35]","plainCitation":"[35]","noteIndex":0},"citationItems":[{"id":595,"uris":["http://zotero.org/users/9663344/items/RG9K42XY"],"itemData":{"id":595,"type":"article-journal","container-title":"The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1562F4" w:rsidRPr="00CF5428">
        <w:rPr>
          <w:sz w:val="20"/>
          <w:szCs w:val="20"/>
          <w:lang w:val="en-GB"/>
        </w:rPr>
        <w:fldChar w:fldCharType="separate"/>
      </w:r>
      <w:r w:rsidR="00E03B4D">
        <w:rPr>
          <w:noProof/>
          <w:sz w:val="20"/>
          <w:szCs w:val="20"/>
          <w:lang w:val="en-GB"/>
        </w:rPr>
        <w:t>[35]</w:t>
      </w:r>
      <w:r w:rsidR="001562F4" w:rsidRPr="00CF5428">
        <w:rPr>
          <w:sz w:val="20"/>
          <w:szCs w:val="20"/>
          <w:lang w:val="en-GB"/>
        </w:rPr>
        <w:fldChar w:fldCharType="end"/>
      </w:r>
      <w:r w:rsidR="001562F4" w:rsidRPr="00CF5428">
        <w:rPr>
          <w:sz w:val="20"/>
          <w:szCs w:val="20"/>
          <w:lang w:val="en-GB"/>
        </w:rPr>
        <w:t>)</w:t>
      </w:r>
      <w:r w:rsidRPr="00CF5428">
        <w:rPr>
          <w:sz w:val="20"/>
          <w:szCs w:val="20"/>
          <w:lang w:val="en-GB"/>
        </w:rPr>
        <w:t xml:space="preserve">. Consequently, rather than acting as a sterilizing intervention, doxy-PEP functions selectively </w:t>
      </w:r>
      <w:del w:id="127" w:author="#WANG ZIHAO#" w:date="2026-06-16T16:14:00Z" w16du:dateUtc="2026-06-16T08:14:00Z">
        <w:r w:rsidRPr="00CF5428" w:rsidDel="006C035E">
          <w:rPr>
            <w:sz w:val="20"/>
            <w:szCs w:val="20"/>
            <w:lang w:val="en-GB"/>
          </w:rPr>
          <w:delText>clears</w:delText>
        </w:r>
      </w:del>
      <w:ins w:id="128" w:author="#WANG ZIHAO#" w:date="2026-06-16T16:14:00Z" w16du:dateUtc="2026-06-16T08:14:00Z">
        <w:r w:rsidR="006C035E" w:rsidRPr="00CF5428">
          <w:rPr>
            <w:sz w:val="20"/>
            <w:szCs w:val="20"/>
            <w:lang w:val="en-GB"/>
          </w:rPr>
          <w:t>clear</w:t>
        </w:r>
      </w:ins>
      <w:r w:rsidRPr="00CF5428">
        <w:rPr>
          <w:sz w:val="20"/>
          <w:szCs w:val="20"/>
          <w:lang w:val="en-GB"/>
        </w:rPr>
        <w:t xml:space="preserve"> </w:t>
      </w:r>
      <w:del w:id="129" w:author="#WANG ZIHAO#" w:date="2026-06-18T23:16:00Z" w16du:dateUtc="2026-06-18T15:16:00Z">
        <w:r w:rsidRPr="00CF5428" w:rsidDel="00317E25">
          <w:rPr>
            <w:sz w:val="20"/>
            <w:szCs w:val="20"/>
            <w:lang w:val="en-GB"/>
          </w:rPr>
          <w:delText>susceptible</w:delText>
        </w:r>
      </w:del>
      <w:ins w:id="130" w:author="#WANG ZIHAO#" w:date="2026-06-18T23:16:00Z" w16du:dateUtc="2026-06-18T15:16:00Z">
        <w:r w:rsidR="00317E25">
          <w:rPr>
            <w:sz w:val="20"/>
            <w:szCs w:val="20"/>
            <w:lang w:val="en-GB"/>
          </w:rPr>
          <w:t>baseline susceptible</w:t>
        </w:r>
      </w:ins>
      <w:r w:rsidRPr="00CF5428">
        <w:rPr>
          <w:sz w:val="20"/>
          <w:szCs w:val="20"/>
          <w:lang w:val="en-GB"/>
        </w:rPr>
        <w:t xml:space="preserve"> lineages while driving the clonal expansion of pre-existing or </w:t>
      </w:r>
      <w:r w:rsidRPr="00CF5428">
        <w:rPr>
          <w:i/>
          <w:iCs/>
          <w:sz w:val="20"/>
          <w:szCs w:val="20"/>
          <w:lang w:val="en-GB"/>
        </w:rPr>
        <w:t>de novo</w:t>
      </w:r>
      <w:r w:rsidRPr="00CF5428">
        <w:rPr>
          <w:sz w:val="20"/>
          <w:szCs w:val="20"/>
          <w:lang w:val="en-GB"/>
        </w:rPr>
        <w:t xml:space="preserve"> Tet-R variants.</w:t>
      </w:r>
      <w:r w:rsidR="00964649" w:rsidRPr="00CF5428">
        <w:rPr>
          <w:sz w:val="20"/>
          <w:szCs w:val="20"/>
          <w:lang w:val="en-GB"/>
        </w:rPr>
        <w:t xml:space="preserve"> We mathematically formalize this </w:t>
      </w:r>
      <w:r w:rsidR="00CA3C3C">
        <w:rPr>
          <w:sz w:val="20"/>
          <w:szCs w:val="20"/>
          <w:lang w:val="en-GB"/>
        </w:rPr>
        <w:t>dynamic via</w:t>
      </w:r>
      <w:r w:rsidR="00964649" w:rsidRPr="00CF5428">
        <w:rPr>
          <w:sz w:val="20"/>
          <w:szCs w:val="20"/>
          <w:lang w:val="en-GB"/>
        </w:rPr>
        <w:t>: (</w:t>
      </w:r>
      <w:r w:rsidR="00964649" w:rsidRPr="005976C8">
        <w:rPr>
          <w:b/>
          <w:bCs/>
          <w:sz w:val="20"/>
          <w:szCs w:val="20"/>
          <w:lang w:val="en-GB"/>
        </w:rPr>
        <w:t>1</w:t>
      </w:r>
      <w:r w:rsidR="00964649" w:rsidRPr="00CF5428">
        <w:rPr>
          <w:sz w:val="20"/>
          <w:szCs w:val="20"/>
          <w:lang w:val="en-GB"/>
        </w:rPr>
        <w:t xml:space="preserve">) Prophylactic </w:t>
      </w:r>
      <w:r w:rsidR="00E9198C" w:rsidRPr="00CF5428">
        <w:rPr>
          <w:sz w:val="20"/>
          <w:szCs w:val="20"/>
          <w:lang w:val="en-GB"/>
        </w:rPr>
        <w:t>s</w:t>
      </w:r>
      <w:r w:rsidR="00964649" w:rsidRPr="00CF5428">
        <w:rPr>
          <w:sz w:val="20"/>
          <w:szCs w:val="20"/>
          <w:lang w:val="en-GB"/>
        </w:rPr>
        <w:t xml:space="preserve">election: </w:t>
      </w:r>
      <w:commentRangeStart w:id="131"/>
      <w:commentRangeStart w:id="132"/>
      <w:r w:rsidR="00964649" w:rsidRPr="00CF5428">
        <w:rPr>
          <w:sz w:val="20"/>
          <w:szCs w:val="20"/>
          <w:lang w:val="en-GB"/>
        </w:rPr>
        <w:t xml:space="preserve">The introduction of population-level doxy-PEP </w:t>
      </w:r>
      <w:ins w:id="133" w:author="#WANG ZIHAO#" w:date="2026-06-16T16:13:00Z" w16du:dateUtc="2026-06-16T08:13:00Z">
        <w:r w:rsidR="000D0173">
          <w:rPr>
            <w:sz w:val="20"/>
            <w:szCs w:val="20"/>
            <w:lang w:val="en-GB"/>
          </w:rPr>
          <w:t xml:space="preserve">for syphilis </w:t>
        </w:r>
      </w:ins>
      <w:r w:rsidR="00964649" w:rsidRPr="00CF5428">
        <w:rPr>
          <w:sz w:val="20"/>
          <w:szCs w:val="20"/>
          <w:lang w:val="en-GB"/>
        </w:rPr>
        <w:t xml:space="preserve">introduces a selective force that </w:t>
      </w:r>
      <w:r w:rsidR="00B961D4">
        <w:rPr>
          <w:sz w:val="20"/>
          <w:szCs w:val="20"/>
          <w:lang w:val="en-GB"/>
        </w:rPr>
        <w:t xml:space="preserve">can lead to the emergence of </w:t>
      </w:r>
      <w:r w:rsidR="00B961D4" w:rsidRPr="00CF5428">
        <w:rPr>
          <w:sz w:val="20"/>
          <w:szCs w:val="20"/>
          <w:lang w:val="en-GB"/>
        </w:rPr>
        <w:t xml:space="preserve"> </w:t>
      </w:r>
      <w:r w:rsidR="00964649" w:rsidRPr="00CF5428">
        <w:rPr>
          <w:sz w:val="20"/>
          <w:szCs w:val="20"/>
          <w:lang w:val="en-GB"/>
        </w:rPr>
        <w:t xml:space="preserve">the Tet-R </w:t>
      </w:r>
      <w:r w:rsidR="003C774C">
        <w:rPr>
          <w:sz w:val="20"/>
          <w:szCs w:val="20"/>
          <w:lang w:val="en-GB"/>
        </w:rPr>
        <w:t>strain</w:t>
      </w:r>
      <w:commentRangeEnd w:id="131"/>
      <w:r w:rsidR="00B961D4">
        <w:rPr>
          <w:rStyle w:val="CommentReference"/>
          <w:sz w:val="20"/>
          <w:szCs w:val="20"/>
          <w:lang w:val="en-GB"/>
        </w:rPr>
        <w:commentReference w:id="131"/>
      </w:r>
      <w:commentRangeEnd w:id="132"/>
      <w:r w:rsidR="000D0173">
        <w:rPr>
          <w:rStyle w:val="CommentReference"/>
          <w:sz w:val="20"/>
          <w:szCs w:val="20"/>
          <w:lang w:val="en-GB"/>
        </w:rPr>
        <w:commentReference w:id="132"/>
      </w:r>
      <w:ins w:id="134" w:author="#WANG ZIHAO#" w:date="2026-06-16T16:13:00Z" w16du:dateUtc="2026-06-16T08:13:00Z">
        <w:r w:rsidR="000D0173">
          <w:rPr>
            <w:sz w:val="20"/>
            <w:szCs w:val="20"/>
            <w:lang w:val="en-GB"/>
          </w:rPr>
          <w:t xml:space="preserve"> for </w:t>
        </w:r>
        <w:r w:rsidR="000D0173" w:rsidRPr="00CF5428">
          <w:rPr>
            <w:i/>
            <w:iCs/>
            <w:sz w:val="20"/>
            <w:szCs w:val="20"/>
            <w:lang w:val="en-GB"/>
          </w:rPr>
          <w:t>N. gonorrhoeae</w:t>
        </w:r>
      </w:ins>
      <w:r w:rsidR="00964649" w:rsidRPr="00CF5428">
        <w:rPr>
          <w:sz w:val="20"/>
          <w:szCs w:val="20"/>
          <w:lang w:val="en-GB"/>
        </w:rPr>
        <w:t>; (</w:t>
      </w:r>
      <w:r w:rsidR="00964649" w:rsidRPr="005976C8">
        <w:rPr>
          <w:b/>
          <w:bCs/>
          <w:sz w:val="20"/>
          <w:szCs w:val="20"/>
          <w:lang w:val="en-GB"/>
        </w:rPr>
        <w:t>2</w:t>
      </w:r>
      <w:r w:rsidR="00964649" w:rsidRPr="00CF5428">
        <w:rPr>
          <w:sz w:val="20"/>
          <w:szCs w:val="20"/>
          <w:lang w:val="en-GB"/>
        </w:rPr>
        <w:t xml:space="preserve">) Therapeutic </w:t>
      </w:r>
      <w:r w:rsidR="00B87366" w:rsidRPr="00CF5428">
        <w:rPr>
          <w:sz w:val="20"/>
          <w:szCs w:val="20"/>
          <w:lang w:val="en-GB"/>
        </w:rPr>
        <w:t>s</w:t>
      </w:r>
      <w:r w:rsidR="00964649" w:rsidRPr="00CF5428">
        <w:rPr>
          <w:sz w:val="20"/>
          <w:szCs w:val="20"/>
          <w:lang w:val="en-GB"/>
        </w:rPr>
        <w:t xml:space="preserve">election: Continued reliance on ceftriaxone monotherapy as the </w:t>
      </w:r>
      <w:r w:rsidR="00B961D4">
        <w:rPr>
          <w:sz w:val="20"/>
          <w:szCs w:val="20"/>
          <w:lang w:val="en-GB"/>
        </w:rPr>
        <w:t xml:space="preserve">first-line treatment for gonorrhoea </w:t>
      </w:r>
      <w:r w:rsidR="00964649" w:rsidRPr="00CF5428">
        <w:rPr>
          <w:sz w:val="20"/>
          <w:szCs w:val="20"/>
          <w:lang w:val="en-GB"/>
        </w:rPr>
        <w:t>maintains a baseline selective pressure for Cef-R emergence</w:t>
      </w:r>
      <w:r w:rsidR="00B961D4">
        <w:rPr>
          <w:sz w:val="20"/>
          <w:szCs w:val="20"/>
          <w:lang w:val="en-GB"/>
        </w:rPr>
        <w:t xml:space="preserve"> </w:t>
      </w:r>
      <w:r w:rsidR="004255D7">
        <w:rPr>
          <w:sz w:val="20"/>
          <w:szCs w:val="20"/>
          <w:lang w:val="en-GB"/>
        </w:rPr>
        <w:fldChar w:fldCharType="begin"/>
      </w:r>
      <w:r w:rsidR="00E03B4D">
        <w:rPr>
          <w:sz w:val="20"/>
          <w:szCs w:val="20"/>
          <w:lang w:val="en-GB"/>
        </w:rPr>
        <w:instrText xml:space="preserve"> ADDIN ZOTERO_ITEM CSL_CITATION {"citationID":"bSqogihF","properties":{"unsorted":false,"formattedCitation":"[36]","plainCitation":"[36]","noteIndex":0},"citationItems":[{"id":618,"uris":["http://zotero.org/users/9663344/items/8VH4FGX2"],"itemData":{"id":618,"type":"webpage","container-title":"British Association for Sexual Health and HIV","language":"en","title":"Gonorrhoea Guideline 2025","URL":"https://www.bashh.org/resources/136/gonorrhoea_2025_updated_guideline/","accessed":{"date-parts":[["2026",6,16]]},"issued":{"date-parts":[["2025",4,1]]}}}],"schema":"https://github.com/citation-style-language/schema/raw/master/csl-citation.json"} </w:instrText>
      </w:r>
      <w:r w:rsidR="004255D7">
        <w:rPr>
          <w:sz w:val="20"/>
          <w:szCs w:val="20"/>
          <w:lang w:val="en-GB"/>
        </w:rPr>
        <w:fldChar w:fldCharType="separate"/>
      </w:r>
      <w:r w:rsidR="00E03B4D">
        <w:rPr>
          <w:noProof/>
          <w:sz w:val="20"/>
          <w:szCs w:val="20"/>
          <w:lang w:val="en-GB"/>
        </w:rPr>
        <w:t>[36]</w:t>
      </w:r>
      <w:r w:rsidR="004255D7">
        <w:rPr>
          <w:sz w:val="20"/>
          <w:szCs w:val="20"/>
          <w:lang w:val="en-GB"/>
        </w:rPr>
        <w:fldChar w:fldCharType="end"/>
      </w:r>
      <w:del w:id="135" w:author="#WANG ZIHAO#" w:date="2026-06-16T16:12:00Z" w16du:dateUtc="2026-06-16T08:12:00Z">
        <w:r w:rsidR="00B961D4" w:rsidDel="004255D7">
          <w:rPr>
            <w:sz w:val="20"/>
            <w:szCs w:val="20"/>
            <w:lang w:val="en-GB"/>
          </w:rPr>
          <w:delText>(</w:delText>
        </w:r>
        <w:commentRangeStart w:id="136"/>
        <w:commentRangeStart w:id="137"/>
        <w:r w:rsidR="00B961D4" w:rsidDel="004255D7">
          <w:rPr>
            <w:sz w:val="20"/>
            <w:szCs w:val="20"/>
            <w:lang w:val="en-GB"/>
          </w:rPr>
          <w:delText>CITE</w:delText>
        </w:r>
      </w:del>
      <w:commentRangeEnd w:id="136"/>
      <w:r w:rsidR="00B961D4">
        <w:rPr>
          <w:rStyle w:val="CommentReference"/>
          <w:sz w:val="20"/>
          <w:szCs w:val="20"/>
          <w:lang w:val="en-GB"/>
        </w:rPr>
        <w:commentReference w:id="136"/>
      </w:r>
      <w:commentRangeEnd w:id="137"/>
      <w:r w:rsidR="004255D7">
        <w:rPr>
          <w:rStyle w:val="CommentReference"/>
          <w:sz w:val="20"/>
          <w:szCs w:val="20"/>
          <w:lang w:val="en-GB"/>
        </w:rPr>
        <w:commentReference w:id="137"/>
      </w:r>
      <w:del w:id="138" w:author="#WANG ZIHAO#" w:date="2026-06-16T16:12:00Z" w16du:dateUtc="2026-06-16T08:12:00Z">
        <w:r w:rsidR="00B961D4" w:rsidDel="004255D7">
          <w:rPr>
            <w:sz w:val="20"/>
            <w:szCs w:val="20"/>
            <w:lang w:val="en-GB"/>
          </w:rPr>
          <w:delText>)</w:delText>
        </w:r>
      </w:del>
      <w:ins w:id="139" w:author="#WANG ZIHAO#" w:date="2026-06-16T16:51:00Z" w16du:dateUtc="2026-06-16T08:51:00Z">
        <w:r w:rsidR="00636065">
          <w:rPr>
            <w:sz w:val="20"/>
            <w:szCs w:val="20"/>
            <w:highlight w:val="lightGray"/>
            <w:lang w:val="en-GB"/>
          </w:rPr>
          <w:t>.</w:t>
        </w:r>
      </w:ins>
      <w:del w:id="140" w:author="#WANG ZIHAO#" w:date="2026-06-16T16:51:00Z" w16du:dateUtc="2026-06-16T08:51:00Z">
        <w:r w:rsidR="00964649" w:rsidRPr="005976C8" w:rsidDel="00636065">
          <w:rPr>
            <w:sz w:val="20"/>
            <w:szCs w:val="20"/>
            <w:highlight w:val="lightGray"/>
            <w:lang w:val="en-GB"/>
          </w:rPr>
          <w:delText xml:space="preserve">, </w:delText>
        </w:r>
        <w:commentRangeStart w:id="141"/>
        <w:commentRangeStart w:id="142"/>
        <w:r w:rsidR="00964649" w:rsidRPr="005976C8" w:rsidDel="00636065">
          <w:rPr>
            <w:sz w:val="20"/>
            <w:szCs w:val="20"/>
            <w:highlight w:val="lightGray"/>
            <w:lang w:val="en-GB"/>
          </w:rPr>
          <w:delText>a risk underscored by consecutive annual increases in isolates with reduced ceftriaxone susceptibility reported in England since 2021</w:delText>
        </w:r>
        <w:bookmarkStart w:id="143" w:name="_Hlk230047691"/>
        <w:r w:rsidR="00D15FBE" w:rsidRPr="005976C8" w:rsidDel="00636065">
          <w:rPr>
            <w:sz w:val="20"/>
            <w:szCs w:val="20"/>
            <w:highlight w:val="lightGray"/>
            <w:lang w:val="en-GB"/>
          </w:rPr>
          <w:delText xml:space="preserve"> </w:delText>
        </w:r>
        <w:r w:rsidR="00964649" w:rsidRPr="005976C8" w:rsidDel="00636065">
          <w:rPr>
            <w:sz w:val="20"/>
            <w:szCs w:val="20"/>
            <w:highlight w:val="lightGray"/>
          </w:rPr>
          <w:fldChar w:fldCharType="begin"/>
        </w:r>
        <w:r w:rsidR="00031F54" w:rsidRPr="005976C8" w:rsidDel="00636065">
          <w:rPr>
            <w:sz w:val="20"/>
            <w:szCs w:val="20"/>
            <w:highlight w:val="lightGray"/>
          </w:rPr>
          <w:delInstrText xml:space="preserve"> ADDIN ZOTERO_ITEM CSL_CITATION {"citationID":"Sg5ftdY4","properties":{"unsorted":false,"formattedCitation":"[28]","plainCitation":"[28]","noteIndex":0},"citationItems":[{"id":437,"uris":["http://zotero.org/users/9663344/items/6QKYAFY5"],"itemData":{"id":437,"type":"webpage","container-title":"UK Health Security Agency","language":"en","title":"GRASP report: data to September 2025","title-short":"GRASP report","URL":"https://www.gov.uk/government/publications/gonococcal-resistance-to-antimicrobials-surveillance-programme-grasp-report/grasp-report-data-to-september-2025","accessed":{"date-parts":[["2025",11,20]]}}}],"schema":"https://github.com/citation-style-language/schema/raw/master/csl-citation.json"} </w:delInstrText>
        </w:r>
        <w:r w:rsidR="00964649" w:rsidRPr="005976C8" w:rsidDel="00636065">
          <w:rPr>
            <w:sz w:val="20"/>
            <w:szCs w:val="20"/>
            <w:highlight w:val="lightGray"/>
          </w:rPr>
          <w:fldChar w:fldCharType="separate"/>
        </w:r>
        <w:r w:rsidR="00A83A09" w:rsidRPr="005976C8" w:rsidDel="00636065">
          <w:rPr>
            <w:noProof/>
            <w:sz w:val="20"/>
            <w:szCs w:val="20"/>
            <w:highlight w:val="lightGray"/>
          </w:rPr>
          <w:delText>[28]</w:delText>
        </w:r>
        <w:r w:rsidR="00964649" w:rsidRPr="005976C8" w:rsidDel="00636065">
          <w:rPr>
            <w:sz w:val="20"/>
            <w:szCs w:val="20"/>
            <w:highlight w:val="lightGray"/>
          </w:rPr>
          <w:fldChar w:fldCharType="end"/>
        </w:r>
        <w:bookmarkEnd w:id="143"/>
        <w:r w:rsidR="00964649" w:rsidRPr="005976C8" w:rsidDel="00636065">
          <w:rPr>
            <w:sz w:val="20"/>
            <w:szCs w:val="20"/>
            <w:highlight w:val="lightGray"/>
          </w:rPr>
          <w:delText>.</w:delText>
        </w:r>
        <w:r w:rsidR="00D33E9D" w:rsidRPr="005976C8" w:rsidDel="00636065">
          <w:rPr>
            <w:sz w:val="20"/>
            <w:szCs w:val="20"/>
            <w:highlight w:val="lightGray"/>
          </w:rPr>
          <w:delText xml:space="preserve"> </w:delText>
        </w:r>
        <w:commentRangeEnd w:id="141"/>
        <w:r w:rsidR="00B961D4" w:rsidDel="00636065">
          <w:rPr>
            <w:rStyle w:val="CommentReference"/>
            <w:sz w:val="20"/>
            <w:szCs w:val="20"/>
            <w:lang w:val="en-GB"/>
          </w:rPr>
          <w:commentReference w:id="141"/>
        </w:r>
        <w:commentRangeEnd w:id="142"/>
        <w:r w:rsidR="004255D7" w:rsidDel="00636065">
          <w:rPr>
            <w:rStyle w:val="CommentReference"/>
            <w:sz w:val="20"/>
            <w:szCs w:val="20"/>
            <w:lang w:val="en-GB"/>
          </w:rPr>
          <w:commentReference w:id="142"/>
        </w:r>
      </w:del>
      <w:ins w:id="144" w:author="#WANG ZIHAO#" w:date="2026-06-16T17:10:00Z" w16du:dateUtc="2026-06-16T09:10:00Z">
        <w:r w:rsidR="00C8734D">
          <w:rPr>
            <w:sz w:val="20"/>
            <w:szCs w:val="20"/>
            <w:lang w:val="en-GB"/>
          </w:rPr>
          <w:t xml:space="preserve"> </w:t>
        </w:r>
      </w:ins>
      <w:ins w:id="145" w:author="#WANG ZIHAO#" w:date="2026-06-16T17:11:00Z" w16du:dateUtc="2026-06-16T09:11:00Z">
        <w:r w:rsidR="00296655">
          <w:rPr>
            <w:sz w:val="20"/>
            <w:szCs w:val="20"/>
            <w:lang w:val="en-GB"/>
          </w:rPr>
          <w:t xml:space="preserve">More importantly, </w:t>
        </w:r>
      </w:ins>
    </w:p>
    <w:p w14:paraId="10D3BA61" w14:textId="62F7AFF3" w:rsidR="00CA341C" w:rsidRPr="00CF5428" w:rsidRDefault="00296655" w:rsidP="006E0D5A">
      <w:pPr>
        <w:pStyle w:val="NormalWeb"/>
        <w:spacing w:line="276" w:lineRule="auto"/>
        <w:jc w:val="both"/>
        <w:rPr>
          <w:sz w:val="20"/>
          <w:szCs w:val="20"/>
          <w:lang w:val="en-GB"/>
        </w:rPr>
      </w:pPr>
      <w:ins w:id="146" w:author="#WANG ZIHAO#" w:date="2026-06-16T17:11:00Z" w16du:dateUtc="2026-06-16T09:11:00Z">
        <w:r>
          <w:rPr>
            <w:sz w:val="20"/>
            <w:szCs w:val="20"/>
            <w:lang w:val="en-GB"/>
          </w:rPr>
          <w:t>t</w:t>
        </w:r>
      </w:ins>
      <w:commentRangeStart w:id="147"/>
      <w:commentRangeStart w:id="148"/>
      <w:commentRangeStart w:id="149"/>
      <w:commentRangeStart w:id="150"/>
      <w:del w:id="151" w:author="#WANG ZIHAO#" w:date="2026-06-16T17:11:00Z" w16du:dateUtc="2026-06-16T09:11:00Z">
        <w:r w:rsidR="00CA341C" w:rsidRPr="00CF5428" w:rsidDel="00296655">
          <w:rPr>
            <w:sz w:val="20"/>
            <w:szCs w:val="20"/>
            <w:lang w:val="en-GB"/>
          </w:rPr>
          <w:delText>T</w:delText>
        </w:r>
      </w:del>
      <w:r w:rsidR="00CA341C" w:rsidRPr="00CF5428">
        <w:rPr>
          <w:sz w:val="20"/>
          <w:szCs w:val="20"/>
          <w:lang w:val="en-GB"/>
        </w:rPr>
        <w:t xml:space="preserve">racking the intersection of doxycycline prophylaxis and ceftriaxone treatment failure provides direct epidemiological utility for public health stakeholders by mapping the </w:t>
      </w:r>
      <w:r w:rsidR="00B961D4">
        <w:rPr>
          <w:sz w:val="20"/>
          <w:szCs w:val="20"/>
          <w:lang w:val="en-GB"/>
        </w:rPr>
        <w:t>change in the composition of circulating strains</w:t>
      </w:r>
      <w:commentRangeEnd w:id="149"/>
      <w:r w:rsidR="00B961D4" w:rsidRPr="00CF5428">
        <w:rPr>
          <w:rStyle w:val="CommentReference"/>
          <w:sz w:val="20"/>
          <w:szCs w:val="20"/>
          <w:lang w:val="en-GB"/>
        </w:rPr>
        <w:commentReference w:id="149"/>
      </w:r>
      <w:commentRangeEnd w:id="150"/>
      <w:r w:rsidR="00FA2198" w:rsidRPr="00CF5428">
        <w:rPr>
          <w:rStyle w:val="CommentReference"/>
          <w:sz w:val="20"/>
          <w:szCs w:val="20"/>
          <w:lang w:val="en-GB"/>
        </w:rPr>
        <w:commentReference w:id="150"/>
      </w:r>
      <w:r w:rsidR="00CA341C" w:rsidRPr="00CF5428">
        <w:rPr>
          <w:sz w:val="20"/>
          <w:szCs w:val="20"/>
          <w:lang w:val="en-GB"/>
        </w:rPr>
        <w:t xml:space="preserve">. </w:t>
      </w:r>
      <w:commentRangeEnd w:id="147"/>
      <w:r w:rsidR="00CA3C3C">
        <w:rPr>
          <w:rStyle w:val="CommentReference"/>
          <w:sz w:val="20"/>
          <w:szCs w:val="20"/>
          <w:lang w:val="en-GB"/>
        </w:rPr>
        <w:commentReference w:id="147"/>
      </w:r>
      <w:commentRangeEnd w:id="148"/>
      <w:r w:rsidR="007E4CF9">
        <w:rPr>
          <w:rStyle w:val="CommentReference"/>
          <w:sz w:val="20"/>
          <w:szCs w:val="20"/>
          <w:lang w:val="en-GB"/>
        </w:rPr>
        <w:commentReference w:id="148"/>
      </w:r>
      <w:r w:rsidR="00CA3C3C">
        <w:rPr>
          <w:sz w:val="20"/>
          <w:szCs w:val="20"/>
          <w:lang w:val="en-GB"/>
        </w:rPr>
        <w:t>Conversely, w</w:t>
      </w:r>
      <w:r w:rsidR="00CA341C" w:rsidRPr="00CF5428">
        <w:rPr>
          <w:sz w:val="20"/>
          <w:szCs w:val="20"/>
          <w:lang w:val="en-GB"/>
        </w:rPr>
        <w:t xml:space="preserve">ithin this framework, a moderate-protection vaccine is modelled </w:t>
      </w:r>
      <w:r w:rsidR="00CA3C3C">
        <w:rPr>
          <w:sz w:val="20"/>
          <w:szCs w:val="20"/>
          <w:lang w:val="en-GB"/>
        </w:rPr>
        <w:t xml:space="preserve">to reduce </w:t>
      </w:r>
      <w:r w:rsidR="00CA341C" w:rsidRPr="00CF5428">
        <w:rPr>
          <w:sz w:val="20"/>
          <w:szCs w:val="20"/>
          <w:lang w:val="en-GB"/>
        </w:rPr>
        <w:t>the</w:t>
      </w:r>
      <w:r w:rsidR="00CA3C3C">
        <w:rPr>
          <w:sz w:val="20"/>
          <w:szCs w:val="20"/>
          <w:lang w:val="en-GB"/>
        </w:rPr>
        <w:t xml:space="preserve"> absolute</w:t>
      </w:r>
      <w:r w:rsidR="00CA341C" w:rsidRPr="00CF5428">
        <w:rPr>
          <w:sz w:val="20"/>
          <w:szCs w:val="20"/>
          <w:lang w:val="en-GB"/>
        </w:rPr>
        <w:t xml:space="preserve"> </w:t>
      </w:r>
      <w:r w:rsidR="00CA3C3C">
        <w:rPr>
          <w:sz w:val="20"/>
          <w:szCs w:val="20"/>
          <w:lang w:val="en-GB"/>
        </w:rPr>
        <w:t>transmissibility</w:t>
      </w:r>
      <w:r w:rsidR="00CA341C" w:rsidRPr="00CF5428">
        <w:rPr>
          <w:sz w:val="20"/>
          <w:szCs w:val="20"/>
          <w:lang w:val="en-GB"/>
        </w:rPr>
        <w:t xml:space="preserve"> of all circulating strains </w:t>
      </w:r>
      <w:r w:rsidR="00CA3C3C">
        <w:rPr>
          <w:sz w:val="20"/>
          <w:szCs w:val="20"/>
          <w:lang w:val="en-GB"/>
        </w:rPr>
        <w:t>in the same manner</w:t>
      </w:r>
      <w:r w:rsidR="00CA341C" w:rsidRPr="00CF5428">
        <w:rPr>
          <w:sz w:val="20"/>
          <w:szCs w:val="20"/>
          <w:lang w:val="en-GB"/>
        </w:rPr>
        <w:t>, thereby reducing disease burden without imposing selecti</w:t>
      </w:r>
      <w:r w:rsidR="00B961D4">
        <w:rPr>
          <w:sz w:val="20"/>
          <w:szCs w:val="20"/>
          <w:lang w:val="en-GB"/>
        </w:rPr>
        <w:t>on</w:t>
      </w:r>
      <w:r w:rsidR="00CA341C" w:rsidRPr="00CF5428">
        <w:rPr>
          <w:sz w:val="20"/>
          <w:szCs w:val="20"/>
          <w:lang w:val="en-GB"/>
        </w:rPr>
        <w:t xml:space="preserve"> pressure</w:t>
      </w:r>
      <w:r w:rsidR="00CA3C3C">
        <w:rPr>
          <w:sz w:val="20"/>
          <w:szCs w:val="20"/>
          <w:lang w:val="en-GB"/>
        </w:rPr>
        <w:t xml:space="preserve"> on specific strains</w:t>
      </w:r>
      <w:r w:rsidR="00CA341C" w:rsidRPr="00CF5428">
        <w:rPr>
          <w:sz w:val="20"/>
          <w:szCs w:val="20"/>
          <w:lang w:val="en-GB"/>
        </w:rPr>
        <w:t>.</w:t>
      </w:r>
    </w:p>
    <w:p w14:paraId="3A91F249" w14:textId="49C53B30" w:rsidR="00D81892" w:rsidRDefault="006B7C58" w:rsidP="006E0D5A">
      <w:pPr>
        <w:pStyle w:val="NormalWeb"/>
        <w:spacing w:line="276" w:lineRule="auto"/>
        <w:jc w:val="both"/>
        <w:rPr>
          <w:sz w:val="20"/>
          <w:szCs w:val="20"/>
        </w:rPr>
      </w:pPr>
      <w:r w:rsidRPr="00CF5428">
        <w:rPr>
          <w:sz w:val="20"/>
          <w:szCs w:val="20"/>
        </w:rPr>
        <w:t>To capture the epidemiological impact of behavioural heterogeneity on transmission dynamics and intervention uptake, the model partitions the MSM population into two distinct sexual activity classes. These classes are defined by annual partner acquisition rates: high-activity individuals (</w:t>
      </w:r>
      <m:oMath>
        <m:r>
          <w:rPr>
            <w:rFonts w:ascii="Cambria Math" w:hAnsi="Cambria Math"/>
            <w:sz w:val="20"/>
            <w:szCs w:val="20"/>
          </w:rPr>
          <m:t>≥5</m:t>
        </m:r>
      </m:oMath>
      <w:r w:rsidRPr="00CF5428">
        <w:rPr>
          <w:sz w:val="20"/>
          <w:szCs w:val="20"/>
        </w:rPr>
        <w:t xml:space="preserve"> sexual partners per annum) and low-activity individuals (</w:t>
      </w:r>
      <m:oMath>
        <m:r>
          <w:rPr>
            <w:rFonts w:ascii="Cambria Math" w:hAnsi="Cambria Math"/>
            <w:sz w:val="20"/>
            <w:szCs w:val="20"/>
          </w:rPr>
          <m:t>&lt;5</m:t>
        </m:r>
      </m:oMath>
      <w:r w:rsidRPr="00CF5428">
        <w:rPr>
          <w:sz w:val="20"/>
          <w:szCs w:val="20"/>
        </w:rPr>
        <w:t xml:space="preserve"> sexual partners per annum). </w:t>
      </w:r>
      <w:r w:rsidR="00031F54">
        <w:rPr>
          <w:sz w:val="20"/>
          <w:szCs w:val="20"/>
        </w:rPr>
        <w:t xml:space="preserve">This risk-group definition </w:t>
      </w:r>
      <w:r w:rsidR="00031F54" w:rsidRPr="00031F54">
        <w:rPr>
          <w:sz w:val="20"/>
          <w:szCs w:val="20"/>
        </w:rPr>
        <w:t xml:space="preserve">was </w:t>
      </w:r>
      <w:r w:rsidR="00031F54">
        <w:rPr>
          <w:sz w:val="20"/>
          <w:szCs w:val="20"/>
        </w:rPr>
        <w:t xml:space="preserve">originally </w:t>
      </w:r>
      <w:r w:rsidR="00031F54" w:rsidRPr="00031F54">
        <w:rPr>
          <w:sz w:val="20"/>
          <w:szCs w:val="20"/>
        </w:rPr>
        <w:t>derived from empirical survey data</w:t>
      </w:r>
      <w:r w:rsidR="00031F54">
        <w:rPr>
          <w:sz w:val="20"/>
          <w:szCs w:val="20"/>
        </w:rPr>
        <w:t xml:space="preserve"> </w:t>
      </w:r>
      <w:r w:rsidR="00031F54">
        <w:rPr>
          <w:sz w:val="20"/>
          <w:szCs w:val="20"/>
        </w:rPr>
        <w:fldChar w:fldCharType="begin"/>
      </w:r>
      <w:r w:rsidR="00E03B4D">
        <w:rPr>
          <w:sz w:val="20"/>
          <w:szCs w:val="20"/>
        </w:rPr>
        <w:instrText xml:space="preserve"> ADDIN ZOTERO_ITEM CSL_CITATION {"citationID":"svojcSKo","properties":{"unsorted":false,"formattedCitation":"[37]","plainCitation":"[37]","noteIndex":0},"citationItems":[{"id":300,"uris":["http://zotero.org/users/9663344/items/ZJJFLZAG"],"itemData":{"id":300,"type":"dataset","abstract":"&amp;lt;p&amp;gt;The British&amp;amp;nbsp;&amp;lt;i&amp;gt;National Surveys of Sexual Attitudes and Lifestyles (&amp;lt;/i&amp;gt;Natsal) have been undertaken decennially since 1990 and provide a key data source underpinning sexual and reproductive health (SRH) policy.&amp;lt;/p&amp;gt;&amp;lt;p&amp;gt; Further information is available from the &amp;lt;a class=\"external\" href=\"https://www.natsal.ac.uk/\" title=\"Natsal\" style=\"\"&amp;gt;Natsal&amp;lt;/a&amp;gt; website.&amp;lt;br&amp;gt;\n&amp;lt;br&amp;gt;\n&amp;lt;/p&amp;gt; The &amp;lt;i&amp;gt;National Survey of Sexual Attitudes and Lifestyles, 2010-2012&amp;lt;/i&amp;gt; is the third survey in the series. Natsal-3 aimed to provide up-to-date information on key sexual behaviours and risk factors, as well as to look at trends over time by including comparable measures to those used in the previous two surveys, and to include new questions and an extended age range to take account of current information needs in the field of sexual health. Natsal-3 includes an online follow-up alongside the main dataset.&amp;lt;br&amp;gt;\n&amp;lt;br&amp;gt;\nThe main objectives of Natsal-3 were to: &amp;lt;ul&amp;gt;&amp;lt;li&amp;gt;provide a detailed understanding of patterns and variability of sexual behaviour in Britain (including, for example, numbers of sexual partners, frequency of different sexual practices, and homosexual experience); &amp;lt;/li&amp;gt;&amp;lt;li&amp;gt;provide self-reported estimates of a range of sexual and reproductive health outcomes (including, for example, pregnancy, STI diagnosis, contraception use) and health service use;&amp;lt;/li&amp;gt;&amp;lt;li&amp;gt;explore sexual behaviour and function over the life-course by including an older age group (up to age 74); &amp;lt;/li&amp;gt;&amp;lt;li&amp;gt;describe changes in sexual activity over time and trends in relationships, reproductive history and patterns of fertility (using Natsal-1, Natsal-2 and Natsal-3); &amp;lt;/li&amp;gt;&amp;lt;li&amp;gt;from urine samples, measure the prevalence of Chlamydia trachomatis, Neisseria gonorrhoeae, type-specific Human Papillomavirus, HIV antibody and Mycoplasma genitalium;&amp;lt;/li&amp;gt;&amp;lt;li&amp;gt;measure the gender-specific distribution of salivary testosterone and its relationship to sexual behaviour, function and ageing.&amp;lt;/li&amp;gt;&amp;lt;/ul&amp;gt;&amp;lt;br&amp;gt;\n&amp;lt;b&amp;gt;Latest Edition Information&amp;lt;/b&amp;gt;&amp;lt;br&amp;gt;\nFor the second edition (May 2017) data and documentation from the web follow-up survey were added to the study. The web follow-up was carried out in 2012, following up Natsal participants one to two months after they had completed a survey interview. It included a reduced version of the original survey questionnaire for completion online.&amp;lt;br&amp;gt;\n&amp;lt;br&amp;gt;","DOI":"10.5255/UKDA-SN-7799-2","publisher":"UK Data Service","source":"DOI.org (Datacite)","title":"NATSAL III; Natsal-3National Survey of Sexual Attitudes and Lifestyles, 1990-National Survey of Sexual Attitudes and Lifestyles, 2010-2012","URL":"https://beta.ukdataservice.ac.uk/datacatalogue/doi/?id=7799#2","version":"2nd Edition","author":[{"family":"Johnson","given":"A."},{"family":"Mercer","given":"C."},{"family":"Sonnenberg","given":"P."},{"family":"Copas","given":"A."},{"family":"Wellings","given":"K."},{"family":"Macdowall","given":"W."},{"family":"Erens","given":"B."}],"accessed":{"date-parts":[["2025",9,16]]},"issued":{"date-parts":[["2024"]]}}}],"schema":"https://github.com/citation-style-language/schema/raw/master/csl-citation.json"} </w:instrText>
      </w:r>
      <w:r w:rsidR="00031F54">
        <w:rPr>
          <w:sz w:val="20"/>
          <w:szCs w:val="20"/>
        </w:rPr>
        <w:fldChar w:fldCharType="separate"/>
      </w:r>
      <w:r w:rsidR="00E03B4D">
        <w:rPr>
          <w:noProof/>
          <w:sz w:val="20"/>
          <w:szCs w:val="20"/>
        </w:rPr>
        <w:t>[37]</w:t>
      </w:r>
      <w:r w:rsidR="00031F54">
        <w:rPr>
          <w:sz w:val="20"/>
          <w:szCs w:val="20"/>
        </w:rPr>
        <w:fldChar w:fldCharType="end"/>
      </w:r>
      <w:r w:rsidR="00031F54" w:rsidRPr="00031F54">
        <w:rPr>
          <w:sz w:val="20"/>
          <w:szCs w:val="20"/>
        </w:rPr>
        <w:t xml:space="preserve">, maintaining consistency both with established transmission modelling literature </w:t>
      </w:r>
      <w:r w:rsidR="00031F54">
        <w:rPr>
          <w:sz w:val="20"/>
          <w:szCs w:val="20"/>
        </w:rPr>
        <w:fldChar w:fldCharType="begin"/>
      </w:r>
      <w:r w:rsidR="00031F54">
        <w:rPr>
          <w:sz w:val="20"/>
          <w:szCs w:val="20"/>
        </w:rPr>
        <w:instrText xml:space="preserve"> ADDIN ZOTERO_ITEM CSL_CITATION {"citationID":"sh5VSSS4","properties":{"unsorted":false,"formattedCitation":"[16], [23]","plainCitation":"[16], [23]","noteIndex":0},"citationItems":[{"id":297,"uris":["http://zotero.org/users/9663344/items/KC9H5ARD"],"itemData":{"id":297,"type":"article-journal","abstract":"Gonorrhea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031F54">
        <w:rPr>
          <w:sz w:val="20"/>
          <w:szCs w:val="20"/>
        </w:rPr>
        <w:fldChar w:fldCharType="separate"/>
      </w:r>
      <w:r w:rsidR="00031F54">
        <w:rPr>
          <w:noProof/>
          <w:sz w:val="20"/>
          <w:szCs w:val="20"/>
        </w:rPr>
        <w:t>[16], [23]</w:t>
      </w:r>
      <w:r w:rsidR="00031F54">
        <w:rPr>
          <w:sz w:val="20"/>
          <w:szCs w:val="20"/>
        </w:rPr>
        <w:fldChar w:fldCharType="end"/>
      </w:r>
      <w:r w:rsidR="00031F54">
        <w:rPr>
          <w:sz w:val="20"/>
          <w:szCs w:val="20"/>
        </w:rPr>
        <w:t xml:space="preserve"> </w:t>
      </w:r>
      <w:r w:rsidR="00031F54" w:rsidRPr="00031F54">
        <w:rPr>
          <w:sz w:val="20"/>
          <w:szCs w:val="20"/>
        </w:rPr>
        <w:t>and the UK Health Security Agency (UKHSA) healthcare practitioner guidance</w:t>
      </w:r>
      <w:r w:rsidR="00031F54">
        <w:rPr>
          <w:sz w:val="20"/>
          <w:szCs w:val="20"/>
        </w:rPr>
        <w:t xml:space="preserve"> </w:t>
      </w:r>
      <w:r w:rsidR="00031F54" w:rsidRPr="00031F54">
        <w:rPr>
          <w:sz w:val="20"/>
          <w:szCs w:val="20"/>
        </w:rPr>
        <w:t>for the targeted rollout of the 4CMenB vaccine</w:t>
      </w:r>
      <w:r w:rsidR="00031F54">
        <w:rPr>
          <w:sz w:val="20"/>
          <w:szCs w:val="20"/>
        </w:rPr>
        <w:t xml:space="preserve"> </w:t>
      </w:r>
      <w:r w:rsidR="00031F54">
        <w:rPr>
          <w:sz w:val="20"/>
          <w:szCs w:val="20"/>
        </w:rPr>
        <w:fldChar w:fldCharType="begin"/>
      </w:r>
      <w:r w:rsidR="00E03B4D">
        <w:rPr>
          <w:sz w:val="20"/>
          <w:szCs w:val="20"/>
        </w:rPr>
        <w:instrText xml:space="preserve"> ADDIN ZOTERO_ITEM CSL_CITATION {"citationID":"ZxlLP1lt","properties":{"unsorted":false,"formattedCitation":"[38]","plainCitation":"[38]","noteIndex":0},"citationItems":[{"id":411,"uris":["http://zotero.org/users/9663344/items/36838BRN"],"itemData":{"id":411,"type":"webpage","container-title":"National Health Service","language":"en","title":"4CMenB vaccine for prevention of gonorrhoea: information for healthcare practitioners","title-short":"4CMenB vaccine for prevention of gonorrhoea","URL":"https://www.gov.uk/government/publications/4cmenb-vaccine-for-gonorrhoea-information-for-healthcare-practitioners/4cmenb-vaccine-for-prevention-of-gonorrhoea-information-for-healthcare-practitioners","accessed":{"date-parts":[["2025",10,22]]}}}],"schema":"https://github.com/citation-style-language/schema/raw/master/csl-citation.json"} </w:instrText>
      </w:r>
      <w:r w:rsidR="00031F54">
        <w:rPr>
          <w:sz w:val="20"/>
          <w:szCs w:val="20"/>
        </w:rPr>
        <w:fldChar w:fldCharType="separate"/>
      </w:r>
      <w:r w:rsidR="00E03B4D">
        <w:rPr>
          <w:noProof/>
          <w:sz w:val="20"/>
          <w:szCs w:val="20"/>
        </w:rPr>
        <w:t>[38]</w:t>
      </w:r>
      <w:r w:rsidR="00031F54">
        <w:rPr>
          <w:sz w:val="20"/>
          <w:szCs w:val="20"/>
        </w:rPr>
        <w:fldChar w:fldCharType="end"/>
      </w:r>
      <w:r w:rsidR="00031F54" w:rsidRPr="00031F54">
        <w:rPr>
          <w:sz w:val="20"/>
          <w:szCs w:val="20"/>
        </w:rPr>
        <w:t>.</w:t>
      </w:r>
      <w:r w:rsidR="00031F54">
        <w:rPr>
          <w:sz w:val="20"/>
          <w:szCs w:val="20"/>
        </w:rPr>
        <w:t xml:space="preserve"> </w:t>
      </w:r>
      <w:r w:rsidRPr="00CF5428">
        <w:rPr>
          <w:sz w:val="20"/>
          <w:szCs w:val="20"/>
        </w:rPr>
        <w:t xml:space="preserve">The population within each behavioural group is further stratified into four intervention </w:t>
      </w:r>
      <w:r w:rsidR="00B961D4">
        <w:rPr>
          <w:sz w:val="20"/>
          <w:szCs w:val="20"/>
        </w:rPr>
        <w:t>groups</w:t>
      </w:r>
      <w:r w:rsidR="00B961D4" w:rsidRPr="00CF5428">
        <w:rPr>
          <w:sz w:val="20"/>
          <w:szCs w:val="20"/>
        </w:rPr>
        <w:t xml:space="preserve"> </w:t>
      </w:r>
      <w:r w:rsidRPr="00CF5428">
        <w:rPr>
          <w:sz w:val="20"/>
          <w:szCs w:val="20"/>
        </w:rPr>
        <w:t>based on uptake of doxy-PEP and vaccination, representing individuals utilizing neither intervention, individuals utilizing doxy-PEP only, individuals utilizing vaccination only, individuals utilizing both doxy-PEP and vaccination</w:t>
      </w:r>
      <w:r w:rsidR="00B961D4">
        <w:rPr>
          <w:sz w:val="20"/>
          <w:szCs w:val="20"/>
        </w:rPr>
        <w:t>.</w:t>
      </w:r>
      <w:r w:rsidRPr="00CF5428">
        <w:rPr>
          <w:sz w:val="20"/>
          <w:szCs w:val="20"/>
        </w:rPr>
        <w:t xml:space="preserve"> </w:t>
      </w:r>
      <w:r w:rsidR="00B961D4">
        <w:rPr>
          <w:sz w:val="20"/>
          <w:szCs w:val="20"/>
        </w:rPr>
        <w:t xml:space="preserve">Individuals can move between these intervention groups due to </w:t>
      </w:r>
      <w:r w:rsidRPr="00CF5428">
        <w:rPr>
          <w:sz w:val="20"/>
          <w:szCs w:val="20"/>
        </w:rPr>
        <w:t xml:space="preserve">waning of vaccine-induced immunity, and the elective discontinuation of doxy-PEP. Within each intersecting behavioural and intervention stratum, </w:t>
      </w:r>
      <w:r w:rsidRPr="00CF5428">
        <w:rPr>
          <w:i/>
          <w:iCs/>
          <w:sz w:val="20"/>
          <w:szCs w:val="20"/>
        </w:rPr>
        <w:t>N. gonorrhoeae</w:t>
      </w:r>
      <w:r w:rsidRPr="00CF5428">
        <w:rPr>
          <w:sz w:val="20"/>
          <w:szCs w:val="20"/>
        </w:rPr>
        <w:t xml:space="preserve"> infections are distributed across </w:t>
      </w:r>
      <w:r w:rsidR="00CA3C3C">
        <w:rPr>
          <w:sz w:val="20"/>
          <w:szCs w:val="20"/>
        </w:rPr>
        <w:t>the four modelled bacterial strains</w:t>
      </w:r>
      <w:r w:rsidRPr="00CF5428">
        <w:rPr>
          <w:sz w:val="20"/>
          <w:szCs w:val="20"/>
        </w:rPr>
        <w:t xml:space="preserve">. The model explicitly </w:t>
      </w:r>
      <w:r w:rsidR="00814883">
        <w:rPr>
          <w:sz w:val="20"/>
          <w:szCs w:val="20"/>
        </w:rPr>
        <w:t>characterizes</w:t>
      </w:r>
      <w:r w:rsidR="00814883" w:rsidRPr="00CF5428">
        <w:rPr>
          <w:sz w:val="20"/>
          <w:szCs w:val="20"/>
        </w:rPr>
        <w:t xml:space="preserve"> </w:t>
      </w:r>
      <w:r w:rsidR="00CA3C3C">
        <w:rPr>
          <w:sz w:val="20"/>
          <w:szCs w:val="20"/>
        </w:rPr>
        <w:t>(</w:t>
      </w:r>
      <w:r w:rsidR="00CA3C3C" w:rsidRPr="005976C8">
        <w:rPr>
          <w:b/>
          <w:bCs/>
          <w:sz w:val="20"/>
          <w:szCs w:val="20"/>
        </w:rPr>
        <w:t>1</w:t>
      </w:r>
      <w:r w:rsidR="00CA3C3C">
        <w:rPr>
          <w:sz w:val="20"/>
          <w:szCs w:val="20"/>
        </w:rPr>
        <w:t xml:space="preserve">) therapeutic treatment failure, i.e., </w:t>
      </w:r>
      <w:r w:rsidRPr="00CF5428">
        <w:rPr>
          <w:sz w:val="20"/>
          <w:szCs w:val="20"/>
        </w:rPr>
        <w:t xml:space="preserve">the persistent infectivity and prolonged transmission window of individuals with Cef-R or Dual-R infections following standard-of-care ceftriaxone monotherapy, </w:t>
      </w:r>
      <w:r w:rsidR="00CA3C3C">
        <w:rPr>
          <w:sz w:val="20"/>
          <w:szCs w:val="20"/>
        </w:rPr>
        <w:t>(</w:t>
      </w:r>
      <w:r w:rsidR="00CA3C3C" w:rsidRPr="005976C8">
        <w:rPr>
          <w:b/>
          <w:bCs/>
          <w:sz w:val="20"/>
          <w:szCs w:val="20"/>
        </w:rPr>
        <w:t>2</w:t>
      </w:r>
      <w:r w:rsidR="00CA3C3C">
        <w:rPr>
          <w:sz w:val="20"/>
          <w:szCs w:val="20"/>
        </w:rPr>
        <w:t xml:space="preserve">) </w:t>
      </w:r>
      <w:r w:rsidR="00CA3C3C" w:rsidRPr="00CF5428">
        <w:rPr>
          <w:sz w:val="20"/>
          <w:szCs w:val="20"/>
        </w:rPr>
        <w:t>direct selected emergence</w:t>
      </w:r>
      <w:r w:rsidR="00CA3C3C">
        <w:rPr>
          <w:sz w:val="20"/>
          <w:szCs w:val="20"/>
        </w:rPr>
        <w:t xml:space="preserve">, </w:t>
      </w:r>
      <w:r w:rsidR="009103F4">
        <w:rPr>
          <w:sz w:val="20"/>
          <w:szCs w:val="20"/>
        </w:rPr>
        <w:t>i.e., emergence</w:t>
      </w:r>
      <w:r w:rsidR="00CA3C3C" w:rsidRPr="00CF5428">
        <w:rPr>
          <w:sz w:val="20"/>
          <w:szCs w:val="20"/>
        </w:rPr>
        <w:t xml:space="preserve"> of Cef-R </w:t>
      </w:r>
      <w:r w:rsidR="009103F4">
        <w:rPr>
          <w:sz w:val="20"/>
          <w:szCs w:val="20"/>
        </w:rPr>
        <w:t>strains</w:t>
      </w:r>
      <w:r w:rsidR="00CA3C3C" w:rsidRPr="00CF5428">
        <w:rPr>
          <w:sz w:val="20"/>
          <w:szCs w:val="20"/>
        </w:rPr>
        <w:t xml:space="preserve"> during clinical treatment of a </w:t>
      </w:r>
      <w:del w:id="152" w:author="#WANG ZIHAO#" w:date="2026-06-18T23:16:00Z" w16du:dateUtc="2026-06-18T15:16:00Z">
        <w:r w:rsidR="00CA3C3C" w:rsidRPr="00CF5428" w:rsidDel="00317E25">
          <w:rPr>
            <w:sz w:val="20"/>
            <w:szCs w:val="20"/>
          </w:rPr>
          <w:delText>susceptible</w:delText>
        </w:r>
      </w:del>
      <w:ins w:id="153" w:author="#WANG ZIHAO#" w:date="2026-06-18T23:16:00Z" w16du:dateUtc="2026-06-18T15:16:00Z">
        <w:r w:rsidR="00317E25">
          <w:rPr>
            <w:sz w:val="20"/>
            <w:szCs w:val="20"/>
          </w:rPr>
          <w:t>baseline susceptible</w:t>
        </w:r>
      </w:ins>
      <w:r w:rsidR="00CA3C3C" w:rsidRPr="00CF5428">
        <w:rPr>
          <w:sz w:val="20"/>
          <w:szCs w:val="20"/>
        </w:rPr>
        <w:t xml:space="preserve"> or Tet-R infection</w:t>
      </w:r>
      <w:r w:rsidRPr="00CF5428">
        <w:rPr>
          <w:sz w:val="20"/>
          <w:szCs w:val="20"/>
        </w:rPr>
        <w:t xml:space="preserve">, </w:t>
      </w:r>
      <w:r w:rsidR="003724F1" w:rsidRPr="00CF5428">
        <w:rPr>
          <w:sz w:val="20"/>
          <w:szCs w:val="20"/>
        </w:rPr>
        <w:t>and</w:t>
      </w:r>
      <w:r w:rsidR="00CA3C3C">
        <w:rPr>
          <w:sz w:val="20"/>
          <w:szCs w:val="20"/>
        </w:rPr>
        <w:t xml:space="preserve"> (</w:t>
      </w:r>
      <w:r w:rsidR="00CA3C3C" w:rsidRPr="005976C8">
        <w:rPr>
          <w:b/>
          <w:bCs/>
          <w:sz w:val="20"/>
          <w:szCs w:val="20"/>
        </w:rPr>
        <w:t>3</w:t>
      </w:r>
      <w:r w:rsidR="00CA3C3C">
        <w:rPr>
          <w:sz w:val="20"/>
          <w:szCs w:val="20"/>
        </w:rPr>
        <w:t xml:space="preserve">) </w:t>
      </w:r>
      <w:r w:rsidR="00CA3C3C" w:rsidRPr="00CF5428">
        <w:rPr>
          <w:sz w:val="20"/>
          <w:szCs w:val="20"/>
        </w:rPr>
        <w:t>bystander selected emergence and concomitant dual selection</w:t>
      </w:r>
      <w:r w:rsidR="00CA3C3C">
        <w:rPr>
          <w:sz w:val="20"/>
          <w:szCs w:val="20"/>
        </w:rPr>
        <w:t xml:space="preserve">, </w:t>
      </w:r>
      <w:r w:rsidR="00730A1D">
        <w:rPr>
          <w:sz w:val="20"/>
          <w:szCs w:val="20"/>
        </w:rPr>
        <w:t>i.e.</w:t>
      </w:r>
      <w:r w:rsidR="00CA3C3C">
        <w:rPr>
          <w:sz w:val="20"/>
          <w:szCs w:val="20"/>
        </w:rPr>
        <w:t xml:space="preserve">, </w:t>
      </w:r>
      <w:r w:rsidRPr="00CF5428">
        <w:rPr>
          <w:sz w:val="20"/>
          <w:szCs w:val="20"/>
        </w:rPr>
        <w:t xml:space="preserve">the </w:t>
      </w:r>
      <w:r w:rsidR="003724F1" w:rsidRPr="00CF5428">
        <w:rPr>
          <w:sz w:val="20"/>
          <w:szCs w:val="20"/>
        </w:rPr>
        <w:t>emergence</w:t>
      </w:r>
      <w:r w:rsidRPr="00CF5428">
        <w:rPr>
          <w:sz w:val="20"/>
          <w:szCs w:val="20"/>
        </w:rPr>
        <w:t xml:space="preserve"> of </w:t>
      </w:r>
      <w:r w:rsidR="003724F1" w:rsidRPr="00CF5428">
        <w:rPr>
          <w:sz w:val="20"/>
          <w:szCs w:val="20"/>
        </w:rPr>
        <w:t xml:space="preserve">Tet-R or Dual-R </w:t>
      </w:r>
      <w:r w:rsidR="009103F4">
        <w:rPr>
          <w:sz w:val="20"/>
          <w:szCs w:val="20"/>
        </w:rPr>
        <w:t>strains</w:t>
      </w:r>
      <w:r w:rsidR="009103F4" w:rsidRPr="00CF5428">
        <w:rPr>
          <w:sz w:val="20"/>
          <w:szCs w:val="20"/>
        </w:rPr>
        <w:t xml:space="preserve"> </w:t>
      </w:r>
      <w:r w:rsidRPr="00CF5428">
        <w:rPr>
          <w:sz w:val="20"/>
          <w:szCs w:val="20"/>
        </w:rPr>
        <w:t>driven by doxy-PEP for syphilis in an individual concurrently harbouring a</w:t>
      </w:r>
      <w:r w:rsidR="003724F1" w:rsidRPr="00CF5428">
        <w:rPr>
          <w:sz w:val="20"/>
          <w:szCs w:val="20"/>
        </w:rPr>
        <w:t xml:space="preserve"> </w:t>
      </w:r>
      <w:del w:id="154" w:author="#WANG ZIHAO#" w:date="2026-06-18T23:16:00Z" w16du:dateUtc="2026-06-18T15:16:00Z">
        <w:r w:rsidR="003724F1" w:rsidRPr="00CF5428" w:rsidDel="00317E25">
          <w:rPr>
            <w:sz w:val="20"/>
            <w:szCs w:val="20"/>
          </w:rPr>
          <w:delText>susceptible</w:delText>
        </w:r>
      </w:del>
      <w:ins w:id="155" w:author="#WANG ZIHAO#" w:date="2026-06-18T23:16:00Z" w16du:dateUtc="2026-06-18T15:16:00Z">
        <w:r w:rsidR="00317E25">
          <w:rPr>
            <w:sz w:val="20"/>
            <w:szCs w:val="20"/>
          </w:rPr>
          <w:t>baseline susceptible</w:t>
        </w:r>
      </w:ins>
      <w:r w:rsidR="003724F1" w:rsidRPr="00CF5428">
        <w:rPr>
          <w:sz w:val="20"/>
          <w:szCs w:val="20"/>
        </w:rPr>
        <w:t xml:space="preserve"> or Cef-R </w:t>
      </w:r>
      <w:r w:rsidRPr="00CF5428">
        <w:rPr>
          <w:sz w:val="20"/>
          <w:szCs w:val="20"/>
        </w:rPr>
        <w:t>infection</w:t>
      </w:r>
      <w:r w:rsidR="00CA3C3C">
        <w:rPr>
          <w:sz w:val="20"/>
          <w:szCs w:val="20"/>
        </w:rPr>
        <w:t>.</w:t>
      </w:r>
      <w:r w:rsidR="008725AE">
        <w:rPr>
          <w:sz w:val="20"/>
          <w:szCs w:val="20"/>
        </w:rPr>
        <w:t xml:space="preserve"> </w:t>
      </w:r>
    </w:p>
    <w:p w14:paraId="2E198F8E" w14:textId="6E95B350" w:rsidR="006B7C58" w:rsidRPr="005976C8" w:rsidDel="00D81287" w:rsidRDefault="008725AE" w:rsidP="006E0D5A">
      <w:pPr>
        <w:pStyle w:val="NormalWeb"/>
        <w:spacing w:line="276" w:lineRule="auto"/>
        <w:jc w:val="both"/>
        <w:rPr>
          <w:del w:id="156" w:author="#WANG ZIHAO#" w:date="2026-06-16T17:07:00Z" w16du:dateUtc="2026-06-16T09:07:00Z"/>
          <w:strike/>
          <w:sz w:val="20"/>
          <w:szCs w:val="20"/>
          <w:lang w:val="en-GB"/>
        </w:rPr>
      </w:pPr>
      <w:del w:id="157" w:author="#WANG ZIHAO#" w:date="2026-06-16T17:07:00Z" w16du:dateUtc="2026-06-16T09:07:00Z">
        <w:r w:rsidRPr="008725AE" w:rsidDel="00D81287">
          <w:rPr>
            <w:sz w:val="20"/>
            <w:szCs w:val="20"/>
          </w:rPr>
          <w:delText xml:space="preserve">Given that the core objective of this study is to evaluate the evolutionary pressures driven by </w:delText>
        </w:r>
        <w:r w:rsidDel="00D81287">
          <w:rPr>
            <w:sz w:val="20"/>
            <w:szCs w:val="20"/>
          </w:rPr>
          <w:delText xml:space="preserve">doxy-PEP </w:delText>
        </w:r>
        <w:r w:rsidRPr="008725AE" w:rsidDel="00D81287">
          <w:rPr>
            <w:sz w:val="20"/>
            <w:szCs w:val="20"/>
          </w:rPr>
          <w:delText xml:space="preserve">and frontline ceftriaxone therapy, </w:delText>
        </w:r>
        <w:r w:rsidR="00D81892" w:rsidDel="00D81287">
          <w:rPr>
            <w:sz w:val="20"/>
            <w:szCs w:val="20"/>
            <w:lang w:val="en-GB"/>
          </w:rPr>
          <w:delText>t</w:delText>
        </w:r>
        <w:r w:rsidR="00D81892" w:rsidRPr="00CF5428" w:rsidDel="00D81287">
          <w:rPr>
            <w:sz w:val="20"/>
            <w:szCs w:val="20"/>
            <w:lang w:val="en-GB"/>
          </w:rPr>
          <w:delText xml:space="preserve">he model explicitly simulates transmission dynamics across four </w:delText>
        </w:r>
        <w:r w:rsidR="00D81892" w:rsidRPr="00CF5428" w:rsidDel="00D81287">
          <w:rPr>
            <w:i/>
            <w:iCs/>
            <w:sz w:val="20"/>
            <w:szCs w:val="20"/>
            <w:lang w:val="en-GB"/>
          </w:rPr>
          <w:delText>N. gonorrhoeae</w:delText>
        </w:r>
        <w:r w:rsidR="00D81892" w:rsidRPr="00CF5428" w:rsidDel="00D81287">
          <w:rPr>
            <w:sz w:val="20"/>
            <w:szCs w:val="20"/>
            <w:lang w:val="en-GB"/>
          </w:rPr>
          <w:delText xml:space="preserve"> </w:delText>
        </w:r>
        <w:r w:rsidR="00D81892" w:rsidDel="00D81287">
          <w:rPr>
            <w:sz w:val="20"/>
            <w:szCs w:val="20"/>
            <w:lang w:val="en-GB"/>
          </w:rPr>
          <w:delText>strains</w:delText>
        </w:r>
        <w:r w:rsidR="00D81892" w:rsidRPr="00CF5428" w:rsidDel="00D81287">
          <w:rPr>
            <w:sz w:val="20"/>
            <w:szCs w:val="20"/>
            <w:lang w:val="en-GB"/>
          </w:rPr>
          <w:delText>:</w:delText>
        </w:r>
        <w:r w:rsidR="00D81892" w:rsidRPr="00CF5428" w:rsidDel="00D81287">
          <w:rPr>
            <w:sz w:val="20"/>
            <w:szCs w:val="20"/>
          </w:rPr>
          <w:delText xml:space="preserve"> </w:delText>
        </w:r>
        <w:r w:rsidR="00D81892" w:rsidRPr="00CF5428" w:rsidDel="00D81287">
          <w:rPr>
            <w:sz w:val="20"/>
            <w:szCs w:val="20"/>
            <w:lang w:val="en-GB"/>
          </w:rPr>
          <w:delText xml:space="preserve">susceptible (wild-type), Tet-R, Cef-R, and Dual-R </w:delText>
        </w:r>
        <w:r w:rsidR="00D81892" w:rsidRPr="00CF5428" w:rsidDel="00D81287">
          <w:rPr>
            <w:sz w:val="20"/>
            <w:szCs w:val="20"/>
            <w:lang w:val="en-GB"/>
          </w:rPr>
          <w:fldChar w:fldCharType="begin"/>
        </w:r>
        <w:r w:rsidR="00D81892" w:rsidDel="00D81287">
          <w:rPr>
            <w:sz w:val="20"/>
            <w:szCs w:val="20"/>
            <w:lang w:val="en-GB"/>
          </w:rPr>
          <w:delInstrText xml:space="preserve"> ADDIN ZOTERO_ITEM CSL_CITATION {"citationID":"XS9USfIz","properties":{"unsorted":false,"formattedCitation":"[22]","plainCitation":"[22]","noteIndex":0},"citationItems":[{"id":187,"uris":["http://zotero.org/users/9663344/items/HYSVKZR9"],"itemData":{"id":187,"type":"article-journal","abstract":"Background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delInstrText>
        </w:r>
        <w:r w:rsidR="00D81892" w:rsidRPr="00CF5428" w:rsidDel="00D81287">
          <w:rPr>
            <w:sz w:val="20"/>
            <w:szCs w:val="20"/>
            <w:lang w:val="en-GB"/>
          </w:rPr>
          <w:fldChar w:fldCharType="separate"/>
        </w:r>
        <w:r w:rsidR="00D81892" w:rsidDel="00D81287">
          <w:rPr>
            <w:noProof/>
            <w:sz w:val="20"/>
            <w:szCs w:val="20"/>
            <w:lang w:val="en-GB"/>
          </w:rPr>
          <w:delText>[22]</w:delText>
        </w:r>
        <w:r w:rsidR="00D81892" w:rsidRPr="00CF5428" w:rsidDel="00D81287">
          <w:rPr>
            <w:sz w:val="20"/>
            <w:szCs w:val="20"/>
            <w:lang w:val="en-GB"/>
          </w:rPr>
          <w:fldChar w:fldCharType="end"/>
        </w:r>
        <w:r w:rsidR="00D81892" w:rsidRPr="00CF5428" w:rsidDel="00D81287">
          <w:rPr>
            <w:sz w:val="20"/>
            <w:szCs w:val="20"/>
            <w:lang w:val="en-GB"/>
          </w:rPr>
          <w:delText>.</w:delText>
        </w:r>
        <w:r w:rsidR="00D81892" w:rsidDel="00D81287">
          <w:rPr>
            <w:sz w:val="20"/>
            <w:szCs w:val="20"/>
            <w:lang w:val="en-GB"/>
          </w:rPr>
          <w:delText xml:space="preserve"> </w:delText>
        </w:r>
        <w:r w:rsidRPr="008725AE" w:rsidDel="00D81287">
          <w:rPr>
            <w:sz w:val="20"/>
            <w:szCs w:val="20"/>
          </w:rPr>
          <w:delText>Consequently, all other historically resistant lineages</w:delText>
        </w:r>
        <w:r w:rsidDel="00D81287">
          <w:rPr>
            <w:sz w:val="20"/>
            <w:szCs w:val="20"/>
          </w:rPr>
          <w:delText xml:space="preserve">, </w:delText>
        </w:r>
        <w:r w:rsidRPr="008725AE" w:rsidDel="00D81287">
          <w:rPr>
            <w:sz w:val="20"/>
            <w:szCs w:val="20"/>
          </w:rPr>
          <w:delText>including those demonstrating resistance to azithromycin, cefixime, ciprofloxacin, or penicillin</w:delText>
        </w:r>
        <w:r w:rsidDel="00D81287">
          <w:rPr>
            <w:sz w:val="20"/>
            <w:szCs w:val="20"/>
          </w:rPr>
          <w:delText xml:space="preserve">, </w:delText>
        </w:r>
        <w:r w:rsidRPr="008725AE" w:rsidDel="00D81287">
          <w:rPr>
            <w:sz w:val="20"/>
            <w:szCs w:val="20"/>
          </w:rPr>
          <w:delText xml:space="preserve">were aggregated into a single reference </w:delText>
        </w:r>
        <w:r w:rsidDel="00D81287">
          <w:rPr>
            <w:sz w:val="20"/>
            <w:szCs w:val="20"/>
          </w:rPr>
          <w:delText>“</w:delText>
        </w:r>
        <w:r w:rsidRPr="008725AE" w:rsidDel="00D81287">
          <w:rPr>
            <w:sz w:val="20"/>
            <w:szCs w:val="20"/>
          </w:rPr>
          <w:delText>susceptible</w:delText>
        </w:r>
        <w:r w:rsidDel="00D81287">
          <w:rPr>
            <w:sz w:val="20"/>
            <w:szCs w:val="20"/>
          </w:rPr>
          <w:delText>”</w:delText>
        </w:r>
        <w:r w:rsidRPr="008725AE" w:rsidDel="00D81287">
          <w:rPr>
            <w:sz w:val="20"/>
            <w:szCs w:val="20"/>
          </w:rPr>
          <w:delText xml:space="preserve"> (wild-type) compartment. This consolidation </w:delText>
        </w:r>
        <w:r w:rsidR="00814883" w:rsidDel="00D81287">
          <w:rPr>
            <w:sz w:val="20"/>
            <w:szCs w:val="20"/>
          </w:rPr>
          <w:delText>helps</w:delText>
        </w:r>
        <w:r w:rsidRPr="008725AE" w:rsidDel="00D81287">
          <w:rPr>
            <w:sz w:val="20"/>
            <w:szCs w:val="20"/>
          </w:rPr>
          <w:delText xml:space="preserve"> focus on the specific selective pressures exerted by the simulated interventions.</w:delText>
        </w:r>
      </w:del>
      <w:del w:id="158" w:author="#WANG ZIHAO#" w:date="2026-06-16T16:23:00Z" w16du:dateUtc="2026-06-16T08:23:00Z">
        <w:r w:rsidRPr="008725AE" w:rsidDel="00F811AE">
          <w:rPr>
            <w:sz w:val="20"/>
            <w:szCs w:val="20"/>
          </w:rPr>
          <w:delText xml:space="preserve"> </w:delText>
        </w:r>
        <w:commentRangeStart w:id="159"/>
        <w:r w:rsidRPr="005976C8" w:rsidDel="00F811AE">
          <w:rPr>
            <w:strike/>
            <w:sz w:val="20"/>
            <w:szCs w:val="20"/>
          </w:rPr>
          <w:delText>Moreover</w:delText>
        </w:r>
        <w:commentRangeEnd w:id="159"/>
        <w:r w:rsidR="00814883" w:rsidRPr="005976C8" w:rsidDel="00F811AE">
          <w:rPr>
            <w:rStyle w:val="CommentReference"/>
            <w:strike/>
            <w:sz w:val="20"/>
            <w:szCs w:val="20"/>
          </w:rPr>
          <w:commentReference w:id="159"/>
        </w:r>
        <w:r w:rsidRPr="005976C8" w:rsidDel="00F811AE">
          <w:rPr>
            <w:strike/>
            <w:sz w:val="20"/>
            <w:szCs w:val="20"/>
          </w:rPr>
          <w:delText xml:space="preserve">, introducing explicit, independent compartments for every historic AMR </w:delText>
        </w:r>
        <w:r w:rsidR="003C774C" w:rsidRPr="005976C8" w:rsidDel="00F811AE">
          <w:rPr>
            <w:strike/>
            <w:sz w:val="20"/>
            <w:szCs w:val="20"/>
          </w:rPr>
          <w:delText>strain</w:delText>
        </w:r>
        <w:r w:rsidRPr="005976C8" w:rsidDel="00F811AE">
          <w:rPr>
            <w:strike/>
            <w:sz w:val="20"/>
            <w:szCs w:val="20"/>
          </w:rPr>
          <w:delText xml:space="preserve"> would exponentially expand the ordinary differential equation (ODE) system. This combinatorial explosion of state variables would necessitate a substantial influx of unconstrained parameters, such as strain-specific transmission coefficients, fitness costs, and complex cross-immunity matrices. Aggregating these baseline </w:delText>
        </w:r>
        <w:r w:rsidR="003C774C" w:rsidRPr="005976C8" w:rsidDel="00F811AE">
          <w:rPr>
            <w:strike/>
            <w:sz w:val="20"/>
            <w:szCs w:val="20"/>
          </w:rPr>
          <w:delText>strain</w:delText>
        </w:r>
        <w:r w:rsidRPr="005976C8" w:rsidDel="00F811AE">
          <w:rPr>
            <w:strike/>
            <w:sz w:val="20"/>
            <w:szCs w:val="20"/>
          </w:rPr>
          <w:delText xml:space="preserve">s minimizes structural parameter uncertainty, thereby preserving the model’s statistical power to isolate the primary dynamics of interest. More importantly, from an ecological standpoint, the driving mechanism behind post-intervention strain replacement is competitive release. By grouping non-target resistant strains into the reference susceptible pool, the model establishes a mathematically tractable baseline transmission volume. This aggregate baseline serves as the necessary ecological competitor to the expanding </w:delText>
        </w:r>
        <w:r w:rsidR="004A69F6" w:rsidRPr="005976C8" w:rsidDel="00F811AE">
          <w:rPr>
            <w:strike/>
            <w:sz w:val="20"/>
            <w:szCs w:val="20"/>
          </w:rPr>
          <w:delText>Tet-R</w:delText>
        </w:r>
        <w:r w:rsidRPr="005976C8" w:rsidDel="00F811AE">
          <w:rPr>
            <w:strike/>
            <w:sz w:val="20"/>
            <w:szCs w:val="20"/>
          </w:rPr>
          <w:delText xml:space="preserve"> and </w:delText>
        </w:r>
        <w:r w:rsidR="004A69F6" w:rsidRPr="005976C8" w:rsidDel="00F811AE">
          <w:rPr>
            <w:strike/>
            <w:sz w:val="20"/>
            <w:szCs w:val="20"/>
          </w:rPr>
          <w:delText>Dual-R</w:delText>
        </w:r>
        <w:r w:rsidRPr="005976C8" w:rsidDel="00F811AE">
          <w:rPr>
            <w:strike/>
            <w:sz w:val="20"/>
            <w:szCs w:val="20"/>
          </w:rPr>
          <w:delText xml:space="preserve"> populations. Because independent variations in other historical resistance determinants do not directly modulate a strain</w:delText>
        </w:r>
        <w:r w:rsidR="004A69F6" w:rsidRPr="005976C8" w:rsidDel="00F811AE">
          <w:rPr>
            <w:strike/>
            <w:sz w:val="20"/>
            <w:szCs w:val="20"/>
          </w:rPr>
          <w:delText>’</w:delText>
        </w:r>
        <w:r w:rsidRPr="005976C8" w:rsidDel="00F811AE">
          <w:rPr>
            <w:strike/>
            <w:sz w:val="20"/>
            <w:szCs w:val="20"/>
          </w:rPr>
          <w:delText>s fitness under doxycycline or ceftriaxone selective pressures, further disaggregation would dilute the core evolutionary signal without altering the qualitative trajectories of the epidemic.</w:delText>
        </w:r>
      </w:del>
    </w:p>
    <w:p w14:paraId="43DCABF1" w14:textId="77777777" w:rsidR="00A20A5A" w:rsidRPr="00CF5428" w:rsidRDefault="00A20A5A" w:rsidP="006E0D5A">
      <w:pPr>
        <w:pStyle w:val="NormalWeb"/>
        <w:spacing w:line="276" w:lineRule="auto"/>
        <w:jc w:val="both"/>
        <w:rPr>
          <w:sz w:val="20"/>
          <w:szCs w:val="20"/>
        </w:rPr>
        <w:sectPr w:rsidR="00A20A5A" w:rsidRPr="00CF5428" w:rsidSect="001E1900">
          <w:pgSz w:w="11910" w:h="16840"/>
          <w:pgMar w:top="1582" w:right="1418" w:bottom="958" w:left="1418" w:header="0" w:footer="760" w:gutter="170"/>
          <w:cols w:space="720"/>
          <w:docGrid w:linePitch="360"/>
        </w:sectPr>
      </w:pPr>
    </w:p>
    <w:p w14:paraId="1D89466E" w14:textId="49C9F434" w:rsidR="000E6033" w:rsidRPr="00CF5428" w:rsidRDefault="00A20A5A" w:rsidP="000E6033">
      <w:pPr>
        <w:pStyle w:val="NormalWeb"/>
        <w:spacing w:line="276" w:lineRule="auto"/>
        <w:jc w:val="both"/>
        <w:rPr>
          <w:color w:val="000000" w:themeColor="text1"/>
          <w:sz w:val="20"/>
          <w:szCs w:val="20"/>
          <w:lang w:val="en-GB"/>
        </w:rPr>
      </w:pPr>
      <w:r w:rsidRPr="00CF5428">
        <w:rPr>
          <w:noProof/>
          <w:color w:val="000000" w:themeColor="text1"/>
          <w:sz w:val="20"/>
          <w:szCs w:val="20"/>
          <w:lang w:val="en-GB"/>
          <w14:ligatures w14:val="standardContextual"/>
        </w:rPr>
        <w:lastRenderedPageBreak/>
        <w:drawing>
          <wp:inline distT="0" distB="0" distL="0" distR="0" wp14:anchorId="2C592A9F" wp14:editId="280C9CA5">
            <wp:extent cx="9080500" cy="3640455"/>
            <wp:effectExtent l="0" t="0" r="0" b="0"/>
            <wp:docPr id="53543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33752" name="Picture 535433752"/>
                    <pic:cNvPicPr/>
                  </pic:nvPicPr>
                  <pic:blipFill>
                    <a:blip r:embed="rId15"/>
                    <a:stretch>
                      <a:fillRect/>
                    </a:stretch>
                  </pic:blipFill>
                  <pic:spPr>
                    <a:xfrm>
                      <a:off x="0" y="0"/>
                      <a:ext cx="9080500" cy="3640455"/>
                    </a:xfrm>
                    <a:prstGeom prst="rect">
                      <a:avLst/>
                    </a:prstGeom>
                  </pic:spPr>
                </pic:pic>
              </a:graphicData>
            </a:graphic>
          </wp:inline>
        </w:drawing>
      </w:r>
      <w:r w:rsidRPr="00CF5428">
        <w:rPr>
          <w:b/>
          <w:bCs/>
          <w:color w:val="000000" w:themeColor="text1"/>
          <w:sz w:val="20"/>
          <w:szCs w:val="20"/>
          <w:lang w:val="en-GB"/>
        </w:rPr>
        <w:t xml:space="preserve">Fig. </w:t>
      </w:r>
      <w:r w:rsidR="005815FB" w:rsidRPr="00CF5428">
        <w:rPr>
          <w:b/>
          <w:bCs/>
          <w:color w:val="000000" w:themeColor="text1"/>
          <w:sz w:val="20"/>
          <w:szCs w:val="20"/>
          <w:lang w:val="en-GB"/>
        </w:rPr>
        <w:t>1</w:t>
      </w:r>
      <w:r w:rsidRPr="00CF5428">
        <w:rPr>
          <w:b/>
          <w:bCs/>
          <w:color w:val="000000" w:themeColor="text1"/>
          <w:sz w:val="20"/>
          <w:szCs w:val="20"/>
          <w:lang w:val="en-GB"/>
        </w:rPr>
        <w:t xml:space="preserve">: </w:t>
      </w:r>
      <w:bookmarkStart w:id="160" w:name="OLE_LINK1"/>
      <w:r w:rsidR="000E6033" w:rsidRPr="00CF5428">
        <w:rPr>
          <w:b/>
          <w:bCs/>
          <w:color w:val="000000" w:themeColor="text1"/>
          <w:sz w:val="20"/>
          <w:szCs w:val="20"/>
          <w:lang w:val="en-GB"/>
        </w:rPr>
        <w:t xml:space="preserve">Compartmental structure and transmission architecture of the strain-stratified </w:t>
      </w:r>
      <w:r w:rsidR="000E6033" w:rsidRPr="00CF5428">
        <w:rPr>
          <w:b/>
          <w:bCs/>
          <w:i/>
          <w:iCs/>
          <w:color w:val="000000" w:themeColor="text1"/>
          <w:sz w:val="20"/>
          <w:szCs w:val="20"/>
          <w:lang w:val="en-GB"/>
        </w:rPr>
        <w:t>N. gonorrhoeae</w:t>
      </w:r>
      <w:r w:rsidR="000E6033" w:rsidRPr="00CF5428">
        <w:rPr>
          <w:b/>
          <w:bCs/>
          <w:color w:val="000000" w:themeColor="text1"/>
          <w:sz w:val="20"/>
          <w:szCs w:val="20"/>
          <w:lang w:val="en-GB"/>
        </w:rPr>
        <w:t xml:space="preserve"> model under dual intervention pressures.</w:t>
      </w:r>
      <w:r w:rsidR="000E6033" w:rsidRPr="00CF5428">
        <w:rPr>
          <w:color w:val="000000" w:themeColor="text1"/>
          <w:sz w:val="20"/>
          <w:szCs w:val="20"/>
          <w:lang w:val="en-GB"/>
        </w:rPr>
        <w:t xml:space="preserve"> The schematic illustrates the transmission dynamics and evolutionary pathways of </w:t>
      </w:r>
      <w:r w:rsidR="000E6033" w:rsidRPr="00CF5428">
        <w:rPr>
          <w:i/>
          <w:iCs/>
          <w:color w:val="000000" w:themeColor="text1"/>
          <w:sz w:val="20"/>
          <w:szCs w:val="20"/>
          <w:lang w:val="en-GB"/>
        </w:rPr>
        <w:t>N. gonorrhoeae</w:t>
      </w:r>
      <w:r w:rsidR="000E6033" w:rsidRPr="00CF5428">
        <w:rPr>
          <w:color w:val="000000" w:themeColor="text1"/>
          <w:sz w:val="20"/>
          <w:szCs w:val="20"/>
          <w:lang w:val="en-GB"/>
        </w:rPr>
        <w:t xml:space="preserve"> under targeted doxy-PEP and vaccination. The target MSM population is stratified into low-activity (orange) and high-activity (red) sexual behaviour classes. Both classes share identical internal compartmental structures but possess distinct partner-change and transmission transition rates; for visual clarity, only inter-compartmental flows for the high-activity cohort (upper layer) are explicitly plotted. Demographic </w:t>
      </w:r>
      <w:r w:rsidR="00CA3C3C">
        <w:rPr>
          <w:color w:val="000000" w:themeColor="text1"/>
          <w:sz w:val="20"/>
          <w:szCs w:val="20"/>
          <w:lang w:val="en-GB"/>
        </w:rPr>
        <w:t>renewal</w:t>
      </w:r>
      <w:r w:rsidR="00CA3C3C" w:rsidRPr="00CF5428">
        <w:rPr>
          <w:color w:val="000000" w:themeColor="text1"/>
          <w:sz w:val="20"/>
          <w:szCs w:val="20"/>
          <w:lang w:val="en-GB"/>
        </w:rPr>
        <w:t xml:space="preserve"> </w:t>
      </w:r>
      <w:r w:rsidR="000E6033" w:rsidRPr="00CF5428">
        <w:rPr>
          <w:color w:val="000000" w:themeColor="text1"/>
          <w:sz w:val="20"/>
          <w:szCs w:val="20"/>
          <w:lang w:val="en-GB"/>
        </w:rPr>
        <w:t>is maintained by the continuous entry of individuals into the sexually active population as uninfected, fully susceptible dynamics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within the non-intervention stratum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w:t>
      </w:r>
      <w:r w:rsidR="00BD3365">
        <w:rPr>
          <w:color w:val="000000" w:themeColor="text1"/>
          <w:sz w:val="20"/>
          <w:szCs w:val="20"/>
          <w:lang w:val="en-GB"/>
        </w:rPr>
        <w:t xml:space="preserve"> at a rate </w:t>
      </w:r>
      <m:oMath>
        <m:r>
          <w:rPr>
            <w:rFonts w:ascii="Cambria Math" w:hAnsi="Cambria Math"/>
            <w:color w:val="000000" w:themeColor="text1"/>
            <w:sz w:val="20"/>
            <w:szCs w:val="20"/>
          </w:rPr>
          <m:t>α</m:t>
        </m:r>
      </m:oMath>
      <w:r w:rsidR="000E6033" w:rsidRPr="00CF5428">
        <w:rPr>
          <w:color w:val="000000" w:themeColor="text1"/>
          <w:sz w:val="20"/>
          <w:szCs w:val="20"/>
          <w:lang w:val="en-GB"/>
        </w:rPr>
        <w:t>, balanced by a constant background attrition rate across all states due to aging or exit from the active network</w:t>
      </w:r>
      <w:r w:rsidR="00BD3365">
        <w:rPr>
          <w:color w:val="000000" w:themeColor="text1"/>
          <w:sz w:val="20"/>
          <w:szCs w:val="20"/>
          <w:lang w:val="en-GB"/>
        </w:rPr>
        <w:t xml:space="preserve"> at a rate </w:t>
      </w:r>
      <m:oMath>
        <m:r>
          <w:rPr>
            <w:rFonts w:ascii="Cambria Math" w:hAnsi="Cambria Math"/>
            <w:color w:val="000000" w:themeColor="text1"/>
            <w:sz w:val="20"/>
            <w:szCs w:val="20"/>
            <w:lang w:val="en-GB"/>
          </w:rPr>
          <m:t>1/</m:t>
        </m:r>
        <m:r>
          <w:rPr>
            <w:rFonts w:ascii="Cambria Math" w:hAnsi="Cambria Math"/>
            <w:color w:val="000000" w:themeColor="text1"/>
            <w:sz w:val="20"/>
            <w:szCs w:val="20"/>
          </w:rPr>
          <m:t>γ</m:t>
        </m:r>
      </m:oMath>
      <w:r w:rsidR="000E6033" w:rsidRPr="00CF5428">
        <w:rPr>
          <w:color w:val="000000" w:themeColor="text1"/>
          <w:sz w:val="20"/>
          <w:szCs w:val="20"/>
          <w:lang w:val="en-GB"/>
        </w:rPr>
        <w:t>. The population is split into four distinct sub-populations based on coverage and uptake status: non-intervention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vaccination </w:t>
      </w:r>
      <w:r w:rsidR="000E6033">
        <w:rPr>
          <w:color w:val="000000" w:themeColor="text1"/>
          <w:sz w:val="20"/>
          <w:szCs w:val="20"/>
          <w:lang w:val="en-GB"/>
        </w:rPr>
        <w:t>standalone intervention</w:t>
      </w:r>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and combined dual-interventions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 Within each stratum (</w:t>
      </w:r>
      <m:oMath>
        <m:r>
          <w:rPr>
            <w:rFonts w:ascii="Cambria Math" w:hAnsi="Cambria Math"/>
            <w:color w:val="000000" w:themeColor="text1"/>
            <w:sz w:val="20"/>
            <w:szCs w:val="20"/>
          </w:rPr>
          <m:t>i∈</m:t>
        </m:r>
        <m:d>
          <m:dPr>
            <m:begChr m:val="{"/>
            <m:endChr m:val="}"/>
            <m:ctrlPr>
              <w:rPr>
                <w:rFonts w:ascii="Cambria Math" w:hAnsi="Cambria Math"/>
                <w:color w:val="000000" w:themeColor="text1"/>
                <w:sz w:val="20"/>
                <w:szCs w:val="20"/>
              </w:rPr>
            </m:ctrlPr>
          </m:dPr>
          <m:e>
            <m:r>
              <w:rPr>
                <w:rFonts w:ascii="Cambria Math" w:hAnsi="Cambria Math"/>
                <w:color w:val="000000" w:themeColor="text1"/>
                <w:sz w:val="20"/>
                <w:szCs w:val="20"/>
              </w:rPr>
              <m:t>N,D,V,M</m:t>
            </m:r>
          </m:e>
        </m:d>
      </m:oMath>
      <w:r w:rsidR="000E6033" w:rsidRPr="00CF5428">
        <w:rPr>
          <w:color w:val="000000" w:themeColor="text1"/>
          <w:sz w:val="20"/>
          <w:szCs w:val="20"/>
          <w:lang w:val="en-GB"/>
        </w:rPr>
        <w:t>), clinical progression follows an extended Susceptible-Exposed-Infectious-</w:t>
      </w:r>
      <w:r w:rsidR="00CA3C3C">
        <w:rPr>
          <w:color w:val="000000" w:themeColor="text1"/>
          <w:sz w:val="20"/>
          <w:szCs w:val="20"/>
          <w:lang w:val="en-GB"/>
        </w:rPr>
        <w:t>Treated</w:t>
      </w:r>
      <w:r w:rsidR="000E6033" w:rsidRPr="00CF5428">
        <w:rPr>
          <w:color w:val="000000" w:themeColor="text1"/>
          <w:sz w:val="20"/>
          <w:szCs w:val="20"/>
          <w:lang w:val="en-GB"/>
        </w:rPr>
        <w:t xml:space="preserve"> framework: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individuals transition to exposed (</w:t>
      </w:r>
      <m:oMath>
        <m:r>
          <w:rPr>
            <w:rFonts w:ascii="Cambria Math" w:hAnsi="Cambria Math"/>
            <w:color w:val="000000" w:themeColor="text1"/>
            <w:sz w:val="20"/>
            <w:szCs w:val="20"/>
            <w:lang w:val="en-GB"/>
          </w:rPr>
          <m:t>E</m:t>
        </m:r>
      </m:oMath>
      <w:r w:rsidR="000E6033" w:rsidRPr="00CF5428">
        <w:rPr>
          <w:color w:val="000000" w:themeColor="text1"/>
          <w:sz w:val="20"/>
          <w:szCs w:val="20"/>
          <w:lang w:val="en-GB"/>
        </w:rPr>
        <w:t>)</w:t>
      </w:r>
      <w:r w:rsidR="002B77C6">
        <w:rPr>
          <w:color w:val="000000" w:themeColor="text1"/>
          <w:sz w:val="20"/>
          <w:szCs w:val="20"/>
          <w:lang w:val="en-GB"/>
        </w:rPr>
        <w:t xml:space="preserve"> driven by the time-varying strain-specific force of infection </w:t>
      </w:r>
      <m:oMath>
        <m:r>
          <w:rPr>
            <w:rFonts w:ascii="Cambria Math" w:hAnsi="Cambria Math"/>
            <w:color w:val="000000" w:themeColor="text1"/>
            <w:sz w:val="20"/>
            <w:szCs w:val="20"/>
          </w:rPr>
          <m:t>λ</m:t>
        </m:r>
      </m:oMath>
      <w:r w:rsidR="002B77C6">
        <w:rPr>
          <w:color w:val="000000" w:themeColor="text1"/>
          <w:sz w:val="20"/>
          <w:szCs w:val="20"/>
        </w:rPr>
        <w:t xml:space="preserve"> and a corresponding relative fitness </w:t>
      </w:r>
      <m:oMath>
        <m:r>
          <w:rPr>
            <w:rFonts w:ascii="Cambria Math" w:hAnsi="Cambria Math"/>
            <w:color w:val="000000" w:themeColor="text1"/>
            <w:sz w:val="20"/>
            <w:szCs w:val="20"/>
          </w:rPr>
          <m:t>f</m:t>
        </m:r>
      </m:oMath>
      <w:r w:rsidR="000E6033" w:rsidRPr="00CF5428">
        <w:rPr>
          <w:color w:val="000000" w:themeColor="text1"/>
          <w:sz w:val="20"/>
          <w:szCs w:val="20"/>
          <w:lang w:val="en-GB"/>
        </w:rPr>
        <w:t>, progressing subsequently to either asymptomatic (</w:t>
      </w:r>
      <m:oMath>
        <m:r>
          <w:rPr>
            <w:rFonts w:ascii="Cambria Math" w:hAnsi="Cambria Math"/>
            <w:color w:val="000000" w:themeColor="text1"/>
            <w:sz w:val="20"/>
            <w:szCs w:val="20"/>
            <w:lang w:val="en-GB"/>
          </w:rPr>
          <m:t>A</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1-ψ</m:t>
        </m:r>
      </m:oMath>
      <w:r w:rsidR="002B77C6">
        <w:rPr>
          <w:color w:val="000000" w:themeColor="text1"/>
          <w:sz w:val="20"/>
          <w:szCs w:val="20"/>
        </w:rPr>
        <w:t xml:space="preserve"> </w:t>
      </w:r>
      <w:r w:rsidR="000E6033" w:rsidRPr="00CF5428">
        <w:rPr>
          <w:color w:val="000000" w:themeColor="text1"/>
          <w:sz w:val="20"/>
          <w:szCs w:val="20"/>
          <w:lang w:val="en-GB"/>
        </w:rPr>
        <w:t>or symptomatic (</w:t>
      </w:r>
      <m:oMath>
        <m:r>
          <w:rPr>
            <w:rFonts w:ascii="Cambria Math" w:hAnsi="Cambria Math"/>
            <w:color w:val="000000" w:themeColor="text1"/>
            <w:sz w:val="20"/>
            <w:szCs w:val="20"/>
            <w:lang w:val="en-GB"/>
          </w:rPr>
          <m:t>S</m:t>
        </m:r>
      </m:oMath>
      <w:r w:rsidR="000E6033" w:rsidRPr="00CF5428">
        <w:rPr>
          <w:color w:val="000000" w:themeColor="text1"/>
          <w:sz w:val="20"/>
          <w:szCs w:val="20"/>
          <w:lang w:val="en-GB"/>
        </w:rPr>
        <w:t xml:space="preserve">) </w:t>
      </w:r>
      <w:r w:rsidR="002B77C6">
        <w:rPr>
          <w:color w:val="000000" w:themeColor="text1"/>
          <w:sz w:val="20"/>
          <w:szCs w:val="20"/>
          <w:lang w:val="en-GB"/>
        </w:rPr>
        <w:t xml:space="preserve">with a probability </w:t>
      </w:r>
      <m:oMath>
        <m:r>
          <w:rPr>
            <w:rFonts w:ascii="Cambria Math" w:hAnsi="Cambria Math"/>
            <w:color w:val="000000" w:themeColor="text1"/>
            <w:sz w:val="20"/>
            <w:szCs w:val="20"/>
          </w:rPr>
          <m:t>ψ</m:t>
        </m:r>
      </m:oMath>
      <w:r w:rsidR="002B77C6">
        <w:rPr>
          <w:color w:val="000000" w:themeColor="text1"/>
          <w:sz w:val="20"/>
          <w:szCs w:val="20"/>
        </w:rPr>
        <w:t xml:space="preserve"> </w:t>
      </w:r>
      <w:r w:rsidR="000E6033" w:rsidRPr="00CF5428">
        <w:rPr>
          <w:color w:val="000000" w:themeColor="text1"/>
          <w:sz w:val="20"/>
          <w:szCs w:val="20"/>
          <w:lang w:val="en-GB"/>
        </w:rPr>
        <w:t>acute infectious states</w:t>
      </w:r>
      <w:r w:rsidR="002B77C6">
        <w:rPr>
          <w:color w:val="000000" w:themeColor="text1"/>
          <w:sz w:val="20"/>
          <w:szCs w:val="20"/>
          <w:lang w:val="en-GB"/>
        </w:rPr>
        <w:t xml:space="preserve"> at a rate </w:t>
      </w:r>
      <m:oMath>
        <m:r>
          <w:rPr>
            <w:rFonts w:ascii="Cambria Math" w:hAnsi="Cambria Math"/>
            <w:color w:val="000000" w:themeColor="text1"/>
            <w:sz w:val="20"/>
            <w:szCs w:val="20"/>
          </w:rPr>
          <m:t>σ</m:t>
        </m:r>
      </m:oMath>
      <w:r w:rsidR="000E6033" w:rsidRPr="00CF5428">
        <w:rPr>
          <w:color w:val="000000" w:themeColor="text1"/>
          <w:sz w:val="20"/>
          <w:szCs w:val="20"/>
          <w:lang w:val="en-GB"/>
        </w:rPr>
        <w:t xml:space="preserve">. </w:t>
      </w:r>
      <w:r w:rsidR="000E6033">
        <w:rPr>
          <w:color w:val="000000" w:themeColor="text1"/>
          <w:sz w:val="20"/>
          <w:szCs w:val="20"/>
          <w:lang w:val="en-GB"/>
        </w:rPr>
        <w:t>S</w:t>
      </w:r>
      <w:r w:rsidR="000E6033" w:rsidRPr="00CF5428">
        <w:rPr>
          <w:color w:val="000000" w:themeColor="text1"/>
          <w:sz w:val="20"/>
          <w:szCs w:val="20"/>
          <w:lang w:val="en-GB"/>
        </w:rPr>
        <w:t xml:space="preserve">creened individuals </w:t>
      </w:r>
      <w:r w:rsidR="000E6033">
        <w:rPr>
          <w:color w:val="000000" w:themeColor="text1"/>
          <w:sz w:val="20"/>
          <w:szCs w:val="20"/>
          <w:lang w:val="en-GB"/>
        </w:rPr>
        <w:t>(including both s</w:t>
      </w:r>
      <w:r w:rsidR="000E6033" w:rsidRPr="00CF5428">
        <w:rPr>
          <w:color w:val="000000" w:themeColor="text1"/>
          <w:sz w:val="20"/>
          <w:szCs w:val="20"/>
          <w:lang w:val="en-GB"/>
        </w:rPr>
        <w:t xml:space="preserve">ymptomatic </w:t>
      </w:r>
      <w:r w:rsidR="002B77C6">
        <w:rPr>
          <w:color w:val="000000" w:themeColor="text1"/>
          <w:sz w:val="20"/>
          <w:szCs w:val="20"/>
          <w:lang w:val="en-GB"/>
        </w:rPr>
        <w:t xml:space="preserve">at a rate </w:t>
      </w:r>
      <m:oMath>
        <m:r>
          <w:rPr>
            <w:rFonts w:ascii="Cambria Math" w:hAnsi="Cambria Math"/>
            <w:color w:val="000000" w:themeColor="text1"/>
            <w:sz w:val="20"/>
            <w:szCs w:val="20"/>
          </w:rPr>
          <m:t>μ</m:t>
        </m:r>
      </m:oMath>
      <w:r w:rsidR="002B77C6">
        <w:rPr>
          <w:color w:val="000000" w:themeColor="text1"/>
          <w:sz w:val="20"/>
          <w:szCs w:val="20"/>
        </w:rPr>
        <w:t xml:space="preserve"> </w:t>
      </w:r>
      <w:r w:rsidR="000E6033">
        <w:rPr>
          <w:color w:val="000000" w:themeColor="text1"/>
          <w:sz w:val="20"/>
          <w:szCs w:val="20"/>
          <w:lang w:val="en-GB"/>
        </w:rPr>
        <w:t>and asymptomatic hosts</w:t>
      </w:r>
      <w:r w:rsidR="002B77C6">
        <w:rPr>
          <w:color w:val="000000" w:themeColor="text1"/>
          <w:sz w:val="20"/>
          <w:szCs w:val="20"/>
          <w:lang w:val="en-GB"/>
        </w:rPr>
        <w:t xml:space="preserve"> at a screening-dependent rate </w:t>
      </w:r>
      <m:oMath>
        <m:r>
          <w:rPr>
            <w:rFonts w:ascii="Cambria Math" w:hAnsi="Cambria Math"/>
            <w:color w:val="000000" w:themeColor="text1"/>
            <w:sz w:val="20"/>
            <w:szCs w:val="20"/>
          </w:rPr>
          <m:t>η</m:t>
        </m:r>
      </m:oMath>
      <w:r w:rsidR="000E6033">
        <w:rPr>
          <w:color w:val="000000" w:themeColor="text1"/>
          <w:sz w:val="20"/>
          <w:szCs w:val="20"/>
          <w:lang w:val="en-GB"/>
        </w:rPr>
        <w:t xml:space="preserve">) </w:t>
      </w:r>
      <w:r w:rsidR="000E6033" w:rsidRPr="00CF5428">
        <w:rPr>
          <w:color w:val="000000" w:themeColor="text1"/>
          <w:sz w:val="20"/>
          <w:szCs w:val="20"/>
          <w:lang w:val="en-GB"/>
        </w:rPr>
        <w:t>enter the treated compartment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prior to recovery, while untreated asymptomatic infections can undergo natural clearance (</w:t>
      </w:r>
      <m:oMath>
        <m:r>
          <w:rPr>
            <w:rFonts w:ascii="Cambria Math" w:hAnsi="Cambria Math"/>
            <w:color w:val="000000" w:themeColor="text1"/>
            <w:sz w:val="20"/>
            <w:szCs w:val="20"/>
          </w:rPr>
          <m:t>A→U</m:t>
        </m:r>
      </m:oMath>
      <w:r w:rsidR="000E6033" w:rsidRPr="00CF5428">
        <w:rPr>
          <w:color w:val="000000" w:themeColor="text1"/>
          <w:sz w:val="20"/>
          <w:szCs w:val="20"/>
          <w:lang w:val="en-GB"/>
        </w:rPr>
        <w:t>)</w:t>
      </w:r>
      <w:r w:rsidR="002B77C6">
        <w:rPr>
          <w:color w:val="000000" w:themeColor="text1"/>
          <w:sz w:val="20"/>
          <w:szCs w:val="20"/>
          <w:lang w:val="en-GB"/>
        </w:rPr>
        <w:t xml:space="preserve"> at a rate </w:t>
      </w:r>
      <m:oMath>
        <m:r>
          <w:rPr>
            <w:rFonts w:ascii="Cambria Math" w:hAnsi="Cambria Math"/>
            <w:color w:val="000000" w:themeColor="text1"/>
            <w:sz w:val="20"/>
            <w:szCs w:val="20"/>
          </w:rPr>
          <m:t>ν</m:t>
        </m:r>
      </m:oMath>
      <w:r w:rsidR="000E6033" w:rsidRPr="00CF5428">
        <w:rPr>
          <w:color w:val="000000" w:themeColor="text1"/>
          <w:sz w:val="20"/>
          <w:szCs w:val="20"/>
          <w:lang w:val="en-GB"/>
        </w:rPr>
        <w:t xml:space="preserve">. </w:t>
      </w:r>
      <w:r w:rsidR="000E6033" w:rsidRPr="004F3AD6">
        <w:rPr>
          <w:color w:val="000000" w:themeColor="text1"/>
          <w:sz w:val="20"/>
          <w:szCs w:val="20"/>
          <w:lang w:val="en-GB"/>
        </w:rPr>
        <w:t xml:space="preserve">Following </w:t>
      </w:r>
      <w:r w:rsidR="000E6033" w:rsidRPr="004F3AD6">
        <w:rPr>
          <w:color w:val="000000" w:themeColor="text1"/>
          <w:sz w:val="20"/>
          <w:szCs w:val="20"/>
          <w:lang w:val="en-GB"/>
        </w:rPr>
        <w:lastRenderedPageBreak/>
        <w:t>successful therapeutic intervention, treated individuals return to the susceptible state (</w:t>
      </w:r>
      <m:oMath>
        <m:r>
          <w:rPr>
            <w:rFonts w:ascii="Cambria Math" w:hAnsi="Cambria Math"/>
            <w:color w:val="000000" w:themeColor="text1"/>
            <w:sz w:val="20"/>
            <w:szCs w:val="20"/>
          </w:rPr>
          <m:t>T→U</m:t>
        </m:r>
      </m:oMath>
      <w:r w:rsidR="000E6033">
        <w:rPr>
          <w:color w:val="000000" w:themeColor="text1"/>
          <w:sz w:val="20"/>
          <w:szCs w:val="20"/>
          <w:lang w:val="en-GB"/>
        </w:rPr>
        <w:t xml:space="preserve">) </w:t>
      </w:r>
      <w:r w:rsidR="007A2524">
        <w:rPr>
          <w:color w:val="000000" w:themeColor="text1"/>
          <w:sz w:val="20"/>
          <w:szCs w:val="20"/>
        </w:rPr>
        <w:t xml:space="preserve">at a rate </w:t>
      </w:r>
      <m:oMath>
        <m:r>
          <w:rPr>
            <w:rFonts w:ascii="Cambria Math" w:hAnsi="Cambria Math"/>
            <w:color w:val="000000" w:themeColor="text1"/>
            <w:sz w:val="20"/>
            <w:szCs w:val="20"/>
          </w:rPr>
          <m:t>ρ</m:t>
        </m:r>
      </m:oMath>
      <w:r w:rsidR="007A2524">
        <w:rPr>
          <w:color w:val="000000" w:themeColor="text1"/>
          <w:sz w:val="20"/>
          <w:szCs w:val="20"/>
          <w:lang w:val="en-GB"/>
        </w:rPr>
        <w:t xml:space="preserve"> </w:t>
      </w:r>
      <w:r w:rsidR="000E6033">
        <w:rPr>
          <w:color w:val="000000" w:themeColor="text1"/>
          <w:sz w:val="20"/>
          <w:szCs w:val="20"/>
          <w:lang w:val="en-GB"/>
        </w:rPr>
        <w:t xml:space="preserve">while </w:t>
      </w:r>
      <w:r w:rsidR="000E6033" w:rsidRPr="004F3AD6">
        <w:rPr>
          <w:color w:val="000000" w:themeColor="text1"/>
          <w:sz w:val="20"/>
          <w:szCs w:val="20"/>
          <w:lang w:val="en-GB"/>
        </w:rPr>
        <w:t xml:space="preserve">individuals </w:t>
      </w:r>
      <w:r w:rsidR="009C1E9E">
        <w:rPr>
          <w:color w:val="000000" w:themeColor="text1"/>
          <w:sz w:val="20"/>
          <w:szCs w:val="20"/>
          <w:lang w:val="en-GB"/>
        </w:rPr>
        <w:t xml:space="preserve">with Cef-R and Dual-R infections </w:t>
      </w:r>
      <w:r w:rsidR="000E6033" w:rsidRPr="004F3AD6">
        <w:rPr>
          <w:color w:val="000000" w:themeColor="text1"/>
          <w:sz w:val="20"/>
          <w:szCs w:val="20"/>
          <w:lang w:val="en-GB"/>
        </w:rPr>
        <w:t xml:space="preserve">experiencing frontline therapeutic treatment failure </w:t>
      </w:r>
      <w:r w:rsidR="00C339AE">
        <w:rPr>
          <w:color w:val="000000" w:themeColor="text1"/>
          <w:sz w:val="20"/>
          <w:szCs w:val="20"/>
          <w:lang w:val="en-GB"/>
        </w:rPr>
        <w:t xml:space="preserve">with a probability of </w:t>
      </w:r>
      <m:oMath>
        <m:r>
          <w:rPr>
            <w:rFonts w:ascii="Cambria Math" w:hAnsi="Cambria Math"/>
            <w:color w:val="000000" w:themeColor="text1"/>
            <w:sz w:val="20"/>
            <w:szCs w:val="20"/>
          </w:rPr>
          <m:t>ϕ</m:t>
        </m:r>
      </m:oMath>
      <w:r w:rsidR="00C339AE">
        <w:rPr>
          <w:color w:val="000000" w:themeColor="text1"/>
          <w:sz w:val="20"/>
          <w:szCs w:val="20"/>
        </w:rPr>
        <w:t xml:space="preserve"> </w:t>
      </w:r>
      <w:r w:rsidR="000E6033" w:rsidRPr="004F3AD6">
        <w:rPr>
          <w:color w:val="000000" w:themeColor="text1"/>
          <w:sz w:val="20"/>
          <w:szCs w:val="20"/>
          <w:lang w:val="en-GB"/>
        </w:rPr>
        <w:t xml:space="preserve">revert to the actively infectious asymptomatic compartment </w:t>
      </w:r>
      <w:r w:rsidR="000E6033">
        <w:rPr>
          <w:color w:val="000000" w:themeColor="text1"/>
          <w:sz w:val="20"/>
          <w:szCs w:val="20"/>
          <w:lang w:val="en-GB"/>
        </w:rPr>
        <w:t>(</w:t>
      </w:r>
      <m:oMath>
        <m:r>
          <w:rPr>
            <w:rFonts w:ascii="Cambria Math" w:hAnsi="Cambria Math"/>
            <w:color w:val="000000" w:themeColor="text1"/>
            <w:sz w:val="20"/>
            <w:szCs w:val="20"/>
          </w:rPr>
          <m:t>T→A</m:t>
        </m:r>
      </m:oMath>
      <w:r w:rsidR="000E6033">
        <w:rPr>
          <w:color w:val="000000" w:themeColor="text1"/>
          <w:sz w:val="20"/>
          <w:szCs w:val="20"/>
          <w:lang w:val="en-GB"/>
        </w:rPr>
        <w:t>; red arrows)</w:t>
      </w:r>
      <w:r w:rsidR="007A2524">
        <w:rPr>
          <w:color w:val="000000" w:themeColor="text1"/>
          <w:sz w:val="20"/>
          <w:szCs w:val="20"/>
          <w:lang w:val="en-GB"/>
        </w:rPr>
        <w:t xml:space="preserve"> </w:t>
      </w:r>
      <w:r w:rsidR="00B30348">
        <w:rPr>
          <w:color w:val="000000" w:themeColor="text1"/>
          <w:sz w:val="20"/>
          <w:szCs w:val="20"/>
        </w:rPr>
        <w:t xml:space="preserve">at a rate </w:t>
      </w:r>
      <m:oMath>
        <m:r>
          <w:rPr>
            <w:rFonts w:ascii="Cambria Math" w:hAnsi="Cambria Math"/>
            <w:color w:val="000000" w:themeColor="text1"/>
            <w:sz w:val="20"/>
            <w:szCs w:val="20"/>
          </w:rPr>
          <m:t>ρ</m:t>
        </m:r>
      </m:oMath>
      <w:r w:rsidR="000E6033">
        <w:rPr>
          <w:color w:val="000000" w:themeColor="text1"/>
          <w:sz w:val="20"/>
          <w:szCs w:val="20"/>
          <w:lang w:val="en-GB"/>
        </w:rPr>
        <w:t xml:space="preserve">, </w:t>
      </w:r>
      <w:r w:rsidR="000E6033" w:rsidRPr="004F3AD6">
        <w:rPr>
          <w:color w:val="000000" w:themeColor="text1"/>
          <w:sz w:val="20"/>
          <w:szCs w:val="20"/>
          <w:lang w:val="en-GB"/>
        </w:rPr>
        <w:t>establishing a persistent reservoir of transmissible infection</w:t>
      </w:r>
      <w:r w:rsidR="000E6033">
        <w:rPr>
          <w:color w:val="000000" w:themeColor="text1"/>
          <w:sz w:val="20"/>
          <w:szCs w:val="20"/>
          <w:lang w:val="en-GB"/>
        </w:rPr>
        <w:t xml:space="preserve">. </w:t>
      </w:r>
      <w:r w:rsidR="000E6033" w:rsidRPr="00CF5428">
        <w:rPr>
          <w:color w:val="000000" w:themeColor="text1"/>
          <w:sz w:val="20"/>
          <w:szCs w:val="20"/>
          <w:lang w:val="en-GB"/>
        </w:rPr>
        <w:t>For analytical simplicity, intervention initiation is restricted to the uninfected (</w:t>
      </w:r>
      <m:oMath>
        <m:r>
          <w:rPr>
            <w:rFonts w:ascii="Cambria Math" w:hAnsi="Cambria Math"/>
            <w:color w:val="000000" w:themeColor="text1"/>
            <w:sz w:val="20"/>
            <w:szCs w:val="20"/>
            <w:lang w:val="en-GB"/>
          </w:rPr>
          <m:t>U</m:t>
        </m:r>
      </m:oMath>
      <w:r w:rsidR="000E6033" w:rsidRPr="00CF5428">
        <w:rPr>
          <w:color w:val="000000" w:themeColor="text1"/>
          <w:sz w:val="20"/>
          <w:szCs w:val="20"/>
          <w:lang w:val="en-GB"/>
        </w:rPr>
        <w:t xml:space="preserve">) state. Infections within each sub-population are disaggregated across four co-circulating gonococcal strains characterized by distinct resistance profiles (superscript </w:t>
      </w:r>
      <m:oMath>
        <m:r>
          <w:rPr>
            <w:rFonts w:ascii="Cambria Math" w:hAnsi="Cambria Math"/>
            <w:color w:val="000000" w:themeColor="text1"/>
            <w:sz w:val="20"/>
            <w:szCs w:val="20"/>
          </w:rPr>
          <m:t>k</m:t>
        </m:r>
      </m:oMath>
      <w:r w:rsidR="000E6033" w:rsidRPr="00CF5428">
        <w:rPr>
          <w:color w:val="000000" w:themeColor="text1"/>
          <w:sz w:val="20"/>
          <w:szCs w:val="20"/>
          <w:lang w:val="en-GB"/>
        </w:rPr>
        <w:t xml:space="preserve">): </w:t>
      </w:r>
      <w:del w:id="161" w:author="#WANG ZIHAO#" w:date="2026-06-18T23:09:00Z" w16du:dateUtc="2026-06-18T15:09:00Z">
        <w:r w:rsidR="000E6033" w:rsidRPr="00CF5428" w:rsidDel="00501720">
          <w:rPr>
            <w:color w:val="000000" w:themeColor="text1"/>
            <w:sz w:val="20"/>
            <w:szCs w:val="20"/>
            <w:lang w:val="en-GB"/>
          </w:rPr>
          <w:delText>wild-type/</w:delText>
        </w:r>
      </w:del>
      <w:del w:id="162" w:author="#WANG ZIHAO#" w:date="2026-06-18T23:17:00Z" w16du:dateUtc="2026-06-18T15:17:00Z">
        <w:r w:rsidR="000E6033" w:rsidRPr="00CF5428" w:rsidDel="00317E25">
          <w:rPr>
            <w:color w:val="000000" w:themeColor="text1"/>
            <w:sz w:val="20"/>
            <w:szCs w:val="20"/>
            <w:lang w:val="en-GB"/>
          </w:rPr>
          <w:delText>susceptible</w:delText>
        </w:r>
      </w:del>
      <w:ins w:id="163" w:author="#WANG ZIHAO#" w:date="2026-06-18T23:17:00Z" w16du:dateUtc="2026-06-18T15:17:00Z">
        <w:r w:rsidR="00317E25">
          <w:rPr>
            <w:color w:val="000000" w:themeColor="text1"/>
            <w:sz w:val="20"/>
            <w:szCs w:val="20"/>
            <w:lang w:val="en-GB"/>
          </w:rPr>
          <w:t>baseline susceptible</w:t>
        </w:r>
      </w:ins>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0</m:t>
        </m:r>
      </m:oMath>
      <w:r w:rsidR="000E6033" w:rsidRPr="00CF5428">
        <w:rPr>
          <w:color w:val="000000" w:themeColor="text1"/>
          <w:sz w:val="20"/>
          <w:szCs w:val="20"/>
          <w:lang w:val="en-GB"/>
        </w:rPr>
        <w:t>), ceftriaxone-resistant (</w:t>
      </w:r>
      <m:oMath>
        <m:r>
          <w:rPr>
            <w:rFonts w:ascii="Cambria Math" w:hAnsi="Cambria Math"/>
            <w:color w:val="000000" w:themeColor="text1"/>
            <w:sz w:val="20"/>
            <w:szCs w:val="20"/>
            <w:lang w:val="en-GB"/>
          </w:rPr>
          <m:t>c</m:t>
        </m:r>
      </m:oMath>
      <w:r w:rsidR="000E6033" w:rsidRPr="00CF5428">
        <w:rPr>
          <w:color w:val="000000" w:themeColor="text1"/>
          <w:sz w:val="20"/>
          <w:szCs w:val="20"/>
          <w:lang w:val="en-GB"/>
        </w:rPr>
        <w:t>), tetracycline-resistant (</w:t>
      </w:r>
      <m:oMath>
        <m:r>
          <w:rPr>
            <w:rFonts w:ascii="Cambria Math" w:hAnsi="Cambria Math"/>
            <w:color w:val="000000" w:themeColor="text1"/>
            <w:sz w:val="20"/>
            <w:szCs w:val="20"/>
            <w:lang w:val="en-GB"/>
          </w:rPr>
          <m:t>t</m:t>
        </m:r>
      </m:oMath>
      <w:r w:rsidR="000E6033" w:rsidRPr="00CF5428">
        <w:rPr>
          <w:color w:val="000000" w:themeColor="text1"/>
          <w:sz w:val="20"/>
          <w:szCs w:val="20"/>
          <w:lang w:val="en-GB"/>
        </w:rPr>
        <w:t>), and dual-resistant (</w:t>
      </w:r>
      <m:oMath>
        <m:r>
          <w:rPr>
            <w:rFonts w:ascii="Cambria Math" w:hAnsi="Cambria Math"/>
            <w:color w:val="000000" w:themeColor="text1"/>
            <w:sz w:val="20"/>
            <w:szCs w:val="20"/>
            <w:lang w:val="en-GB"/>
          </w:rPr>
          <m:t>d2</m:t>
        </m:r>
      </m:oMath>
      <w:r w:rsidR="000E6033" w:rsidRPr="00CF5428">
        <w:rPr>
          <w:color w:val="000000" w:themeColor="text1"/>
          <w:sz w:val="20"/>
          <w:szCs w:val="20"/>
          <w:lang w:val="en-GB"/>
        </w:rPr>
        <w:t xml:space="preserve">). Ceftriaxone is </w:t>
      </w:r>
      <w:r w:rsidR="008C6D37" w:rsidRPr="00CF5428">
        <w:rPr>
          <w:color w:val="000000" w:themeColor="text1"/>
          <w:sz w:val="20"/>
          <w:szCs w:val="20"/>
          <w:lang w:val="en-GB"/>
        </w:rPr>
        <w:t>modelled</w:t>
      </w:r>
      <w:r w:rsidR="000E6033" w:rsidRPr="00CF5428">
        <w:rPr>
          <w:color w:val="000000" w:themeColor="text1"/>
          <w:sz w:val="20"/>
          <w:szCs w:val="20"/>
          <w:lang w:val="en-GB"/>
        </w:rPr>
        <w:t xml:space="preserve"> as the sole first-line therapeutic regimen administered in compartment </w:t>
      </w:r>
      <m:oMath>
        <m:r>
          <w:rPr>
            <w:rFonts w:ascii="Cambria Math" w:hAnsi="Cambria Math"/>
            <w:color w:val="000000" w:themeColor="text1"/>
            <w:sz w:val="20"/>
            <w:szCs w:val="20"/>
          </w:rPr>
          <m:t>T</m:t>
        </m:r>
      </m:oMath>
      <w:r w:rsidR="000E6033" w:rsidRPr="00CF5428">
        <w:rPr>
          <w:color w:val="000000" w:themeColor="text1"/>
          <w:sz w:val="20"/>
          <w:szCs w:val="20"/>
          <w:lang w:val="en-GB"/>
        </w:rPr>
        <w:t xml:space="preserve">, carrying defined conditional probabilities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c</m:t>
            </m:r>
          </m:sub>
        </m:sSub>
      </m:oMath>
      <w:r w:rsidR="008C6D37">
        <w:rPr>
          <w:color w:val="000000" w:themeColor="text1"/>
          <w:sz w:val="20"/>
          <w:szCs w:val="20"/>
        </w:rPr>
        <w:t xml:space="preserve"> </w:t>
      </w:r>
      <w:r w:rsidR="000E6033" w:rsidRPr="00CF5428">
        <w:rPr>
          <w:color w:val="000000" w:themeColor="text1"/>
          <w:sz w:val="20"/>
          <w:szCs w:val="20"/>
          <w:lang w:val="en-GB"/>
        </w:rPr>
        <w:t xml:space="preserve">for the emergence of </w:t>
      </w:r>
      <w:del w:id="164" w:author="#WANG ZIHAO#" w:date="2026-06-16T14:55:00Z" w16du:dateUtc="2026-06-16T06:55:00Z">
        <w:r w:rsidR="000E6033" w:rsidRPr="00CF5428" w:rsidDel="00A00613">
          <w:rPr>
            <w:color w:val="000000" w:themeColor="text1"/>
            <w:sz w:val="20"/>
            <w:szCs w:val="20"/>
            <w:lang w:val="en-GB"/>
          </w:rPr>
          <w:delText>phenotypic</w:delText>
        </w:r>
      </w:del>
      <w:ins w:id="165" w:author="#WANG ZIHAO#" w:date="2026-06-16T14:55:00Z" w16du:dateUtc="2026-06-16T06:55:00Z">
        <w:r w:rsidR="00A00613">
          <w:rPr>
            <w:color w:val="000000" w:themeColor="text1"/>
            <w:sz w:val="20"/>
            <w:szCs w:val="20"/>
            <w:lang w:val="en-GB"/>
          </w:rPr>
          <w:t>strain-specific</w:t>
        </w:r>
      </w:ins>
      <w:r w:rsidR="000E6033" w:rsidRPr="00CF5428">
        <w:rPr>
          <w:color w:val="000000" w:themeColor="text1"/>
          <w:sz w:val="20"/>
          <w:szCs w:val="20"/>
          <w:lang w:val="en-GB"/>
        </w:rPr>
        <w:t xml:space="preserve"> resistance during active treatment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0</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c</m:t>
            </m:r>
          </m:sup>
        </m:sSup>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t</m:t>
            </m:r>
          </m:sup>
        </m:s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w:rPr>
                <w:rFonts w:ascii="Cambria Math" w:hAnsi="Cambria Math"/>
                <w:color w:val="000000" w:themeColor="text1"/>
                <w:sz w:val="20"/>
                <w:szCs w:val="20"/>
              </w:rPr>
              <m:t>T</m:t>
            </m:r>
          </m:e>
          <m:sup>
            <m:r>
              <w:rPr>
                <w:rFonts w:ascii="Cambria Math" w:hAnsi="Cambria Math"/>
                <w:color w:val="000000" w:themeColor="text1"/>
                <w:sz w:val="20"/>
                <w:szCs w:val="20"/>
              </w:rPr>
              <m:t>d2</m:t>
            </m:r>
          </m:sup>
        </m:sSup>
      </m:oMath>
      <w:r w:rsidR="000E6033" w:rsidRPr="00CF5428">
        <w:rPr>
          <w:color w:val="000000" w:themeColor="text1"/>
          <w:sz w:val="20"/>
          <w:szCs w:val="20"/>
          <w:lang w:val="en-GB"/>
        </w:rPr>
        <w:t>). The directional selective and protective forces of the interventions modulate the effective force of infection (</w:t>
      </w:r>
      <m:oMath>
        <m:r>
          <w:rPr>
            <w:rFonts w:ascii="Cambria Math" w:hAnsi="Cambria Math"/>
            <w:color w:val="000000" w:themeColor="text1"/>
            <w:sz w:val="20"/>
            <w:szCs w:val="20"/>
          </w:rPr>
          <m:t>λ</m:t>
        </m:r>
      </m:oMath>
      <w:r w:rsidR="000E6033" w:rsidRPr="00CF5428">
        <w:rPr>
          <w:color w:val="000000" w:themeColor="text1"/>
          <w:sz w:val="20"/>
          <w:szCs w:val="20"/>
          <w:lang w:val="en-GB"/>
        </w:rPr>
        <w:t>) via state-specific modifiers: Doxy-PEP and vaccination together reduce the effective force of infection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yellow arrows in stratum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by </w:t>
      </w:r>
      <m:oMath>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vd</m:t>
            </m:r>
          </m:sub>
        </m:sSub>
      </m:oMath>
      <w:r w:rsidR="000E6033" w:rsidRPr="00CF5428">
        <w:rPr>
          <w:color w:val="000000" w:themeColor="text1"/>
          <w:sz w:val="20"/>
          <w:szCs w:val="20"/>
          <w:lang w:val="en-GB"/>
        </w:rPr>
        <w:t xml:space="preserve">. Vaccination </w:t>
      </w:r>
      <w:r w:rsidR="00CA3C3C">
        <w:rPr>
          <w:color w:val="000000" w:themeColor="text1"/>
          <w:sz w:val="20"/>
          <w:szCs w:val="20"/>
          <w:lang w:val="en-GB"/>
        </w:rPr>
        <w:t>reduces</w:t>
      </w:r>
      <w:r w:rsidR="000E6033" w:rsidRPr="00CF5428">
        <w:rPr>
          <w:color w:val="000000" w:themeColor="text1"/>
          <w:sz w:val="20"/>
          <w:szCs w:val="20"/>
          <w:lang w:val="en-GB"/>
        </w:rPr>
        <w:t xml:space="preserve"> the effective force of infection uniformly across all four bacterial strains </w:t>
      </w:r>
      <w:r w:rsidR="000E6033" w:rsidRPr="00CF5428">
        <w:rPr>
          <w:i/>
          <w:color w:val="000000" w:themeColor="text1"/>
          <w:sz w:val="20"/>
          <w:szCs w:val="20"/>
          <w:lang w:val="en-GB"/>
        </w:rPr>
        <w:t>(</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ctrlPr>
              <w:rPr>
                <w:rFonts w:ascii="Cambria Math" w:hAnsi="Cambria Math"/>
                <w:color w:val="000000" w:themeColor="text1"/>
                <w:sz w:val="20"/>
                <w:szCs w:val="20"/>
                <w:lang w:val="en-GB"/>
              </w:rPr>
            </m:ctrlP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blue arrows in strata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M</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Doxy-PEP </w:t>
      </w:r>
      <w:r w:rsidR="000E6033">
        <w:rPr>
          <w:color w:val="000000" w:themeColor="text1"/>
          <w:sz w:val="20"/>
          <w:szCs w:val="20"/>
          <w:lang w:val="en-GB"/>
        </w:rPr>
        <w:t>standalone intervention</w:t>
      </w:r>
      <w:r w:rsidR="000E6033" w:rsidRPr="00CF5428">
        <w:rPr>
          <w:color w:val="000000" w:themeColor="text1"/>
          <w:sz w:val="20"/>
          <w:szCs w:val="20"/>
          <w:lang w:val="en-GB"/>
        </w:rPr>
        <w:t xml:space="preserve"> acts as an ecological filter, suppressing incoming </w:t>
      </w:r>
      <w:del w:id="166" w:author="#WANG ZIHAO#" w:date="2026-06-18T23:10:00Z" w16du:dateUtc="2026-06-18T15:10:00Z">
        <w:r w:rsidR="000E6033" w:rsidRPr="00CF5428" w:rsidDel="00501720">
          <w:rPr>
            <w:color w:val="000000" w:themeColor="text1"/>
            <w:sz w:val="20"/>
            <w:szCs w:val="20"/>
            <w:lang w:val="en-GB"/>
          </w:rPr>
          <w:delText>wild-type</w:delText>
        </w:r>
      </w:del>
      <w:ins w:id="167" w:author="#WANG ZIHAO#" w:date="2026-06-18T23:17:00Z" w16du:dateUtc="2026-06-18T15:17:00Z">
        <w:r w:rsidR="00317E25">
          <w:rPr>
            <w:color w:val="000000" w:themeColor="text1"/>
            <w:sz w:val="20"/>
            <w:szCs w:val="20"/>
            <w:lang w:val="en-GB"/>
          </w:rPr>
          <w:t>baseline susceptible</w:t>
        </w:r>
      </w:ins>
      <w:r w:rsidR="000E6033" w:rsidRPr="00CF5428">
        <w:rPr>
          <w:color w:val="000000" w:themeColor="text1"/>
          <w:sz w:val="20"/>
          <w:szCs w:val="20"/>
          <w:lang w:val="en-GB"/>
        </w:rPr>
        <w:t xml:space="preserve"> and ceftriaxone-resistant exposures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0</m:t>
            </m:r>
          </m:sup>
        </m:sSup>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c</m:t>
            </m:r>
          </m:sup>
        </m:sSup>
      </m:oMath>
      <w:r w:rsidR="000E6033" w:rsidRPr="00CF5428">
        <w:rPr>
          <w:color w:val="000000" w:themeColor="text1"/>
          <w:sz w:val="20"/>
          <w:szCs w:val="20"/>
          <w:lang w:val="en-GB"/>
        </w:rPr>
        <w:t xml:space="preserve">; green arrows in stratum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w:t>
      </w:r>
      <w:r w:rsidR="008C6D37">
        <w:rPr>
          <w:color w:val="000000" w:themeColor="text1"/>
          <w:sz w:val="20"/>
          <w:szCs w:val="20"/>
          <w:lang w:val="en-GB"/>
        </w:rPr>
        <w:t xml:space="preserve"> by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e</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leaving the </w:t>
      </w:r>
      <w:r w:rsidR="00CA3C3C">
        <w:rPr>
          <w:color w:val="000000" w:themeColor="text1"/>
          <w:sz w:val="20"/>
          <w:szCs w:val="20"/>
          <w:lang w:val="en-GB"/>
        </w:rPr>
        <w:t>transmissibility</w:t>
      </w:r>
      <w:r w:rsidR="000E6033" w:rsidRPr="00CF5428">
        <w:rPr>
          <w:color w:val="000000" w:themeColor="text1"/>
          <w:sz w:val="20"/>
          <w:szCs w:val="20"/>
          <w:lang w:val="en-GB"/>
        </w:rPr>
        <w:t xml:space="preserve"> of tetracycline-resistant and dual-resistant lineages unaltered (</w:t>
      </w:r>
      <m:oMath>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t</m:t>
            </m:r>
          </m:sup>
        </m:sSup>
      </m:oMath>
      <w:r w:rsidR="000E6033" w:rsidRPr="00CF5428">
        <w:rPr>
          <w:color w:val="000000" w:themeColor="text1"/>
          <w:sz w:val="20"/>
          <w:szCs w:val="20"/>
          <w:lang w:val="en-GB"/>
        </w:rPr>
        <w:t xml:space="preserve"> and </w:t>
      </w:r>
      <m:oMath>
        <m:sSup>
          <m:sSupPr>
            <m:ctrlPr>
              <w:rPr>
                <w:rFonts w:ascii="Cambria Math" w:hAnsi="Cambria Math"/>
                <w:i/>
                <w:color w:val="000000" w:themeColor="text1"/>
                <w:sz w:val="20"/>
                <w:szCs w:val="20"/>
                <w:lang w:val="en-GB"/>
              </w:rPr>
            </m:ctrlPr>
          </m:sSupPr>
          <m:e>
            <m:r>
              <w:rPr>
                <w:rFonts w:ascii="Cambria Math" w:hAnsi="Cambria Math"/>
                <w:color w:val="000000" w:themeColor="text1"/>
                <w:sz w:val="20"/>
                <w:szCs w:val="20"/>
                <w:lang w:val="en-GB"/>
              </w:rPr>
              <m:t>U</m:t>
            </m:r>
            <m:r>
              <m:rPr>
                <m:sty m:val="p"/>
              </m:rPr>
              <w:rPr>
                <w:rFonts w:ascii="Cambria Math" w:hAnsi="Cambria Math"/>
                <w:color w:val="000000" w:themeColor="text1"/>
                <w:sz w:val="20"/>
                <w:szCs w:val="20"/>
                <w:lang w:val="en-GB"/>
              </w:rPr>
              <m:t>→</m:t>
            </m:r>
            <m:r>
              <w:rPr>
                <w:rFonts w:ascii="Cambria Math" w:hAnsi="Cambria Math"/>
                <w:color w:val="000000" w:themeColor="text1"/>
                <w:sz w:val="20"/>
                <w:szCs w:val="20"/>
                <w:lang w:val="en-GB"/>
              </w:rPr>
              <m:t>E</m:t>
            </m:r>
          </m:e>
          <m:sup>
            <m:r>
              <w:rPr>
                <w:rFonts w:ascii="Cambria Math" w:hAnsi="Cambria Math"/>
                <w:color w:val="000000" w:themeColor="text1"/>
                <w:sz w:val="20"/>
                <w:szCs w:val="20"/>
                <w:lang w:val="en-GB"/>
              </w:rPr>
              <m:t>d2</m:t>
            </m:r>
          </m:sup>
        </m:sSup>
      </m:oMath>
      <w:r w:rsidR="000E6033" w:rsidRPr="00CF5428">
        <w:rPr>
          <w:color w:val="000000" w:themeColor="text1"/>
          <w:sz w:val="20"/>
          <w:szCs w:val="20"/>
          <w:lang w:val="en-GB"/>
        </w:rPr>
        <w:t xml:space="preserve">; black arrows in strata </w:t>
      </w:r>
      <m:oMath>
        <m:r>
          <w:rPr>
            <w:rFonts w:ascii="Cambria Math" w:hAnsi="Cambria Math"/>
            <w:color w:val="000000" w:themeColor="text1"/>
            <w:sz w:val="20"/>
            <w:szCs w:val="20"/>
            <w:lang w:val="en-GB"/>
          </w:rPr>
          <m:t>N</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Crucially, active doxy-PEP exposure introduces a non-zero probability for the </w:t>
      </w:r>
      <w:r w:rsidR="000E6033" w:rsidRPr="00CF5428">
        <w:rPr>
          <w:i/>
          <w:iCs/>
          <w:color w:val="000000" w:themeColor="text1"/>
          <w:sz w:val="20"/>
          <w:szCs w:val="20"/>
          <w:lang w:val="en-GB"/>
        </w:rPr>
        <w:t>de novo</w:t>
      </w:r>
      <w:r w:rsidR="000E6033" w:rsidRPr="00CF5428">
        <w:rPr>
          <w:color w:val="000000" w:themeColor="text1"/>
          <w:sz w:val="20"/>
          <w:szCs w:val="20"/>
          <w:lang w:val="en-GB"/>
        </w:rPr>
        <w:t xml:space="preserve"> selection of tetracycline resistance during prophylaxis (dotted red arrows in strata </w:t>
      </w:r>
      <m:oMath>
        <m:r>
          <w:rPr>
            <w:rFonts w:ascii="Cambria Math" w:hAnsi="Cambria Math"/>
            <w:color w:val="000000" w:themeColor="text1"/>
            <w:sz w:val="20"/>
            <w:szCs w:val="20"/>
            <w:lang w:val="en-GB"/>
          </w:rPr>
          <m:t>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lang w:val="en-GB"/>
          </w:rPr>
          <m:t>V</m:t>
        </m:r>
      </m:oMath>
      <w:r w:rsidR="000E6033" w:rsidRPr="00CF5428">
        <w:rPr>
          <w:color w:val="000000" w:themeColor="text1"/>
          <w:sz w:val="20"/>
          <w:szCs w:val="20"/>
          <w:lang w:val="en-GB"/>
        </w:rPr>
        <w:t>)</w:t>
      </w:r>
      <w:r w:rsidR="008C6D37">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ω</m:t>
            </m:r>
          </m:e>
          <m:sub>
            <m:r>
              <w:rPr>
                <w:rFonts w:ascii="Cambria Math" w:hAnsi="Cambria Math"/>
                <w:color w:val="000000" w:themeColor="text1"/>
                <w:sz w:val="20"/>
                <w:szCs w:val="20"/>
              </w:rPr>
              <m:t>t</m:t>
            </m:r>
          </m:sub>
        </m:sSub>
      </m:oMath>
      <w:r w:rsidR="000E6033" w:rsidRPr="00CF5428">
        <w:rPr>
          <w:color w:val="000000" w:themeColor="text1"/>
          <w:sz w:val="20"/>
          <w:szCs w:val="20"/>
          <w:lang w:val="en-GB"/>
        </w:rPr>
        <w:t xml:space="preserve">. Policy transitions and immunity dynamics dictate movement between the four coverage layers: doxy-PEP initiation drives flows from </w:t>
      </w:r>
      <m:oMath>
        <m:r>
          <w:rPr>
            <w:rFonts w:ascii="Cambria Math" w:hAnsi="Cambria Math"/>
            <w:color w:val="000000" w:themeColor="text1"/>
            <w:sz w:val="20"/>
            <w:szCs w:val="20"/>
          </w:rPr>
          <m:t>N→D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M→V</m:t>
        </m:r>
      </m:oMath>
      <w:r w:rsidR="000E6033" w:rsidRPr="00CF5428">
        <w:rPr>
          <w:color w:val="000000" w:themeColor="text1"/>
          <w:sz w:val="20"/>
          <w:szCs w:val="20"/>
          <w:lang w:val="en-GB"/>
        </w:rPr>
        <w:t xml:space="preserve"> (pink </w:t>
      </w:r>
      <w:r w:rsidR="000E6033">
        <w:rPr>
          <w:color w:val="000000" w:themeColor="text1"/>
          <w:sz w:val="20"/>
          <w:szCs w:val="20"/>
          <w:lang w:val="en-GB"/>
        </w:rPr>
        <w:t>arrows</w:t>
      </w:r>
      <w:r w:rsidR="000E6033" w:rsidRPr="00CF5428">
        <w:rPr>
          <w:color w:val="000000" w:themeColor="text1"/>
          <w:sz w:val="20"/>
          <w:szCs w:val="20"/>
          <w:lang w:val="en-GB"/>
        </w:rPr>
        <w:t>)</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 xml:space="preserve">, while vaccine rollout shifts individuals from </w:t>
      </w:r>
      <m:oMath>
        <m:r>
          <w:rPr>
            <w:rFonts w:ascii="Cambria Math" w:hAnsi="Cambria Math"/>
            <w:color w:val="000000" w:themeColor="text1"/>
            <w:sz w:val="20"/>
            <w:szCs w:val="20"/>
          </w:rPr>
          <m:t>N→M</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D→V</m:t>
        </m:r>
      </m:oMath>
      <w:r w:rsidR="000E6033" w:rsidRPr="00CF5428">
        <w:rPr>
          <w:color w:val="000000" w:themeColor="text1"/>
          <w:sz w:val="20"/>
          <w:szCs w:val="20"/>
        </w:rPr>
        <w:t xml:space="preserve"> </w:t>
      </w:r>
      <w:r w:rsidR="000E6033" w:rsidRPr="00CF5428">
        <w:rPr>
          <w:color w:val="000000" w:themeColor="text1"/>
          <w:sz w:val="20"/>
          <w:szCs w:val="20"/>
          <w:lang w:val="en-GB"/>
        </w:rPr>
        <w:t>(dark green arrows)</w:t>
      </w:r>
      <w:r w:rsidR="00DC08F8">
        <w:rPr>
          <w:color w:val="000000" w:themeColor="text1"/>
          <w:sz w:val="20"/>
          <w:szCs w:val="20"/>
          <w:lang w:val="en-GB"/>
        </w:rPr>
        <w:t xml:space="preserve"> with a probability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p</m:t>
            </m:r>
          </m:e>
          <m:sub>
            <m:r>
              <w:rPr>
                <w:rFonts w:ascii="Cambria Math" w:hAnsi="Cambria Math"/>
                <w:color w:val="000000" w:themeColor="text1"/>
                <w:sz w:val="20"/>
                <w:szCs w:val="20"/>
              </w:rPr>
              <m:t>v</m:t>
            </m:r>
          </m:sub>
        </m:sSub>
      </m:oMath>
      <w:r w:rsidR="000E6033" w:rsidRPr="00CF5428">
        <w:rPr>
          <w:color w:val="000000" w:themeColor="text1"/>
          <w:sz w:val="20"/>
          <w:szCs w:val="20"/>
          <w:lang w:val="en-GB"/>
        </w:rPr>
        <w:t xml:space="preserve">. Conversely, the cessation or discontinuation of doxy-PEP reverts individuals from </w:t>
      </w:r>
      <m:oMath>
        <m:r>
          <w:rPr>
            <w:rFonts w:ascii="Cambria Math" w:hAnsi="Cambria Math"/>
            <w:color w:val="000000" w:themeColor="text1"/>
            <w:sz w:val="20"/>
            <w:szCs w:val="20"/>
          </w:rPr>
          <m:t>D→N</m:t>
        </m:r>
      </m:oMath>
      <w:r w:rsidR="000E6033" w:rsidRPr="00CF5428">
        <w:rPr>
          <w:color w:val="000000" w:themeColor="text1"/>
          <w:sz w:val="20"/>
          <w:szCs w:val="20"/>
        </w:rPr>
        <w:t xml:space="preserve"> </w:t>
      </w:r>
      <w:r w:rsidR="000E6033" w:rsidRPr="00CF5428">
        <w:rPr>
          <w:color w:val="000000" w:themeColor="text1"/>
          <w:sz w:val="20"/>
          <w:szCs w:val="20"/>
          <w:lang w:val="en-GB"/>
        </w:rPr>
        <w:t xml:space="preserve">and </w:t>
      </w:r>
      <m:oMath>
        <m:r>
          <w:rPr>
            <w:rFonts w:ascii="Cambria Math" w:hAnsi="Cambria Math"/>
            <w:color w:val="000000" w:themeColor="text1"/>
            <w:sz w:val="20"/>
            <w:szCs w:val="20"/>
          </w:rPr>
          <m:t>V→M</m:t>
        </m:r>
      </m:oMath>
      <w:r w:rsidR="000E6033" w:rsidRPr="00CF5428">
        <w:rPr>
          <w:color w:val="000000" w:themeColor="text1"/>
          <w:sz w:val="20"/>
          <w:szCs w:val="20"/>
          <w:lang w:val="en-GB"/>
        </w:rPr>
        <w:t xml:space="preserve"> (dark blue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n</m:t>
            </m:r>
          </m:sub>
        </m:sSub>
      </m:oMath>
      <w:r w:rsidR="000E6033" w:rsidRPr="00CF5428">
        <w:rPr>
          <w:color w:val="000000" w:themeColor="text1"/>
          <w:sz w:val="20"/>
          <w:szCs w:val="20"/>
          <w:lang w:val="en-GB"/>
        </w:rPr>
        <w:t xml:space="preserve">, whereas the temporal waning of vaccine-induced protection returns individuals from </w:t>
      </w:r>
      <m:oMath>
        <m:r>
          <w:rPr>
            <w:rFonts w:ascii="Cambria Math" w:hAnsi="Cambria Math"/>
            <w:color w:val="000000" w:themeColor="text1"/>
            <w:sz w:val="20"/>
            <w:szCs w:val="20"/>
          </w:rPr>
          <m:t>V→D</m:t>
        </m:r>
      </m:oMath>
      <w:r w:rsidR="000E6033" w:rsidRPr="00CF5428">
        <w:rPr>
          <w:color w:val="000000" w:themeColor="text1"/>
          <w:sz w:val="20"/>
          <w:szCs w:val="20"/>
          <w:lang w:val="en-GB"/>
        </w:rPr>
        <w:t xml:space="preserve"> and </w:t>
      </w:r>
      <m:oMath>
        <m:r>
          <w:rPr>
            <w:rFonts w:ascii="Cambria Math" w:hAnsi="Cambria Math"/>
            <w:color w:val="000000" w:themeColor="text1"/>
            <w:sz w:val="20"/>
            <w:szCs w:val="20"/>
          </w:rPr>
          <m:t>M→N</m:t>
        </m:r>
      </m:oMath>
      <w:r w:rsidR="000E6033" w:rsidRPr="00CF5428">
        <w:rPr>
          <w:color w:val="000000" w:themeColor="text1"/>
          <w:sz w:val="20"/>
          <w:szCs w:val="20"/>
          <w:lang w:val="en-GB"/>
        </w:rPr>
        <w:t xml:space="preserve"> (dark orange arrows)</w:t>
      </w:r>
      <w:r w:rsidR="00DC08F8">
        <w:rPr>
          <w:color w:val="000000" w:themeColor="text1"/>
          <w:sz w:val="20"/>
          <w:szCs w:val="20"/>
          <w:lang w:val="en-GB"/>
        </w:rPr>
        <w:t xml:space="preserve"> at a rate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ξ</m:t>
            </m:r>
          </m:e>
          <m:sub>
            <m:r>
              <w:rPr>
                <w:rFonts w:ascii="Cambria Math" w:hAnsi="Cambria Math"/>
                <w:color w:val="000000" w:themeColor="text1"/>
                <w:sz w:val="20"/>
                <w:szCs w:val="20"/>
              </w:rPr>
              <m:t>d</m:t>
            </m:r>
          </m:sub>
        </m:sSub>
      </m:oMath>
      <w:r w:rsidR="000E6033" w:rsidRPr="00CF5428">
        <w:rPr>
          <w:color w:val="000000" w:themeColor="text1"/>
          <w:sz w:val="20"/>
          <w:szCs w:val="20"/>
          <w:lang w:val="en-GB"/>
        </w:rPr>
        <w:t>.</w:t>
      </w:r>
    </w:p>
    <w:bookmarkEnd w:id="160"/>
    <w:p w14:paraId="1AB2183F" w14:textId="365FBEDB" w:rsidR="00A20A5A" w:rsidRPr="00CF5428" w:rsidRDefault="00A20A5A" w:rsidP="006E0D5A">
      <w:pPr>
        <w:pStyle w:val="NormalWeb"/>
        <w:spacing w:line="276" w:lineRule="auto"/>
        <w:jc w:val="both"/>
        <w:rPr>
          <w:sz w:val="20"/>
          <w:szCs w:val="20"/>
          <w:lang w:val="en-GB"/>
        </w:rPr>
        <w:sectPr w:rsidR="00A20A5A" w:rsidRPr="00CF5428" w:rsidSect="00A20A5A">
          <w:pgSz w:w="16840" w:h="11910" w:orient="landscape"/>
          <w:pgMar w:top="1418" w:right="958" w:bottom="1418" w:left="1582" w:header="0" w:footer="760" w:gutter="170"/>
          <w:cols w:space="720"/>
          <w:docGrid w:linePitch="360"/>
        </w:sectPr>
      </w:pPr>
    </w:p>
    <w:p w14:paraId="2B169078" w14:textId="5BBF62D6" w:rsidR="007366BF" w:rsidRPr="00CF5428" w:rsidRDefault="007366BF">
      <w:pPr>
        <w:pStyle w:val="NormalWeb"/>
        <w:numPr>
          <w:ilvl w:val="0"/>
          <w:numId w:val="11"/>
        </w:numPr>
        <w:spacing w:line="276" w:lineRule="auto"/>
        <w:jc w:val="both"/>
        <w:rPr>
          <w:sz w:val="20"/>
          <w:szCs w:val="20"/>
        </w:rPr>
        <w:pPrChange w:id="168" w:author="#WANG ZIHAO#" w:date="2026-06-16T15:06:00Z" w16du:dateUtc="2026-06-16T07:06:00Z">
          <w:pPr>
            <w:pStyle w:val="NormalWeb"/>
            <w:numPr>
              <w:numId w:val="9"/>
            </w:numPr>
            <w:spacing w:line="276" w:lineRule="auto"/>
            <w:ind w:left="720" w:hanging="360"/>
            <w:jc w:val="both"/>
          </w:pPr>
        </w:pPrChange>
      </w:pPr>
      <w:r w:rsidRPr="00CF5428">
        <w:rPr>
          <w:sz w:val="20"/>
          <w:szCs w:val="20"/>
        </w:rPr>
        <w:lastRenderedPageBreak/>
        <w:t>Model assumptions and proxies</w:t>
      </w:r>
    </w:p>
    <w:p w14:paraId="1BB119F9" w14:textId="1A00BF23" w:rsidR="007366BF" w:rsidRPr="00CF5428" w:rsidRDefault="007366BF" w:rsidP="006E0D5A">
      <w:pPr>
        <w:pStyle w:val="NormalWeb"/>
        <w:spacing w:line="276" w:lineRule="auto"/>
        <w:jc w:val="both"/>
        <w:rPr>
          <w:color w:val="000000" w:themeColor="text1"/>
          <w:sz w:val="20"/>
          <w:szCs w:val="20"/>
          <w:lang w:val="en-GB"/>
        </w:rPr>
      </w:pPr>
      <w:r w:rsidRPr="00CF5428">
        <w:rPr>
          <w:i/>
          <w:iCs/>
          <w:sz w:val="20"/>
          <w:szCs w:val="20"/>
          <w:lang w:val="en-GB"/>
        </w:rPr>
        <w:t>N. gonorrhoeae</w:t>
      </w:r>
      <w:r w:rsidRPr="00CF5428">
        <w:rPr>
          <w:sz w:val="20"/>
          <w:szCs w:val="20"/>
          <w:lang w:val="en-GB"/>
        </w:rPr>
        <w:t xml:space="preserve"> can colonize multiple anatomical sites, specifically the urogenital tract, rectum, and pharynx, with each site exhibiting distinct transmission probabilities and clinical propensities for symptomatic development </w:t>
      </w:r>
      <w:r w:rsidRPr="00CF5428">
        <w:rPr>
          <w:color w:val="000000" w:themeColor="text1"/>
          <w:sz w:val="20"/>
          <w:szCs w:val="20"/>
          <w:lang w:val="en-GB"/>
        </w:rPr>
        <w:fldChar w:fldCharType="begin"/>
      </w:r>
      <w:r w:rsidR="00E03B4D">
        <w:rPr>
          <w:color w:val="000000" w:themeColor="text1"/>
          <w:sz w:val="20"/>
          <w:szCs w:val="20"/>
          <w:lang w:val="en-GB"/>
        </w:rPr>
        <w:instrText xml:space="preserve"> ADDIN ZOTERO_ITEM CSL_CITATION {"citationID":"gu82ZKtP","properties":{"formattedCitation":"[39]","plainCitation":"[39]","noteIndex":0},"citationItems":[{"id":426,"uris":["http://zotero.org/users/9663344/items/5WMZE529"],"itemData":{"id":426,"type":"article-journal","abstract":"We determined the conditions of 26 women who had recently been exposed to Neisseria gonorrhoeae. Infection was more common among women with more than one exposure (13/14) than among those with one exposure (6/12). Gonococcal infection was significantly associated with the presence of findings on physical examination suggestive of upper genital tract inflammation. Nine of 19 infected women had such findings; no uninfected women did. Among infected women, the prevalence of abnormal physical findings was 47% +/- 23% (95% confidence interval). These findings suggest that upper genital tract involvement is a common early complication of gonococcal infection.","container-title":"JAMA","ISSN":"0098-7484","issue":"23","journalAbbreviation":"JAMA","language":"eng","page":"3205-3209","PMID":"6417362","source":"PubMed","title":"Risk of acquiring gonorrhea and prevalence of abnormal adnexal findings among women recently exposed to gonorrhea","volume":"250","author":[{"family":"Platt","given":"R."},{"family":"Rice","given":"P. A."},{"family":"McCormack","given":"W. M."}],"issued":{"date-parts":[["1983",12,16]]}}}],"schema":"https://github.com/citation-style-language/schema/raw/master/csl-citation.json"} </w:instrText>
      </w:r>
      <w:r w:rsidRPr="00CF5428">
        <w:rPr>
          <w:color w:val="000000" w:themeColor="text1"/>
          <w:sz w:val="20"/>
          <w:szCs w:val="20"/>
          <w:lang w:val="en-GB"/>
        </w:rPr>
        <w:fldChar w:fldCharType="separate"/>
      </w:r>
      <w:r w:rsidR="00E03B4D">
        <w:rPr>
          <w:color w:val="000000" w:themeColor="text1"/>
          <w:sz w:val="20"/>
          <w:szCs w:val="20"/>
          <w:lang w:val="en-GB"/>
        </w:rPr>
        <w:t>[39]</w:t>
      </w:r>
      <w:r w:rsidRPr="00CF5428">
        <w:rPr>
          <w:color w:val="000000" w:themeColor="text1"/>
          <w:sz w:val="20"/>
          <w:szCs w:val="20"/>
          <w:lang w:val="en-GB"/>
        </w:rPr>
        <w:fldChar w:fldCharType="end"/>
      </w:r>
      <w:r w:rsidRPr="00CF5428">
        <w:rPr>
          <w:color w:val="000000" w:themeColor="text1"/>
          <w:sz w:val="20"/>
          <w:szCs w:val="20"/>
          <w:lang w:val="en-GB"/>
        </w:rPr>
        <w:t>.</w:t>
      </w:r>
      <w:r w:rsidRPr="00CF5428">
        <w:rPr>
          <w:sz w:val="20"/>
          <w:szCs w:val="20"/>
          <w:lang w:val="en-GB"/>
        </w:rPr>
        <w:t xml:space="preserve"> However, because national longitudinal surveillance data are not routinely disaggregated by anatomical site of infection, our model structural parameters represent weighted, site-averaged values across these sites. Consistent with empirical evidence, the model assumes that natural clearance or successful antibiotic treatment of a gonococcal infection does not confer protective, lasting homotypic immunity, leaving individuals immediately susceptible to reinfection upon re-exposure </w:t>
      </w:r>
      <w:r w:rsidRPr="00CF5428">
        <w:rPr>
          <w:color w:val="000000" w:themeColor="text1"/>
          <w:sz w:val="20"/>
          <w:szCs w:val="20"/>
          <w:lang w:val="en-GB"/>
        </w:rPr>
        <w:fldChar w:fldCharType="begin"/>
      </w:r>
      <w:r w:rsidR="00E03B4D">
        <w:rPr>
          <w:color w:val="000000" w:themeColor="text1"/>
          <w:sz w:val="20"/>
          <w:szCs w:val="20"/>
          <w:lang w:val="en-GB"/>
        </w:rPr>
        <w:instrText xml:space="preserve"> ADDIN ZOTERO_ITEM CSL_CITATION {"citationID":"KrHKNrh4","properties":{"formattedCitation":"[40], [41]","plainCitation":"[40], [41]","noteIndex":0},"citationItems":[{"id":428,"uris":["http://zotero.org/users/9663344/items/E74QJDGX"],"itemData":{"id":428,"type":"article-journal","abstract":"BACKGROUND: Reinfection, a common occurrence with gonorrhea, may result from a lack of protective immune response, or from the tremendous gonococcal strain variation.\nGOAL: A two-phase study in human volunteers tested whether experimental infection with Neisseria gonorrhoeae MS11mkC would protect against reinfection with the same organisms.\nSTUDY DESIGN: In phase 1, an intraurethral inoculum of 57,000 piliated, transparent (opacity protein-negative [Opa-]) MS11mkC N gonorrhoeae infected 14 of 15 (93%) volunteers. The volunteers were encouraged to delay treatment for at least 5 days. In phase 2, which began 2 weeks after treatment for the initial infection, volunteers were inoculated with 7,100 piliated, Opa- MS11mkC.\nRESULTS: The phase 2 challenge infected 6 of 14 (43%) previously infected volunteers and 5 of 10 (50%) naïve control subjects. Phase 1 volunteers who resisted reinfection were significantly more likely to have had a fourfold or greater increase in lipooligosaccharide immunoglobulin G during phase 1 than those who did not resist reinfection (P = 0.026).\nCONCLUSIONS: Although infection did not provide protection from reinfection under the conditions used, the results suggest that immunity to reinfection is more complex than anticipated by the experimental design.","container-title":"Sexually Transmitted Diseases","DOI":"10.1097/00007435-200110000-00001","ISSN":"0148-5717","issue":"10","journalAbbreviation":"Sex Transm Dis","language":"eng","page":"555-564","PMID":"11689753","source":"PubMed","title":"Experimental gonococcal urethritis and reinfection with homologous gonococci in male volunteers","volume":"28","author":[{"family":"Schmidt","given":"K. A."},{"family":"Schneider","given":"H."},{"family":"Lindstrom","given":"J. A."},{"family":"Boslego","given":"J. W."},{"family":"Warren","given":"R. A."},{"family":"Van de Verg","given":"L."},{"family":"Deal","given":"C. D."},{"family":"McClain","given":"J. B."},{"family":"Griffiss","given":"J. M."}],"issued":{"date-parts":[["2001",10]]}}},{"id":430,"uris":["http://zotero.org/users/9663344/items/MCW5TZ48"],"itemData":{"id":430,"type":"article-journal","abstract":"Determining the magnitude of chlamydia and gonorrhea reinfection is critical to inform evidence-based clinical practice guidelines related to retesting after treatment. PubMed was used to identify peer-reviewed English language studies published in the past 30 years that estimated reinfection rates among females treated for chlamydia or gonorrhea. Included in this analysis were original studies conducted in the United States and other industrialized countries that reported data on chlamydia or gonorrhea reinfection in females. Studies were stratified into 3 tiers based on study design. Reinfection rates were examined in relation to the organism, study design, length of follow-up, and population characteristics. Of the 47 studies included, 16 were active cohort (Tier 1), 15 passive cohort (Tier 2), and 16 disease registry (Tier 3) studies. The overall median proportion of females reinfected with chlamydia was 13.9% (n = 38 studies). Modeled chlamydia reinfection within 12 months demonstrated peak rates of 19% to 20% at 8 to 10 months. The overall median proportion of females reinfected with gonorrhea was 11.7% (n = 17 studies). Younger age was associated with higher rates of both chlamydia and gonorrhea reinfection. High rates of reinfection with chlamydia and gonorrhea among females, along with practical considerations, warrant retesting 3 to 6 months after treatment of the initial infection. Further research should investigate effective interventions to reduce reinfection and to increase retesting.","container-title":"Sexually Transmitted Diseases","DOI":"10.1097/OLQ.0b013e3181a2a933","ISSN":"1537-4521","issue":"8","journalAbbreviation":"Sex Transm Dis","language":"eng","page":"478-489","PMID":"19617871","source":"PubMed","title":"Repeat infection with Chlamydia and gonorrhea among females: a systematic review of the literature","title-short":"Repeat infection with Chlamydia and gonorrhea among females","volume":"36","author":[{"family":"Hosenfeld","given":"Christina B."},{"family":"Workowski","given":"Kimberly A."},{"family":"Berman","given":"Stuart"},{"family":"Zaidi","given":"Akbar"},{"family":"Dyson","given":"Jeri"},{"family":"Mosure","given":"Debra"},{"family":"Bolan","given":"Gail"},{"family":"Bauer","given":"Heidi M."}],"issued":{"date-parts":[["2009",8]]}}}],"schema":"https://github.com/citation-style-language/schema/raw/master/csl-citation.json"} </w:instrText>
      </w:r>
      <w:r w:rsidRPr="00CF5428">
        <w:rPr>
          <w:color w:val="000000" w:themeColor="text1"/>
          <w:sz w:val="20"/>
          <w:szCs w:val="20"/>
          <w:lang w:val="en-GB"/>
        </w:rPr>
        <w:fldChar w:fldCharType="separate"/>
      </w:r>
      <w:r w:rsidR="00E03B4D">
        <w:rPr>
          <w:color w:val="000000" w:themeColor="text1"/>
          <w:sz w:val="20"/>
          <w:szCs w:val="20"/>
          <w:lang w:val="en-GB"/>
        </w:rPr>
        <w:t>[40], [41]</w:t>
      </w:r>
      <w:r w:rsidRPr="00CF5428">
        <w:rPr>
          <w:color w:val="000000" w:themeColor="text1"/>
          <w:sz w:val="20"/>
          <w:szCs w:val="20"/>
          <w:lang w:val="en-GB"/>
        </w:rPr>
        <w:fldChar w:fldCharType="end"/>
      </w:r>
      <w:r w:rsidRPr="00CF5428">
        <w:rPr>
          <w:color w:val="000000" w:themeColor="text1"/>
          <w:sz w:val="20"/>
          <w:szCs w:val="20"/>
          <w:lang w:val="en-GB"/>
        </w:rPr>
        <w:t>.</w:t>
      </w:r>
      <w:ins w:id="169" w:author="#WANG ZIHAO#" w:date="2026-06-17T01:29:00Z" w16du:dateUtc="2026-06-16T17:29:00Z">
        <w:r w:rsidR="00093B39">
          <w:rPr>
            <w:color w:val="000000" w:themeColor="text1"/>
            <w:sz w:val="20"/>
            <w:szCs w:val="20"/>
            <w:lang w:val="en-GB"/>
          </w:rPr>
          <w:t xml:space="preserve"> </w:t>
        </w:r>
        <w:commentRangeStart w:id="170"/>
        <w:r w:rsidR="00397C46">
          <w:rPr>
            <w:color w:val="000000" w:themeColor="text1"/>
            <w:sz w:val="20"/>
            <w:szCs w:val="20"/>
            <w:lang w:val="en-GB"/>
          </w:rPr>
          <w:t>Moreover, f</w:t>
        </w:r>
        <w:r w:rsidR="00093B39" w:rsidRPr="00CF5428">
          <w:rPr>
            <w:color w:val="000000" w:themeColor="text1"/>
            <w:sz w:val="20"/>
            <w:szCs w:val="20"/>
            <w:lang w:val="en-GB"/>
          </w:rPr>
          <w:t>or analytical simplicity, intervention initiation is restricted to the uninfected (</w:t>
        </w:r>
      </w:ins>
      <m:oMath>
        <m:r>
          <w:ins w:id="171" w:author="#WANG ZIHAO#" w:date="2026-06-17T01:29:00Z" w16du:dateUtc="2026-06-16T17:29:00Z">
            <w:rPr>
              <w:rFonts w:ascii="Cambria Math" w:hAnsi="Cambria Math"/>
              <w:color w:val="000000" w:themeColor="text1"/>
              <w:sz w:val="20"/>
              <w:szCs w:val="20"/>
              <w:lang w:val="en-GB"/>
            </w:rPr>
            <m:t>U</m:t>
          </w:ins>
        </m:r>
      </m:oMath>
      <w:ins w:id="172" w:author="#WANG ZIHAO#" w:date="2026-06-17T01:29:00Z" w16du:dateUtc="2026-06-16T17:29:00Z">
        <w:r w:rsidR="00093B39" w:rsidRPr="00CF5428">
          <w:rPr>
            <w:color w:val="000000" w:themeColor="text1"/>
            <w:sz w:val="20"/>
            <w:szCs w:val="20"/>
            <w:lang w:val="en-GB"/>
          </w:rPr>
          <w:t>) state.</w:t>
        </w:r>
      </w:ins>
      <w:ins w:id="173" w:author="#WANG ZIHAO#" w:date="2026-06-18T01:25:00Z" w16du:dateUtc="2026-06-17T17:25:00Z">
        <w:r w:rsidR="007A1CA7">
          <w:rPr>
            <w:color w:val="000000" w:themeColor="text1"/>
            <w:sz w:val="20"/>
            <w:szCs w:val="20"/>
            <w:lang w:val="en-GB"/>
          </w:rPr>
          <w:t xml:space="preserve"> </w:t>
        </w:r>
        <w:r w:rsidR="007A1CA7" w:rsidRPr="007A1CA7">
          <w:rPr>
            <w:color w:val="000000" w:themeColor="text1"/>
            <w:sz w:val="20"/>
            <w:szCs w:val="20"/>
            <w:lang w:val="en-GB"/>
          </w:rPr>
          <w:t xml:space="preserve">Transitions across the four intervention coverage layers </w:t>
        </w:r>
      </w:ins>
      <w:ins w:id="174" w:author="#WANG ZIHAO#" w:date="2026-06-18T01:26:00Z" w16du:dateUtc="2026-06-17T17:26:00Z">
        <w:r w:rsidR="00965A3A">
          <w:rPr>
            <w:color w:val="000000" w:themeColor="text1"/>
            <w:sz w:val="20"/>
            <w:szCs w:val="20"/>
            <w:lang w:val="en-GB"/>
          </w:rPr>
          <w:t>(</w:t>
        </w:r>
      </w:ins>
      <m:oMath>
        <m:r>
          <w:ins w:id="175" w:author="#WANG ZIHAO#" w:date="2026-06-18T01:26:00Z" w16du:dateUtc="2026-06-17T17:26:00Z">
            <w:rPr>
              <w:rFonts w:ascii="Cambria Math" w:hAnsi="Cambria Math"/>
              <w:color w:val="000000" w:themeColor="text1"/>
              <w:sz w:val="20"/>
              <w:szCs w:val="20"/>
            </w:rPr>
            <m:t>N,D,V,M</m:t>
          </w:ins>
        </m:r>
      </m:oMath>
      <w:ins w:id="176" w:author="#WANG ZIHAO#" w:date="2026-06-18T01:26:00Z" w16du:dateUtc="2026-06-17T17:26:00Z">
        <w:r w:rsidR="00965A3A" w:rsidRPr="007A1CA7">
          <w:rPr>
            <w:color w:val="000000" w:themeColor="text1"/>
            <w:sz w:val="20"/>
            <w:szCs w:val="20"/>
            <w:lang w:val="en-GB"/>
          </w:rPr>
          <w:t xml:space="preserve"> </w:t>
        </w:r>
        <w:r w:rsidR="00965A3A">
          <w:rPr>
            <w:color w:val="000000" w:themeColor="text1"/>
            <w:sz w:val="20"/>
            <w:szCs w:val="20"/>
            <w:lang w:val="en-GB"/>
          </w:rPr>
          <w:t xml:space="preserve">) </w:t>
        </w:r>
      </w:ins>
      <w:ins w:id="177" w:author="#WANG ZIHAO#" w:date="2026-06-18T01:25:00Z" w16du:dateUtc="2026-06-17T17:25:00Z">
        <w:r w:rsidR="007A1CA7" w:rsidRPr="007A1CA7">
          <w:rPr>
            <w:color w:val="000000" w:themeColor="text1"/>
            <w:sz w:val="20"/>
            <w:szCs w:val="20"/>
            <w:lang w:val="en-GB"/>
          </w:rPr>
          <w:t>are strictly stepwise. At any single screening event, uninfected individuals can only traverse a single arrow interface</w:t>
        </w:r>
      </w:ins>
      <w:ins w:id="178" w:author="#WANG ZIHAO#" w:date="2026-06-18T01:28:00Z" w16du:dateUtc="2026-06-17T17:28:00Z">
        <w:r w:rsidR="00965A3A">
          <w:rPr>
            <w:color w:val="000000" w:themeColor="text1"/>
            <w:sz w:val="20"/>
            <w:szCs w:val="20"/>
            <w:lang w:val="en-GB"/>
          </w:rPr>
          <w:t xml:space="preserve"> (</w:t>
        </w:r>
      </w:ins>
      <m:oMath>
        <m:r>
          <w:ins w:id="179" w:author="#WANG ZIHAO#" w:date="2026-06-18T01:28:00Z" w16du:dateUtc="2026-06-17T17:28:00Z">
            <w:rPr>
              <w:rFonts w:ascii="Cambria Math" w:hAnsi="Cambria Math"/>
              <w:color w:val="000000" w:themeColor="text1"/>
              <w:sz w:val="20"/>
              <w:szCs w:val="20"/>
            </w:rPr>
            <m:t>N→D</m:t>
          </w:ins>
        </m:r>
      </m:oMath>
      <w:ins w:id="180" w:author="#WANG ZIHAO#" w:date="2026-06-18T01:28:00Z" w16du:dateUtc="2026-06-17T17:28:00Z">
        <w:r w:rsidR="00965A3A">
          <w:rPr>
            <w:color w:val="000000" w:themeColor="text1"/>
            <w:sz w:val="20"/>
            <w:szCs w:val="20"/>
          </w:rPr>
          <w:t xml:space="preserve">, </w:t>
        </w:r>
      </w:ins>
      <m:oMath>
        <m:r>
          <w:ins w:id="181" w:author="#WANG ZIHAO#" w:date="2026-06-18T01:28:00Z" w16du:dateUtc="2026-06-17T17:28:00Z">
            <w:rPr>
              <w:rFonts w:ascii="Cambria Math" w:hAnsi="Cambria Math"/>
              <w:color w:val="000000" w:themeColor="text1"/>
              <w:sz w:val="20"/>
              <w:szCs w:val="20"/>
            </w:rPr>
            <m:t>N→</m:t>
          </w:ins>
        </m:r>
        <m:r>
          <w:ins w:id="182" w:author="#WANG ZIHAO#" w:date="2026-06-18T01:28:00Z" w16du:dateUtc="2026-06-17T17:28:00Z">
            <w:rPr>
              <w:rFonts w:ascii="Cambria Math" w:hAnsi="Cambria Math"/>
              <w:color w:val="000000" w:themeColor="text1"/>
              <w:sz w:val="20"/>
              <w:szCs w:val="20"/>
            </w:rPr>
            <m:t>M</m:t>
          </w:ins>
        </m:r>
      </m:oMath>
      <w:ins w:id="183" w:author="#WANG ZIHAO#" w:date="2026-06-18T01:28:00Z" w16du:dateUtc="2026-06-17T17:28:00Z">
        <w:r w:rsidR="00965A3A">
          <w:rPr>
            <w:color w:val="000000" w:themeColor="text1"/>
            <w:sz w:val="20"/>
            <w:szCs w:val="20"/>
          </w:rPr>
          <w:t>)</w:t>
        </w:r>
      </w:ins>
      <w:ins w:id="184" w:author="#WANG ZIHAO#" w:date="2026-06-18T01:25:00Z" w16du:dateUtc="2026-06-17T17:25:00Z">
        <w:r w:rsidR="007A1CA7" w:rsidRPr="007A1CA7">
          <w:rPr>
            <w:color w:val="000000" w:themeColor="text1"/>
            <w:sz w:val="20"/>
            <w:szCs w:val="20"/>
            <w:lang w:val="en-GB"/>
          </w:rPr>
          <w:t xml:space="preserve">. </w:t>
        </w:r>
      </w:ins>
      <w:ins w:id="185" w:author="#WANG ZIHAO#" w:date="2026-06-18T01:32:00Z" w16du:dateUtc="2026-06-17T17:32:00Z">
        <w:r w:rsidR="00216CC3" w:rsidRPr="00216CC3">
          <w:rPr>
            <w:color w:val="000000" w:themeColor="text1"/>
            <w:sz w:val="20"/>
            <w:szCs w:val="20"/>
            <w:lang w:val="en-GB"/>
          </w:rPr>
          <w:t>While initial entry into an intervention stratum from the baseline pool (</w:t>
        </w:r>
      </w:ins>
      <m:oMath>
        <m:r>
          <w:ins w:id="186" w:author="#WANG ZIHAO#" w:date="2026-06-18T01:33:00Z" w16du:dateUtc="2026-06-17T17:33:00Z">
            <w:rPr>
              <w:rFonts w:ascii="Cambria Math" w:hAnsi="Cambria Math"/>
              <w:color w:val="000000" w:themeColor="text1"/>
              <w:sz w:val="20"/>
              <w:szCs w:val="20"/>
            </w:rPr>
            <m:t>N</m:t>
          </w:ins>
        </m:r>
      </m:oMath>
      <w:ins w:id="187" w:author="#WANG ZIHAO#" w:date="2026-06-18T01:32:00Z" w16du:dateUtc="2026-06-17T17:32:00Z">
        <w:r w:rsidR="00216CC3" w:rsidRPr="00216CC3">
          <w:rPr>
            <w:color w:val="000000" w:themeColor="text1"/>
            <w:sz w:val="20"/>
            <w:szCs w:val="20"/>
            <w:lang w:val="en-GB"/>
          </w:rPr>
          <w:t>) is mutually exclusive, individuals can transition into the dual-intervention compartment (</w:t>
        </w:r>
      </w:ins>
      <m:oMath>
        <m:r>
          <w:ins w:id="188" w:author="#WANG ZIHAO#" w:date="2026-06-18T01:33:00Z" w16du:dateUtc="2026-06-17T17:33:00Z">
            <w:rPr>
              <w:rFonts w:ascii="Cambria Math" w:hAnsi="Cambria Math"/>
              <w:color w:val="000000" w:themeColor="text1"/>
              <w:sz w:val="20"/>
              <w:szCs w:val="20"/>
            </w:rPr>
            <m:t>V</m:t>
          </w:ins>
        </m:r>
      </m:oMath>
      <w:ins w:id="189" w:author="#WANG ZIHAO#" w:date="2026-06-18T01:32:00Z" w16du:dateUtc="2026-06-17T17:32:00Z">
        <w:r w:rsidR="00216CC3" w:rsidRPr="00216CC3">
          <w:rPr>
            <w:color w:val="000000" w:themeColor="text1"/>
            <w:sz w:val="20"/>
            <w:szCs w:val="20"/>
            <w:lang w:val="en-GB"/>
          </w:rPr>
          <w:t>) during subsequent clinical encounters.</w:t>
        </w:r>
      </w:ins>
      <w:ins w:id="190" w:author="#WANG ZIHAO#" w:date="2026-06-18T01:33:00Z" w16du:dateUtc="2026-06-17T17:33:00Z">
        <w:r w:rsidR="00216CC3">
          <w:rPr>
            <w:color w:val="000000" w:themeColor="text1"/>
            <w:sz w:val="20"/>
            <w:szCs w:val="20"/>
            <w:lang w:val="en-GB"/>
          </w:rPr>
          <w:t xml:space="preserve"> </w:t>
        </w:r>
        <w:r w:rsidR="00216CC3" w:rsidRPr="00216CC3">
          <w:rPr>
            <w:color w:val="000000" w:themeColor="text1"/>
            <w:sz w:val="20"/>
            <w:szCs w:val="20"/>
            <w:lang w:val="en-GB"/>
          </w:rPr>
          <w:t xml:space="preserve">This sequential framework assumes that joint intervention coverage is achieved via iterative clinic visits over time rather than simultaneous </w:t>
        </w:r>
      </w:ins>
      <w:ins w:id="191" w:author="#WANG ZIHAO#" w:date="2026-06-18T02:12:00Z" w16du:dateUtc="2026-06-17T18:12:00Z">
        <w:r w:rsidR="00D901CB" w:rsidRPr="00216CC3">
          <w:rPr>
            <w:color w:val="000000" w:themeColor="text1"/>
            <w:sz w:val="20"/>
            <w:szCs w:val="20"/>
            <w:lang w:val="en-GB"/>
          </w:rPr>
          <w:t>dual allocation</w:t>
        </w:r>
      </w:ins>
      <w:ins w:id="192" w:author="#WANG ZIHAO#" w:date="2026-06-18T01:33:00Z" w16du:dateUtc="2026-06-17T17:33:00Z">
        <w:r w:rsidR="00216CC3" w:rsidRPr="00216CC3">
          <w:rPr>
            <w:color w:val="000000" w:themeColor="text1"/>
            <w:sz w:val="20"/>
            <w:szCs w:val="20"/>
            <w:lang w:val="en-GB"/>
          </w:rPr>
          <w:t xml:space="preserve"> at a single encounter.</w:t>
        </w:r>
      </w:ins>
      <w:commentRangeEnd w:id="170"/>
      <w:r w:rsidR="00E32828" w:rsidRPr="00CF5428">
        <w:rPr>
          <w:rStyle w:val="CommentReference"/>
          <w:color w:val="000000" w:themeColor="text1"/>
          <w:sz w:val="20"/>
          <w:szCs w:val="20"/>
          <w:lang w:val="en-GB"/>
        </w:rPr>
        <w:commentReference w:id="170"/>
      </w:r>
    </w:p>
    <w:p w14:paraId="67405C01" w14:textId="2109773F" w:rsidR="007366BF" w:rsidRPr="00CF5428" w:rsidRDefault="007366BF" w:rsidP="006E0D5A">
      <w:pPr>
        <w:pStyle w:val="NormalWeb"/>
        <w:spacing w:line="276" w:lineRule="auto"/>
        <w:jc w:val="both"/>
        <w:rPr>
          <w:sz w:val="20"/>
          <w:szCs w:val="20"/>
          <w:lang w:val="en-GB"/>
        </w:rPr>
      </w:pPr>
      <w:r w:rsidRPr="00CF5428">
        <w:rPr>
          <w:sz w:val="20"/>
          <w:szCs w:val="20"/>
          <w:lang w:val="en-GB"/>
        </w:rPr>
        <w:t xml:space="preserve">A key </w:t>
      </w:r>
      <w:r w:rsidR="00F910F3">
        <w:rPr>
          <w:sz w:val="20"/>
          <w:szCs w:val="20"/>
          <w:lang w:val="en-GB"/>
        </w:rPr>
        <w:t xml:space="preserve">assumption </w:t>
      </w:r>
      <w:r w:rsidRPr="00CF5428">
        <w:rPr>
          <w:sz w:val="20"/>
          <w:szCs w:val="20"/>
          <w:lang w:val="en-GB"/>
        </w:rPr>
        <w:t>of our model is that ceftriaxone</w:t>
      </w:r>
      <w:r w:rsidR="00F910F3">
        <w:rPr>
          <w:sz w:val="20"/>
          <w:szCs w:val="20"/>
          <w:lang w:val="en-GB"/>
        </w:rPr>
        <w:t xml:space="preserve"> or </w:t>
      </w:r>
      <w:r w:rsidR="00F910F3" w:rsidRPr="00CF5428">
        <w:rPr>
          <w:sz w:val="20"/>
          <w:szCs w:val="20"/>
          <w:lang w:val="en-GB"/>
        </w:rPr>
        <w:t>tetracycline</w:t>
      </w:r>
      <w:r w:rsidR="00F910F3">
        <w:rPr>
          <w:sz w:val="20"/>
          <w:szCs w:val="20"/>
          <w:lang w:val="en-GB"/>
        </w:rPr>
        <w:t xml:space="preserve"> resistance</w:t>
      </w:r>
      <w:r w:rsidRPr="00CF5428">
        <w:rPr>
          <w:sz w:val="20"/>
          <w:szCs w:val="20"/>
          <w:lang w:val="en-GB"/>
        </w:rPr>
        <w:t xml:space="preserve"> are </w:t>
      </w:r>
      <w:r w:rsidR="00F910F3">
        <w:rPr>
          <w:sz w:val="20"/>
          <w:szCs w:val="20"/>
          <w:lang w:val="en-GB"/>
        </w:rPr>
        <w:t xml:space="preserve">respectively </w:t>
      </w:r>
      <w:r w:rsidRPr="00CF5428">
        <w:rPr>
          <w:sz w:val="20"/>
          <w:szCs w:val="20"/>
          <w:lang w:val="en-GB"/>
        </w:rPr>
        <w:t>governed by independent genetic loci. Consequently, we assume no direct genetic linkage or intrinsic biological co-selection mechanisms between these resistance determinants; any observed epidemiological co-selection is driven exclusively by ecological replacement and population-level antibiotic selection pressures.</w:t>
      </w:r>
      <w:commentRangeStart w:id="193"/>
      <w:commentRangeStart w:id="194"/>
      <w:r w:rsidRPr="00CF5428">
        <w:rPr>
          <w:sz w:val="20"/>
          <w:szCs w:val="20"/>
          <w:lang w:val="en-GB"/>
        </w:rPr>
        <w:t xml:space="preserve"> </w:t>
      </w:r>
      <w:commentRangeEnd w:id="193"/>
      <w:r w:rsidR="00F910F3" w:rsidRPr="00CF5428">
        <w:rPr>
          <w:rStyle w:val="CommentReference"/>
          <w:sz w:val="20"/>
          <w:szCs w:val="20"/>
          <w:lang w:val="en-GB"/>
        </w:rPr>
        <w:commentReference w:id="193"/>
      </w:r>
      <w:commentRangeEnd w:id="194"/>
      <w:r w:rsidR="00934849" w:rsidRPr="00CF5428">
        <w:rPr>
          <w:rStyle w:val="CommentReference"/>
          <w:sz w:val="20"/>
          <w:szCs w:val="20"/>
          <w:lang w:val="en-GB"/>
        </w:rPr>
        <w:commentReference w:id="194"/>
      </w:r>
      <w:commentRangeStart w:id="195"/>
      <w:commentRangeStart w:id="196"/>
      <w:r w:rsidRPr="00CF5428">
        <w:rPr>
          <w:sz w:val="20"/>
          <w:szCs w:val="20"/>
          <w:lang w:val="en-GB"/>
        </w:rPr>
        <w:t xml:space="preserve">While high-resolution genomic data tracking the precise intra-strain plasmidic or chromosomal linkage of these specific determinants were not systematically available across the full calibration timeline, empirical evidence suggests that </w:t>
      </w:r>
      <w:bookmarkStart w:id="197" w:name="_Hlk231909284"/>
      <w:del w:id="198" w:author="#WANG ZIHAO#" w:date="2026-06-16T14:55:00Z" w16du:dateUtc="2026-06-16T06:55:00Z">
        <w:r w:rsidRPr="00CF5428" w:rsidDel="00A00613">
          <w:rPr>
            <w:sz w:val="20"/>
            <w:szCs w:val="20"/>
            <w:lang w:val="en-GB"/>
          </w:rPr>
          <w:delText>phenotypic</w:delText>
        </w:r>
      </w:del>
      <w:del w:id="199" w:author="#WANG ZIHAO#" w:date="2026-06-16T16:53:00Z" w16du:dateUtc="2026-06-16T08:53:00Z">
        <w:r w:rsidRPr="00CF5428" w:rsidDel="00FA2198">
          <w:rPr>
            <w:sz w:val="20"/>
            <w:szCs w:val="20"/>
            <w:lang w:val="en-GB"/>
          </w:rPr>
          <w:delText xml:space="preserve"> </w:delText>
        </w:r>
      </w:del>
      <w:r w:rsidRPr="00CF5428">
        <w:rPr>
          <w:sz w:val="20"/>
          <w:szCs w:val="20"/>
          <w:lang w:val="en-GB"/>
        </w:rPr>
        <w:t xml:space="preserve">multi-drug resistance in </w:t>
      </w:r>
      <w:r w:rsidRPr="00CF5428">
        <w:rPr>
          <w:i/>
          <w:iCs/>
          <w:sz w:val="20"/>
          <w:szCs w:val="20"/>
          <w:lang w:val="en-GB"/>
        </w:rPr>
        <w:t>N. gonorrhoeae</w:t>
      </w:r>
      <w:r w:rsidRPr="00CF5428">
        <w:rPr>
          <w:sz w:val="20"/>
          <w:szCs w:val="20"/>
          <w:lang w:val="en-GB"/>
        </w:rPr>
        <w:t xml:space="preserve"> predominantly emerges through sequential, unlinked structural mutations under distinct clinical selection pressures</w:t>
      </w:r>
      <w:bookmarkEnd w:id="197"/>
      <w:r w:rsidR="0022188C">
        <w:rPr>
          <w:sz w:val="20"/>
          <w:szCs w:val="20"/>
          <w:lang w:val="en-GB"/>
        </w:rPr>
        <w:t xml:space="preserve"> </w:t>
      </w:r>
      <w:r w:rsidR="0022188C">
        <w:rPr>
          <w:sz w:val="20"/>
          <w:szCs w:val="20"/>
          <w:lang w:val="en-GB"/>
        </w:rPr>
        <w:fldChar w:fldCharType="begin"/>
      </w:r>
      <w:r w:rsidR="00E03B4D">
        <w:rPr>
          <w:sz w:val="20"/>
          <w:szCs w:val="20"/>
          <w:lang w:val="en-GB"/>
        </w:rPr>
        <w:instrText xml:space="preserve"> ADDIN ZOTERO_ITEM CSL_CITATION {"citationID":"7E6DYu6G","properties":{"unsorted":false,"formattedCitation":"[42]","plainCitation":"[42]","noteIndex":0},"citationItems":[{"id":601,"uris":["http://zotero.org/users/9663344/items/KFMAFRP3"],"itemData":{"id":601,"type":"article-journal","abstract":"The strict human pathogen Neisseria gonorrhoeae has caused gonorrhea for thousands of years, and currently gonorrhea is the second most prevalent bacterial sexually transmitted infection worldwide. Given the ancient nature of N. gonorrhoeae and its unique obligate relationship with humankind over the millennia, its remarkable ability to adapt to the host immune system and cause repeated infections, and its propensity to develop resistance to all clinically useful antibiotics, the gonococcus is an ideal pathogen on which to study the evolution of bacterial pathogenesis, including antimicrobial resistance, over the long term and within the host during infection. Recently, the first gonococcus displaying high-level resistance to ceftriaxone, identified in Japan, was characterized in detail. Ceftriaxone is the last remaining option for empirical first-line treatment, and N. gonorrhoeae now seems to be evolving into a true “superbug.” In the near future, gonorrhea may become untreatable in certain circumstances. Herein, the history of antibiotics used for treatment of gonorrhea, the evolution of resistance emergence in N. gonorrhoeae, the linkage between resistance and biological fitness of N. gonorrhoeae, lessons learned, and future perspectives are reviewed and discussed.","container-title":"Annals of the New York Academy of Sciences","DOI":"10.1111/j.1749-6632.2011.06215.x","ISSN":"0077-8923","journalAbbreviation":"Ann N Y Acad Sci","page":"E19-E28","PMID":"22239555","PMCID":"PMC4510988","source":"PubMed Central","title":"Antibiotic resistance in Neisseria gonorrhoeae: origin, evolution, and lessons learned for the future","title-short":"Antibiotic resistance in Neisseria gonorrhoeae","volume":"1230","author":[{"family":"Unemo","given":"Magnus"},{"family":"Shafer","given":"William M."}],"issued":{"date-parts":[["2011",8]]}}}],"schema":"https://github.com/citation-style-language/schema/raw/master/csl-citation.json"} </w:instrText>
      </w:r>
      <w:r w:rsidR="0022188C">
        <w:rPr>
          <w:sz w:val="20"/>
          <w:szCs w:val="20"/>
          <w:lang w:val="en-GB"/>
        </w:rPr>
        <w:fldChar w:fldCharType="separate"/>
      </w:r>
      <w:r w:rsidR="00E03B4D">
        <w:rPr>
          <w:noProof/>
          <w:sz w:val="20"/>
          <w:szCs w:val="20"/>
          <w:lang w:val="en-GB"/>
        </w:rPr>
        <w:t>[42]</w:t>
      </w:r>
      <w:r w:rsidR="0022188C">
        <w:rPr>
          <w:sz w:val="20"/>
          <w:szCs w:val="20"/>
          <w:lang w:val="en-GB"/>
        </w:rPr>
        <w:fldChar w:fldCharType="end"/>
      </w:r>
      <w:r w:rsidRPr="00CF5428">
        <w:rPr>
          <w:sz w:val="20"/>
          <w:szCs w:val="20"/>
          <w:lang w:val="en-GB"/>
        </w:rPr>
        <w:t xml:space="preserve">. </w:t>
      </w:r>
      <w:commentRangeEnd w:id="195"/>
      <w:r w:rsidR="00F910F3" w:rsidRPr="00CF5428">
        <w:rPr>
          <w:rStyle w:val="CommentReference"/>
          <w:sz w:val="20"/>
          <w:szCs w:val="20"/>
          <w:lang w:val="en-GB"/>
        </w:rPr>
        <w:commentReference w:id="195"/>
      </w:r>
      <w:commentRangeEnd w:id="196"/>
      <w:r w:rsidR="00934849" w:rsidRPr="00CF5428">
        <w:rPr>
          <w:rStyle w:val="CommentReference"/>
          <w:sz w:val="20"/>
          <w:szCs w:val="20"/>
          <w:lang w:val="en-GB"/>
        </w:rPr>
        <w:commentReference w:id="196"/>
      </w:r>
      <w:r w:rsidRPr="00CF5428">
        <w:rPr>
          <w:sz w:val="20"/>
          <w:szCs w:val="20"/>
          <w:lang w:val="en-GB"/>
        </w:rPr>
        <w:t xml:space="preserve">Furthermore, direct </w:t>
      </w:r>
      <w:del w:id="200" w:author="#WANG ZIHAO#" w:date="2026-06-16T14:55:00Z" w16du:dateUtc="2026-06-16T06:55:00Z">
        <w:r w:rsidRPr="00CF5428" w:rsidDel="00A00613">
          <w:rPr>
            <w:sz w:val="20"/>
            <w:szCs w:val="20"/>
            <w:lang w:val="en-GB"/>
          </w:rPr>
          <w:delText>phenotypic</w:delText>
        </w:r>
      </w:del>
      <w:ins w:id="201" w:author="#WANG ZIHAO#" w:date="2026-06-16T14:55:00Z" w16du:dateUtc="2026-06-16T06:55:00Z">
        <w:r w:rsidR="00A00613">
          <w:rPr>
            <w:sz w:val="20"/>
            <w:szCs w:val="20"/>
            <w:lang w:val="en-GB"/>
          </w:rPr>
          <w:t>strain-specific</w:t>
        </w:r>
      </w:ins>
      <w:r w:rsidRPr="00CF5428">
        <w:rPr>
          <w:sz w:val="20"/>
          <w:szCs w:val="20"/>
          <w:lang w:val="en-GB"/>
        </w:rPr>
        <w:t xml:space="preserve"> surveillance data for doxycycline susceptibility were unavailable, as doxycycline </w:t>
      </w:r>
      <w:r w:rsidR="00DC6A1A" w:rsidRPr="00CF5428">
        <w:rPr>
          <w:sz w:val="20"/>
          <w:szCs w:val="20"/>
        </w:rPr>
        <w:t>m</w:t>
      </w:r>
      <w:r w:rsidRPr="00CF5428">
        <w:rPr>
          <w:sz w:val="20"/>
          <w:szCs w:val="20"/>
        </w:rPr>
        <w:t xml:space="preserve">inimum </w:t>
      </w:r>
      <w:r w:rsidR="00DC6A1A" w:rsidRPr="00CF5428">
        <w:rPr>
          <w:sz w:val="20"/>
          <w:szCs w:val="20"/>
        </w:rPr>
        <w:t>i</w:t>
      </w:r>
      <w:r w:rsidRPr="00CF5428">
        <w:rPr>
          <w:sz w:val="20"/>
          <w:szCs w:val="20"/>
        </w:rPr>
        <w:t xml:space="preserve">nhibitory </w:t>
      </w:r>
      <w:r w:rsidR="00DC6A1A" w:rsidRPr="00CF5428">
        <w:rPr>
          <w:sz w:val="20"/>
          <w:szCs w:val="20"/>
        </w:rPr>
        <w:t>c</w:t>
      </w:r>
      <w:r w:rsidRPr="00CF5428">
        <w:rPr>
          <w:sz w:val="20"/>
          <w:szCs w:val="20"/>
        </w:rPr>
        <w:t>oncentrations (</w:t>
      </w:r>
      <w:r w:rsidRPr="00CF5428">
        <w:rPr>
          <w:sz w:val="20"/>
          <w:szCs w:val="20"/>
          <w:lang w:val="en-GB"/>
        </w:rPr>
        <w:t xml:space="preserve">MICs) are not routinely measured within national surveillance frameworks. To address this data constraint and maintain consistency with standard public health reporting, we utilized a tetracycline MIC breakpoint of </w:t>
      </w:r>
      <m:oMath>
        <m:r>
          <w:rPr>
            <w:rFonts w:ascii="Cambria Math" w:hAnsi="Cambria Math"/>
            <w:sz w:val="20"/>
            <w:szCs w:val="20"/>
            <w:lang w:val="en-GB"/>
          </w:rPr>
          <m:t>&gt;</m:t>
        </m:r>
      </m:oMath>
      <w:r w:rsidRPr="00CF5428">
        <w:rPr>
          <w:sz w:val="20"/>
          <w:szCs w:val="20"/>
          <w:lang w:val="en-GB"/>
        </w:rPr>
        <w:t xml:space="preserve"> 1 mg/L among MSM isolates as the operational proxy for doxycycline non-susceptibility </w:t>
      </w:r>
      <w:r w:rsidRPr="00CF5428">
        <w:rPr>
          <w:sz w:val="20"/>
          <w:szCs w:val="20"/>
        </w:rPr>
        <w:fldChar w:fldCharType="begin"/>
      </w:r>
      <w:r w:rsidR="00031F54">
        <w:rPr>
          <w:sz w:val="20"/>
          <w:szCs w:val="20"/>
        </w:rPr>
        <w:instrText xml:space="preserve"> ADDIN ZOTERO_ITEM CSL_CITATION {"citationID":"If2uIyxi","properties":{"unsorted":false,"formattedCitation":"[26]","plainCitation":"[26]","noteIndex":0},"citationItems":[{"id":593,"uris":["http://zotero.org/users/9663344/items/WFQVFVBZ"],"itemData":{"id":593,"type":"webpage","abstract":"Information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r w:rsidRPr="00CF5428">
        <w:rPr>
          <w:sz w:val="20"/>
          <w:szCs w:val="20"/>
          <w:lang w:val="en-GB"/>
        </w:rPr>
        <w:t>.</w:t>
      </w:r>
    </w:p>
    <w:p w14:paraId="05EEEC0C" w14:textId="5DBAEDC4" w:rsidR="0069179E" w:rsidRPr="00CF5428" w:rsidRDefault="0069179E">
      <w:pPr>
        <w:pStyle w:val="NormalWeb"/>
        <w:numPr>
          <w:ilvl w:val="0"/>
          <w:numId w:val="11"/>
        </w:numPr>
        <w:spacing w:line="276" w:lineRule="auto"/>
        <w:jc w:val="both"/>
        <w:rPr>
          <w:sz w:val="20"/>
          <w:szCs w:val="20"/>
        </w:rPr>
        <w:pPrChange w:id="202" w:author="#WANG ZIHAO#" w:date="2026-06-16T15:06:00Z" w16du:dateUtc="2026-06-16T07:06:00Z">
          <w:pPr>
            <w:pStyle w:val="NormalWeb"/>
            <w:numPr>
              <w:numId w:val="9"/>
            </w:numPr>
            <w:spacing w:line="276" w:lineRule="auto"/>
            <w:ind w:left="720" w:hanging="360"/>
            <w:jc w:val="both"/>
          </w:pPr>
        </w:pPrChange>
      </w:pPr>
      <w:r w:rsidRPr="00CF5428">
        <w:rPr>
          <w:sz w:val="20"/>
          <w:szCs w:val="20"/>
        </w:rPr>
        <w:t>Model calibration</w:t>
      </w:r>
      <w:r w:rsidR="00192AEF" w:rsidRPr="00CF5428">
        <w:rPr>
          <w:sz w:val="20"/>
          <w:szCs w:val="20"/>
        </w:rPr>
        <w:t xml:space="preserve"> and projection</w:t>
      </w:r>
    </w:p>
    <w:p w14:paraId="0283C19B" w14:textId="6D6023CA" w:rsidR="000B2C34" w:rsidRPr="00CF5428" w:rsidRDefault="000B2C34" w:rsidP="006E0D5A">
      <w:pPr>
        <w:pStyle w:val="NormalWeb"/>
        <w:spacing w:line="276" w:lineRule="auto"/>
        <w:jc w:val="both"/>
        <w:rPr>
          <w:sz w:val="20"/>
          <w:szCs w:val="20"/>
        </w:rPr>
      </w:pPr>
      <w:r w:rsidRPr="00CF5428">
        <w:rPr>
          <w:sz w:val="20"/>
          <w:szCs w:val="20"/>
        </w:rPr>
        <w:t xml:space="preserve">The model was parameterized and calibrated using two primary data streams: (1) Epidemiological and resistance surveillance data: National longitudinal surveillance data for MSM in England spanning 2015 to 2022 were extracted from two complementary public health registries maintained by the UK Health Security Agency (UKHSA). Annual counts of gonorrhoea diagnoses, total diagnostic tests administered, and the corresponding proportions of Tet-R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1mg/L</w:t>
      </w:r>
      <w:r w:rsidR="00CC579B" w:rsidRPr="00CF5428">
        <w:rPr>
          <w:sz w:val="20"/>
          <w:szCs w:val="20"/>
        </w:rPr>
        <w:t xml:space="preserve">) </w:t>
      </w:r>
      <w:r w:rsidRPr="00CF5428">
        <w:rPr>
          <w:sz w:val="20"/>
          <w:szCs w:val="20"/>
        </w:rPr>
        <w:t xml:space="preserve">and Cef-R </w:t>
      </w:r>
      <w:r w:rsidR="00CC579B" w:rsidRPr="00CF5428">
        <w:rPr>
          <w:sz w:val="20"/>
          <w:szCs w:val="20"/>
        </w:rPr>
        <w:t>(</w:t>
      </w:r>
      <w:r w:rsidR="00CC579B" w:rsidRPr="00CF5428">
        <w:rPr>
          <w:color w:val="0D0D0D"/>
          <w:sz w:val="20"/>
          <w:szCs w:val="20"/>
          <w:shd w:val="clear" w:color="auto" w:fill="FFFFFF"/>
          <w:lang w:val="en-GB"/>
        </w:rPr>
        <w:t xml:space="preserve">MIC </w:t>
      </w:r>
      <m:oMath>
        <m:r>
          <w:rPr>
            <w:rFonts w:ascii="Cambria Math" w:hAnsi="Cambria Math"/>
            <w:sz w:val="20"/>
            <w:szCs w:val="20"/>
            <w:lang w:val="en-GB"/>
          </w:rPr>
          <m:t>&gt;</m:t>
        </m:r>
      </m:oMath>
      <w:r w:rsidR="00CC579B" w:rsidRPr="00CF5428">
        <w:rPr>
          <w:color w:val="0D0D0D"/>
          <w:sz w:val="20"/>
          <w:szCs w:val="20"/>
          <w:shd w:val="clear" w:color="auto" w:fill="FFFFFF"/>
          <w:lang w:val="en-GB"/>
        </w:rPr>
        <w:t xml:space="preserve"> 0.125mg/L</w:t>
      </w:r>
      <w:r w:rsidR="00CC579B" w:rsidRPr="00CF5428">
        <w:rPr>
          <w:sz w:val="20"/>
          <w:szCs w:val="20"/>
        </w:rPr>
        <w:t xml:space="preserve">) </w:t>
      </w:r>
      <w:r w:rsidRPr="00CF5428">
        <w:rPr>
          <w:sz w:val="20"/>
          <w:szCs w:val="20"/>
        </w:rPr>
        <w:t xml:space="preserve">isolates were retrieved from GUMCAD </w:t>
      </w:r>
      <w:bookmarkStart w:id="203" w:name="_Hlk230048706"/>
      <w:r w:rsidRPr="00CF5428">
        <w:rPr>
          <w:sz w:val="20"/>
          <w:szCs w:val="20"/>
        </w:rPr>
        <w:fldChar w:fldCharType="begin"/>
      </w:r>
      <w:r w:rsidR="00031F54">
        <w:rPr>
          <w:sz w:val="20"/>
          <w:szCs w:val="20"/>
        </w:rPr>
        <w:instrText xml:space="preserve"> ADDIN ZOTERO_ITEM CSL_CITATION {"citationID":"RPSgSENa","properties":{"unsorted":false,"formattedCitation":"[26]","plainCitation":"[26]","noteIndex":0},"citationItems":[{"id":593,"uris":["http://zotero.org/users/9663344/items/WFQVFVBZ"],"itemData":{"id":593,"type":"webpage","abstract":"Information about the collection and reporting of GUMCAD, the surveillance system for sexually transmitted infections (STIs) in England.","container-title":"UK Health Security Agency","language":"en","title":"GUMCAD STI Surveillance System","URL":"https://www.gov.uk/guidance/gumcad-sti-surveillance-system","accessed":{"date-parts":[["2026",5,19]]},"issued":{"date-parts":[["2026",2,19]]}}}],"schema":"https://github.com/citation-style-language/schema/raw/master/csl-citation.json"} </w:instrText>
      </w:r>
      <w:r w:rsidRPr="00CF5428">
        <w:rPr>
          <w:sz w:val="20"/>
          <w:szCs w:val="20"/>
        </w:rPr>
        <w:fldChar w:fldCharType="separate"/>
      </w:r>
      <w:r w:rsidR="00A83A09">
        <w:rPr>
          <w:noProof/>
          <w:sz w:val="20"/>
          <w:szCs w:val="20"/>
        </w:rPr>
        <w:t>[26]</w:t>
      </w:r>
      <w:r w:rsidRPr="00CF5428">
        <w:rPr>
          <w:sz w:val="20"/>
          <w:szCs w:val="20"/>
        </w:rPr>
        <w:fldChar w:fldCharType="end"/>
      </w:r>
      <w:bookmarkEnd w:id="203"/>
      <w:r w:rsidRPr="00CF5428">
        <w:rPr>
          <w:sz w:val="20"/>
          <w:szCs w:val="20"/>
        </w:rPr>
        <w:t>. Stratified annual data detailing symptomatic versus asymptomatic presentations and respective surveillance sample sizes were sourced from GRASP</w:t>
      </w:r>
      <w:r w:rsidR="00F166BA" w:rsidRPr="00CF5428">
        <w:rPr>
          <w:sz w:val="20"/>
          <w:szCs w:val="20"/>
        </w:rPr>
        <w:t xml:space="preserve"> </w:t>
      </w:r>
      <w:r w:rsidRPr="00CF5428">
        <w:rPr>
          <w:sz w:val="20"/>
          <w:szCs w:val="20"/>
        </w:rPr>
        <w:fldChar w:fldCharType="begin"/>
      </w:r>
      <w:r w:rsidR="00031F54">
        <w:rPr>
          <w:sz w:val="20"/>
          <w:szCs w:val="20"/>
        </w:rPr>
        <w:instrText xml:space="preserve"> ADDIN ZOTERO_ITEM CSL_CITATION {"citationID":"gfsSvuv8","properties":{"unsorted":false,"formattedCitation":"[27]","plainCitation":"[27]","noteIndex":0},"citationItems":[{"id":594,"uris":["http://zotero.org/users/9663344/items/LZ46HFCM"],"itemData":{"id":594,"type":"webpage","abstract":"Data on trends in antimicrobial resistance and decreased susceptibility in gonococcal infection in England and Wales are provided by GRASP.","container-title":"UK Health Security Agency","language":"en","title":"Gonococcal resistance to antimicrobials surveillance programme report","URL":"https://www.gov.uk/government/publications/gonococcal-resistance-to-antimicrobials-surveillance-programme-grasp-report","accessed":{"date-parts":[["2026",5,19]]},"issued":{"date-parts":[["2025",12,18]]}}}],"schema":"https://github.com/citation-style-language/schema/raw/master/csl-citation.json"} </w:instrText>
      </w:r>
      <w:r w:rsidRPr="00CF5428">
        <w:rPr>
          <w:sz w:val="20"/>
          <w:szCs w:val="20"/>
        </w:rPr>
        <w:fldChar w:fldCharType="separate"/>
      </w:r>
      <w:r w:rsidR="00A83A09">
        <w:rPr>
          <w:noProof/>
          <w:sz w:val="20"/>
          <w:szCs w:val="20"/>
        </w:rPr>
        <w:t>[27]</w:t>
      </w:r>
      <w:r w:rsidRPr="00CF5428">
        <w:rPr>
          <w:sz w:val="20"/>
          <w:szCs w:val="20"/>
        </w:rPr>
        <w:fldChar w:fldCharType="end"/>
      </w:r>
      <w:r w:rsidRPr="00CF5428">
        <w:rPr>
          <w:sz w:val="20"/>
          <w:szCs w:val="20"/>
        </w:rPr>
        <w:t>;</w:t>
      </w:r>
      <w:r w:rsidR="004B5BBB" w:rsidRPr="00CF5428">
        <w:rPr>
          <w:sz w:val="20"/>
          <w:szCs w:val="20"/>
        </w:rPr>
        <w:t xml:space="preserve"> (2) Behavioural parameterization: Baseline behavioural inputs for the England context, specifically the structural proportions of the MSM population assigned to each sexual activity class and their respective annual partner acquisition rates, were obtained from validated empirical estimates in prior literature </w:t>
      </w:r>
      <w:r w:rsidR="004B5BBB" w:rsidRPr="00CF5428">
        <w:rPr>
          <w:sz w:val="20"/>
          <w:szCs w:val="20"/>
        </w:rPr>
        <w:fldChar w:fldCharType="begin"/>
      </w:r>
      <w:r w:rsidR="00031F54">
        <w:rPr>
          <w:sz w:val="20"/>
          <w:szCs w:val="20"/>
        </w:rPr>
        <w:instrText xml:space="preserve"> ADDIN ZOTERO_ITEM CSL_CITATION {"citationID":"Z2m6s5xP","properties":{"unsorted":false,"formattedCitation":"[16]","plainCitation":"[16]","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4B5BBB" w:rsidRPr="00CF5428">
        <w:rPr>
          <w:sz w:val="20"/>
          <w:szCs w:val="20"/>
        </w:rPr>
        <w:fldChar w:fldCharType="separate"/>
      </w:r>
      <w:r w:rsidR="003C2F9C" w:rsidRPr="00CF5428">
        <w:rPr>
          <w:noProof/>
          <w:sz w:val="20"/>
          <w:szCs w:val="20"/>
        </w:rPr>
        <w:t>[16]</w:t>
      </w:r>
      <w:r w:rsidR="004B5BBB" w:rsidRPr="00CF5428">
        <w:rPr>
          <w:sz w:val="20"/>
          <w:szCs w:val="20"/>
        </w:rPr>
        <w:fldChar w:fldCharType="end"/>
      </w:r>
      <w:r w:rsidR="004B5BBB" w:rsidRPr="00CF5428">
        <w:rPr>
          <w:sz w:val="20"/>
          <w:szCs w:val="20"/>
        </w:rPr>
        <w:t>.</w:t>
      </w:r>
    </w:p>
    <w:p w14:paraId="12438D70" w14:textId="79438099" w:rsidR="004E37AF" w:rsidRPr="00CF5428" w:rsidRDefault="00B22FAA" w:rsidP="006E0D5A">
      <w:pPr>
        <w:pStyle w:val="NormalWeb"/>
        <w:spacing w:line="276" w:lineRule="auto"/>
        <w:jc w:val="both"/>
        <w:rPr>
          <w:sz w:val="20"/>
          <w:szCs w:val="20"/>
        </w:rPr>
      </w:pPr>
      <w:r w:rsidRPr="00CF5428">
        <w:rPr>
          <w:sz w:val="20"/>
          <w:szCs w:val="20"/>
        </w:rPr>
        <w:t>First</w:t>
      </w:r>
      <w:r w:rsidR="004E37AF" w:rsidRPr="00CF5428">
        <w:rPr>
          <w:sz w:val="20"/>
          <w:szCs w:val="20"/>
        </w:rPr>
        <w:t xml:space="preserve">, we calibrated the transmission model within a Bayesian framework to fit the empirical trajectory of annual gonorrhoea diagnoses, testing volumes, and </w:t>
      </w:r>
      <w:del w:id="204" w:author="#WANG ZIHAO#" w:date="2026-06-16T14:55:00Z" w16du:dateUtc="2026-06-16T06:55:00Z">
        <w:r w:rsidR="004E37AF" w:rsidRPr="00CF5428" w:rsidDel="00A00613">
          <w:rPr>
            <w:sz w:val="20"/>
            <w:szCs w:val="20"/>
          </w:rPr>
          <w:delText>phenotypic</w:delText>
        </w:r>
      </w:del>
      <w:ins w:id="205" w:author="#WANG ZIHAO#" w:date="2026-06-16T14:55:00Z" w16du:dateUtc="2026-06-16T06:55:00Z">
        <w:r w:rsidR="00A00613">
          <w:rPr>
            <w:sz w:val="20"/>
            <w:szCs w:val="20"/>
          </w:rPr>
          <w:t>strain-specific</w:t>
        </w:r>
      </w:ins>
      <w:r w:rsidR="004E37AF" w:rsidRPr="00CF5428">
        <w:rPr>
          <w:sz w:val="20"/>
          <w:szCs w:val="20"/>
        </w:rPr>
        <w:t xml:space="preserve"> resistance percentages observed between 2015 and 2022 (</w:t>
      </w:r>
      <w:r w:rsidR="004E37AF" w:rsidRPr="00CF5428">
        <w:rPr>
          <w:sz w:val="20"/>
          <w:szCs w:val="20"/>
          <w:lang w:val="en-GB"/>
        </w:rPr>
        <w:t>Supplementary Information Fig. 1</w:t>
      </w:r>
      <w:r w:rsidR="004E37AF" w:rsidRPr="00CF5428">
        <w:rPr>
          <w:sz w:val="20"/>
          <w:szCs w:val="20"/>
        </w:rPr>
        <w:t xml:space="preserve">). Posterior distributions of the unobserved transition parameters were sampled using Hamiltonian Monte Carlo (HMC) algorithms implemented via the RStan package (version 2.32.7) in R (version 4.5.0). We executed six parallel Markov chain Monte Carlo (MCMC) chains for 2,000 iterations each, discarding the initial 1,000 iterations per chain as a burn-in period to eliminate transient initialization bias. </w:t>
      </w:r>
      <w:commentRangeStart w:id="206"/>
      <w:commentRangeStart w:id="207"/>
      <w:r w:rsidR="004E37AF" w:rsidRPr="00CF5428">
        <w:rPr>
          <w:sz w:val="20"/>
          <w:szCs w:val="20"/>
        </w:rPr>
        <w:t>MCMC convergence was strictly evaluated using standard numerical and visual diagnostics, including visual inspection of sampling traceplots</w:t>
      </w:r>
      <w:r w:rsidR="0045240B">
        <w:rPr>
          <w:sz w:val="20"/>
          <w:szCs w:val="20"/>
        </w:rPr>
        <w:t xml:space="preserve"> and </w:t>
      </w:r>
      <w:r w:rsidR="004E37AF" w:rsidRPr="00CF5428">
        <w:rPr>
          <w:sz w:val="20"/>
          <w:szCs w:val="20"/>
        </w:rPr>
        <w:t>analysis of marginal posterior distributions</w:t>
      </w:r>
      <w:r w:rsidR="0045240B">
        <w:rPr>
          <w:sz w:val="20"/>
          <w:szCs w:val="20"/>
        </w:rPr>
        <w:t xml:space="preserve"> </w:t>
      </w:r>
      <w:r w:rsidR="0045240B">
        <w:rPr>
          <w:sz w:val="20"/>
          <w:szCs w:val="20"/>
        </w:rPr>
        <w:fldChar w:fldCharType="begin"/>
      </w:r>
      <w:r w:rsidR="00E03B4D">
        <w:rPr>
          <w:sz w:val="20"/>
          <w:szCs w:val="20"/>
        </w:rPr>
        <w:instrText xml:space="preserve"> ADDIN ZOTERO_ITEM CSL_CITATION {"citationID":"qjOBxkXl","properties":{"unsorted":false,"formattedCitation":"[43]","plainCitation":"[43]","noteIndex":0},"citationItems":[{"id":606,"uris":["http://zotero.org/users/9663344/items/CHPKIQWH"],"itemData":{"id":606,"type":"article-journal","abstract":"We generalize the method proposed by Gelman and Rubin (1992a) for monitoring the convergence of iterative simulations by comparing between and within variances of multiple chains, in order to obtain a family of tests for convergence. We review methods of inference from simulations in order to develop convergence-monitoring summaries that are relevant for the purposes for which the simulations are used. We recommend applying a battery of tests for mixing based on the comparison of inferences from individual sequences and from the mixture of sequences. Finally, we discuss multivariate analogues, for assessing convergence of several parameters simultaneously.","container-title":"Journal of Computational and Graphical Statistics","DOI":"10.1080/10618600.1998.10474787","ISSN":"1061-8600","issue":"4","note":"_eprint: https://www.tandfonline.com/doi/pdf/10.1080/10618600.1998.10474787","page":"434-455","publisher":"Taylor &amp; Francis","source":"Taylor and Francis+NEJM","title":"General Methods for Monitoring Convergence of Iterative Simulations","volume":"7","author":[{"family":"Brooks","given":"Stephen P."},{"family":"Gelman","given":"Andrew"}],"issued":{"date-parts":[["1998",12,1]]}}}],"schema":"https://github.com/citation-style-language/schema/raw/master/csl-citation.json"} </w:instrText>
      </w:r>
      <w:r w:rsidR="0045240B">
        <w:rPr>
          <w:sz w:val="20"/>
          <w:szCs w:val="20"/>
        </w:rPr>
        <w:fldChar w:fldCharType="separate"/>
      </w:r>
      <w:r w:rsidR="00E03B4D">
        <w:rPr>
          <w:noProof/>
          <w:sz w:val="20"/>
          <w:szCs w:val="20"/>
        </w:rPr>
        <w:t>[43]</w:t>
      </w:r>
      <w:r w:rsidR="0045240B">
        <w:rPr>
          <w:sz w:val="20"/>
          <w:szCs w:val="20"/>
        </w:rPr>
        <w:fldChar w:fldCharType="end"/>
      </w:r>
      <w:r w:rsidR="004E37AF" w:rsidRPr="00CF5428">
        <w:rPr>
          <w:sz w:val="20"/>
          <w:szCs w:val="20"/>
        </w:rPr>
        <w:t>, monitoring of effective sample sizes (ESS)</w:t>
      </w:r>
      <w:r w:rsidR="00D01CFA">
        <w:rPr>
          <w:sz w:val="20"/>
          <w:szCs w:val="20"/>
        </w:rPr>
        <w:t xml:space="preserve"> </w:t>
      </w:r>
      <w:r w:rsidR="00D01CFA">
        <w:rPr>
          <w:sz w:val="20"/>
          <w:szCs w:val="20"/>
        </w:rPr>
        <w:fldChar w:fldCharType="begin"/>
      </w:r>
      <w:r w:rsidR="00E03B4D">
        <w:rPr>
          <w:sz w:val="20"/>
          <w:szCs w:val="20"/>
        </w:rPr>
        <w:instrText xml:space="preserve"> ADDIN ZOTERO_ITEM CSL_CITATION {"citationID":"7Ci2yXd3","properties":{"unsorted":false,"formattedCitation":"[44]","plainCitation":"[44]","noteIndex":0},"citationItems":[{"id":610,"uris":["http://zotero.org/users/9663344/items/5XGGSBM2"],"itemData":{"id":610,"type":"article-journal","abstract":"Markov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D01CFA">
        <w:rPr>
          <w:sz w:val="20"/>
          <w:szCs w:val="20"/>
        </w:rPr>
        <w:fldChar w:fldCharType="separate"/>
      </w:r>
      <w:r w:rsidR="00E03B4D">
        <w:rPr>
          <w:noProof/>
          <w:sz w:val="20"/>
          <w:szCs w:val="20"/>
        </w:rPr>
        <w:t>[44]</w:t>
      </w:r>
      <w:r w:rsidR="00D01CFA">
        <w:rPr>
          <w:sz w:val="20"/>
          <w:szCs w:val="20"/>
        </w:rPr>
        <w:fldChar w:fldCharType="end"/>
      </w:r>
      <w:r w:rsidR="004E37AF" w:rsidRPr="00CF5428">
        <w:rPr>
          <w:sz w:val="20"/>
          <w:szCs w:val="20"/>
        </w:rPr>
        <w:t>, and verification that the Gelman-Rubin (GR) statistic approached 1.00 for all estimated parameters</w:t>
      </w:r>
      <w:r w:rsidR="0045240B">
        <w:rPr>
          <w:sz w:val="20"/>
          <w:szCs w:val="20"/>
        </w:rPr>
        <w:t xml:space="preserve"> </w:t>
      </w:r>
      <w:r w:rsidR="0045240B">
        <w:rPr>
          <w:sz w:val="20"/>
          <w:szCs w:val="20"/>
        </w:rPr>
        <w:fldChar w:fldCharType="begin"/>
      </w:r>
      <w:r w:rsidR="00E03B4D">
        <w:rPr>
          <w:sz w:val="20"/>
          <w:szCs w:val="20"/>
        </w:rPr>
        <w:instrText xml:space="preserve"> ADDIN ZOTERO_ITEM CSL_CITATION {"citationID":"d2RRXMEm","properties":{"unsorted":false,"formattedCitation":"[44], [45]","plainCitation":"[44], [45]","noteIndex":0},"citationItems":[{"id":609,"uris":["http://zotero.org/users/9663344/items/T8DEHAI8"],"itemData":{"id":609,"type":"article-journal","abstract":"The Gibbs sampler, the algorithm of Metropolis and similar iterative simulation methods are potentially very helpful for summarizing multivariate distributions. Used naively, however, iterative simulation can give misleading answers. Our methods are simple and generally applicable to the output of any iterative simulation; they are designed for researchers primarily interested in the science underlying the data and models they are analyzing, rather than for researchers interested in the probability theory underlying the iterative simulations themselves. Our recommended strategy is to use several independent sequences, with starting points sampled from an overdispersed distribution. At each step of the iterative simulation, we obtain, for each univariate estimand of interest, a distributional estimate and an estimate of how much sharper the distributional estimate might become if the simulations were continued indefinitely. Because our focus is on applied inference for Bayesian posterior distributions in real problems, which often tend toward normality after transformations and marginalization, we derive our results as normal-theory approximations to exact Bayesian inference, conditional on the observed simulations. The methods are illustrated on a random-effects mixture model applied to experimental measurements of reaction times of normal and schizophrenic patients.","container-title":"Statistical Science","DOI":"10.1214/ss/1177011136","ISSN":"0883-4237, 2168-8745","issue":"4","language":"en","page":"457-472","publisher":"Institute of Mathematical Statistics","source":"Project Euclid","title":"Inference from Iterative Simulation Using Multiple Sequences","volume":"7","author":[{"family":"Gelman","given":"Andrew"},{"family":"Rubin","given":"Donald B."}],"issued":{"date-parts":[["1992",11]]}}},{"id":610,"uris":["http://zotero.org/users/9663344/items/5XGGSBM2"],"itemData":{"id":610,"type":"article-journal","abstract":"Markov chain Monte Carlo is a key computational tool in Bayesian statistics, but it can be challenging to monitor the convergence of an iterative stochastic algorithm. In this paper we show that the convergence diagnostic Rˆ of Gelman and Rubin (1992) has serious flaws. Traditional Rˆ will fail to correctly diagnose convergence failures when the chain has a heavy tail or when the variance varies across the chains. In this paper we propose an alternative rank-based diagnostic that fixes these problems. We also introduce a collection of quantile-based local efficiency measures, along with a practical approach for computing Monte Carlo error estimates for quantiles. We suggest that common trace plots should be replaced with rank plots from multiple chains. Finally, we give recommendations for how these methods should be used in practice.","container-title":"Bayesian Analysis","DOI":"10.1214/20-BA1221","ISSN":"1936-0975, 1931-6690","issue":"2","language":"en","page":"667-718","publisher":"International Society for Bayesian Analysis","source":"Project Euclid","title":"Rank-Normalization, Folding, and Localization: An Improved Rˆ for Assessing Convergence of MCMC (with Discussion)","title-short":"Rank-Normalization, Folding, and Localization","volume":"16","author":[{"family":"Vehtari","given":"Aki"},{"family":"Gelman","given":"Andrew"},{"family":"Simpson","given":"Daniel"},{"family":"Carpenter","given":"Bob"},{"family":"Bürkner","given":"Paul-Christian"}],"issued":{"date-parts":[["2021",6]]}}}],"schema":"https://github.com/citation-style-language/schema/raw/master/csl-citation.json"} </w:instrText>
      </w:r>
      <w:r w:rsidR="0045240B">
        <w:rPr>
          <w:sz w:val="20"/>
          <w:szCs w:val="20"/>
        </w:rPr>
        <w:fldChar w:fldCharType="separate"/>
      </w:r>
      <w:r w:rsidR="00E03B4D">
        <w:rPr>
          <w:noProof/>
          <w:sz w:val="20"/>
          <w:szCs w:val="20"/>
        </w:rPr>
        <w:t>[44], [45]</w:t>
      </w:r>
      <w:r w:rsidR="0045240B">
        <w:rPr>
          <w:sz w:val="20"/>
          <w:szCs w:val="20"/>
        </w:rPr>
        <w:fldChar w:fldCharType="end"/>
      </w:r>
      <w:r w:rsidR="004E37AF" w:rsidRPr="00CF5428">
        <w:rPr>
          <w:sz w:val="20"/>
          <w:szCs w:val="20"/>
        </w:rPr>
        <w:t>.</w:t>
      </w:r>
      <w:commentRangeEnd w:id="206"/>
      <w:r w:rsidR="00F910F3" w:rsidRPr="00CF5428">
        <w:rPr>
          <w:rStyle w:val="CommentReference"/>
          <w:sz w:val="20"/>
          <w:szCs w:val="20"/>
        </w:rPr>
        <w:commentReference w:id="206"/>
      </w:r>
      <w:commentRangeEnd w:id="207"/>
      <w:r w:rsidR="00D81892" w:rsidRPr="00CF5428">
        <w:rPr>
          <w:rStyle w:val="CommentReference"/>
          <w:sz w:val="20"/>
          <w:szCs w:val="20"/>
        </w:rPr>
        <w:commentReference w:id="207"/>
      </w:r>
    </w:p>
    <w:p w14:paraId="7D85C7F9" w14:textId="44A1251E" w:rsidR="004E37AF" w:rsidRPr="00CF5428" w:rsidRDefault="00B22FAA" w:rsidP="006E0D5A">
      <w:pPr>
        <w:pStyle w:val="NormalWeb"/>
        <w:spacing w:line="276" w:lineRule="auto"/>
        <w:jc w:val="both"/>
        <w:rPr>
          <w:sz w:val="20"/>
          <w:szCs w:val="20"/>
        </w:rPr>
      </w:pPr>
      <w:r w:rsidRPr="00CF5428">
        <w:rPr>
          <w:sz w:val="20"/>
          <w:szCs w:val="20"/>
        </w:rPr>
        <w:lastRenderedPageBreak/>
        <w:t>Next, t</w:t>
      </w:r>
      <w:r w:rsidR="004E37AF" w:rsidRPr="00CF5428">
        <w:rPr>
          <w:sz w:val="20"/>
          <w:szCs w:val="20"/>
        </w:rPr>
        <w:t xml:space="preserve">o propagate parameter uncertainty </w:t>
      </w:r>
      <w:r w:rsidR="00F910F3">
        <w:rPr>
          <w:sz w:val="20"/>
          <w:szCs w:val="20"/>
        </w:rPr>
        <w:t>into epidemiological</w:t>
      </w:r>
      <w:r w:rsidR="004E37AF" w:rsidRPr="00CF5428">
        <w:rPr>
          <w:sz w:val="20"/>
          <w:szCs w:val="20"/>
        </w:rPr>
        <w:t xml:space="preserve"> </w:t>
      </w:r>
      <w:r w:rsidR="00F910F3">
        <w:rPr>
          <w:sz w:val="20"/>
          <w:szCs w:val="20"/>
        </w:rPr>
        <w:t>projections</w:t>
      </w:r>
      <w:r w:rsidR="004E37AF" w:rsidRPr="00CF5428">
        <w:rPr>
          <w:sz w:val="20"/>
          <w:szCs w:val="20"/>
        </w:rPr>
        <w:t>, we extracted a random sample of 1,000 parameter combinations from the joint posterior distribution. Using the deSolve package (version 1.40), these parameter sets were used to simulate forward-looking transmission dynamics over a 15-year projection horizon from 2027 to 2041 within the MSM population in England (</w:t>
      </w:r>
      <w:r w:rsidR="00F11DB8" w:rsidRPr="00CF5428">
        <w:rPr>
          <w:sz w:val="20"/>
          <w:szCs w:val="20"/>
        </w:rPr>
        <w:t>Fig. 1</w:t>
      </w:r>
      <w:r w:rsidR="00814883">
        <w:rPr>
          <w:sz w:val="20"/>
          <w:szCs w:val="20"/>
        </w:rPr>
        <w:t xml:space="preserve">, </w:t>
      </w:r>
      <w:r w:rsidR="004E37AF" w:rsidRPr="00CF5428">
        <w:rPr>
          <w:sz w:val="20"/>
          <w:szCs w:val="20"/>
          <w:lang w:val="en-GB"/>
        </w:rPr>
        <w:t>Supplementary Information Fig. 2</w:t>
      </w:r>
      <w:r w:rsidR="004E37AF" w:rsidRPr="00CF5428">
        <w:rPr>
          <w:sz w:val="20"/>
          <w:szCs w:val="20"/>
        </w:rPr>
        <w:t xml:space="preserve">). We evaluated the intersection of doxy-PEP and vaccination coverage across two distinct counterfactual behaviour baselines to </w:t>
      </w:r>
      <w:r w:rsidR="00F910F3">
        <w:rPr>
          <w:sz w:val="20"/>
          <w:szCs w:val="20"/>
        </w:rPr>
        <w:t>characterize</w:t>
      </w:r>
      <w:r w:rsidR="004E37AF" w:rsidRPr="00CF5428">
        <w:rPr>
          <w:sz w:val="20"/>
          <w:szCs w:val="20"/>
        </w:rPr>
        <w:t xml:space="preserve"> future sexual activity and healthcare utilization: (</w:t>
      </w:r>
      <w:r w:rsidR="00057F8B" w:rsidRPr="005976C8">
        <w:rPr>
          <w:b/>
          <w:bCs/>
          <w:sz w:val="20"/>
          <w:szCs w:val="20"/>
        </w:rPr>
        <w:t>A</w:t>
      </w:r>
      <w:r w:rsidR="004E37AF" w:rsidRPr="00CF5428">
        <w:rPr>
          <w:sz w:val="20"/>
          <w:szCs w:val="20"/>
        </w:rPr>
        <w:t xml:space="preserve">) </w:t>
      </w:r>
      <w:r w:rsidR="00935B3B" w:rsidRPr="00CF5428">
        <w:rPr>
          <w:sz w:val="20"/>
          <w:szCs w:val="20"/>
        </w:rPr>
        <w:t>A</w:t>
      </w:r>
      <w:r w:rsidR="004E37AF" w:rsidRPr="00CF5428">
        <w:rPr>
          <w:sz w:val="20"/>
          <w:szCs w:val="20"/>
        </w:rPr>
        <w:t xml:space="preserve"> stabilized behaviour scenario, in which we assumed that time-varying behavioural parameters inferred during the historical calibration period, specifically the baseline force of infection and the asymptomatic screening rate, stabilized and remained constant at 2022 values throughout the projection window; (</w:t>
      </w:r>
      <w:r w:rsidR="00057F8B" w:rsidRPr="005976C8">
        <w:rPr>
          <w:b/>
          <w:bCs/>
          <w:sz w:val="20"/>
          <w:szCs w:val="20"/>
        </w:rPr>
        <w:t>B</w:t>
      </w:r>
      <w:r w:rsidR="004E37AF" w:rsidRPr="00CF5428">
        <w:rPr>
          <w:sz w:val="20"/>
          <w:szCs w:val="20"/>
        </w:rPr>
        <w:t xml:space="preserve">) </w:t>
      </w:r>
      <w:r w:rsidR="00935B3B" w:rsidRPr="00CF5428">
        <w:rPr>
          <w:sz w:val="20"/>
          <w:szCs w:val="20"/>
        </w:rPr>
        <w:t>A</w:t>
      </w:r>
      <w:r w:rsidR="004E37AF" w:rsidRPr="00CF5428">
        <w:rPr>
          <w:sz w:val="20"/>
          <w:szCs w:val="20"/>
        </w:rPr>
        <w:t xml:space="preserve"> continued trend scenario, in which we assumed that historical trajectories in sexual behaviour and screening frequency continued to evolve linearly through to 2041, extrapolating the structural trends calculated from past incidence data.</w:t>
      </w:r>
    </w:p>
    <w:p w14:paraId="37C99003" w14:textId="05F2480F" w:rsidR="00323D87" w:rsidRPr="00CF5428" w:rsidRDefault="00323D87">
      <w:pPr>
        <w:pStyle w:val="NormalWeb"/>
        <w:numPr>
          <w:ilvl w:val="0"/>
          <w:numId w:val="11"/>
        </w:numPr>
        <w:spacing w:line="276" w:lineRule="auto"/>
        <w:jc w:val="both"/>
        <w:rPr>
          <w:sz w:val="20"/>
          <w:szCs w:val="20"/>
        </w:rPr>
        <w:pPrChange w:id="208" w:author="#WANG ZIHAO#" w:date="2026-06-16T15:06:00Z" w16du:dateUtc="2026-06-16T07:06:00Z">
          <w:pPr>
            <w:pStyle w:val="NormalWeb"/>
            <w:numPr>
              <w:numId w:val="9"/>
            </w:numPr>
            <w:spacing w:line="276" w:lineRule="auto"/>
            <w:ind w:left="720" w:hanging="360"/>
            <w:jc w:val="both"/>
          </w:pPr>
        </w:pPrChange>
      </w:pPr>
      <w:r w:rsidRPr="00CF5428">
        <w:rPr>
          <w:sz w:val="20"/>
          <w:szCs w:val="20"/>
        </w:rPr>
        <w:t>Evaluation metrics</w:t>
      </w:r>
    </w:p>
    <w:p w14:paraId="679CA269" w14:textId="7EAD7147" w:rsidR="00323D87" w:rsidRPr="00CF5428" w:rsidRDefault="00F910F3" w:rsidP="006E0D5A">
      <w:pPr>
        <w:pStyle w:val="NormalWeb"/>
        <w:spacing w:line="276" w:lineRule="auto"/>
        <w:jc w:val="both"/>
        <w:rPr>
          <w:sz w:val="20"/>
          <w:szCs w:val="20"/>
        </w:rPr>
      </w:pPr>
      <w:r>
        <w:rPr>
          <w:sz w:val="20"/>
          <w:szCs w:val="20"/>
        </w:rPr>
        <w:t>T</w:t>
      </w:r>
      <w:r w:rsidR="00323D87" w:rsidRPr="00CF5428">
        <w:rPr>
          <w:sz w:val="20"/>
          <w:szCs w:val="20"/>
        </w:rPr>
        <w:t xml:space="preserve">he long-term population-level effects of the simulated interventions were quantified using two primary metrics. First, </w:t>
      </w:r>
      <w:r>
        <w:rPr>
          <w:sz w:val="20"/>
          <w:szCs w:val="20"/>
        </w:rPr>
        <w:t>we</w:t>
      </w:r>
      <w:r w:rsidR="00323D87" w:rsidRPr="00CF5428">
        <w:rPr>
          <w:sz w:val="20"/>
          <w:szCs w:val="20"/>
        </w:rPr>
        <w:t xml:space="preserve"> calculat</w:t>
      </w:r>
      <w:r>
        <w:rPr>
          <w:sz w:val="20"/>
          <w:szCs w:val="20"/>
        </w:rPr>
        <w:t>ed</w:t>
      </w:r>
      <w:r w:rsidR="00323D87" w:rsidRPr="00CF5428">
        <w:rPr>
          <w:sz w:val="20"/>
          <w:szCs w:val="20"/>
        </w:rPr>
        <w:t xml:space="preserve"> the cumulative incident infections averted</w:t>
      </w:r>
      <w:r>
        <w:rPr>
          <w:sz w:val="20"/>
          <w:szCs w:val="20"/>
        </w:rPr>
        <w:t>/gained</w:t>
      </w:r>
      <w:r w:rsidR="00323D87" w:rsidRPr="00CF5428">
        <w:rPr>
          <w:sz w:val="20"/>
          <w:szCs w:val="20"/>
        </w:rPr>
        <w:t xml:space="preserve"> </w:t>
      </w:r>
      <w:r w:rsidR="002D4C92">
        <w:rPr>
          <w:sz w:val="20"/>
          <w:szCs w:val="20"/>
        </w:rPr>
        <w:t>as well as</w:t>
      </w:r>
      <w:r w:rsidR="00814883">
        <w:rPr>
          <w:sz w:val="20"/>
          <w:szCs w:val="20"/>
        </w:rPr>
        <w:t xml:space="preserve"> the</w:t>
      </w:r>
      <w:r w:rsidR="002D4C92">
        <w:rPr>
          <w:sz w:val="20"/>
          <w:szCs w:val="20"/>
        </w:rPr>
        <w:t xml:space="preserve"> </w:t>
      </w:r>
      <w:r w:rsidR="004E7050">
        <w:rPr>
          <w:sz w:val="20"/>
          <w:szCs w:val="20"/>
        </w:rPr>
        <w:t xml:space="preserve">cumulative </w:t>
      </w:r>
      <w:r w:rsidR="002D4C92">
        <w:rPr>
          <w:sz w:val="20"/>
          <w:szCs w:val="20"/>
        </w:rPr>
        <w:t xml:space="preserve">percentage decrease/increase </w:t>
      </w:r>
      <w:r w:rsidR="00323D87" w:rsidRPr="00CF5428">
        <w:rPr>
          <w:sz w:val="20"/>
          <w:szCs w:val="20"/>
        </w:rPr>
        <w:t>for each of the four co-circulating strains (</w:t>
      </w:r>
      <w:del w:id="209" w:author="#WANG ZIHAO#" w:date="2026-06-18T23:17:00Z" w16du:dateUtc="2026-06-18T15:17:00Z">
        <w:r w:rsidR="006C6B2C" w:rsidRPr="00CF5428" w:rsidDel="00317E25">
          <w:rPr>
            <w:sz w:val="20"/>
            <w:szCs w:val="20"/>
          </w:rPr>
          <w:delText>susceptible</w:delText>
        </w:r>
      </w:del>
      <w:ins w:id="210" w:author="#WANG ZIHAO#" w:date="2026-06-18T23:17:00Z" w16du:dateUtc="2026-06-18T15:17:00Z">
        <w:r w:rsidR="00317E25">
          <w:rPr>
            <w:sz w:val="20"/>
            <w:szCs w:val="20"/>
          </w:rPr>
          <w:t>baseline susceptible</w:t>
        </w:r>
      </w:ins>
      <w:r w:rsidR="00323D87" w:rsidRPr="00CF5428">
        <w:rPr>
          <w:sz w:val="20"/>
          <w:szCs w:val="20"/>
        </w:rPr>
        <w:t>, Tet-R, Cef-R, and Dual-R) over the entire 15-year projection horizon (2027-2041) relative to the counterfactual no-intervention baseline.</w:t>
      </w:r>
      <w:r w:rsidR="00656223">
        <w:rPr>
          <w:sz w:val="20"/>
          <w:szCs w:val="20"/>
        </w:rPr>
        <w:t xml:space="preserve"> </w:t>
      </w:r>
      <w:r w:rsidR="00323D87" w:rsidRPr="00CF5428">
        <w:rPr>
          <w:sz w:val="20"/>
          <w:szCs w:val="20"/>
        </w:rPr>
        <w:t xml:space="preserve">Second, </w:t>
      </w:r>
      <w:r>
        <w:rPr>
          <w:sz w:val="20"/>
          <w:szCs w:val="20"/>
        </w:rPr>
        <w:t>we computed the final strain-specific</w:t>
      </w:r>
      <w:r w:rsidR="00323D87" w:rsidRPr="00CF5428">
        <w:rPr>
          <w:sz w:val="20"/>
          <w:szCs w:val="20"/>
        </w:rPr>
        <w:t xml:space="preserve"> prevalence at the final simulation endpoint (Year 15; 2041). This metric defines the final </w:t>
      </w:r>
      <w:r w:rsidR="00814883">
        <w:rPr>
          <w:sz w:val="20"/>
          <w:szCs w:val="20"/>
        </w:rPr>
        <w:t>proportion</w:t>
      </w:r>
      <w:r w:rsidR="00323D87" w:rsidRPr="00CF5428">
        <w:rPr>
          <w:sz w:val="20"/>
          <w:szCs w:val="20"/>
        </w:rPr>
        <w:t xml:space="preserve"> of each distinct strain within the infected population pool</w:t>
      </w:r>
      <w:r>
        <w:rPr>
          <w:sz w:val="20"/>
          <w:szCs w:val="20"/>
        </w:rPr>
        <w:t xml:space="preserve">. </w:t>
      </w:r>
      <w:r w:rsidR="007600B7">
        <w:rPr>
          <w:sz w:val="20"/>
          <w:szCs w:val="20"/>
        </w:rPr>
        <w:t xml:space="preserve">In both metrics, infections </w:t>
      </w:r>
      <w:r w:rsidR="00C007FC">
        <w:rPr>
          <w:sz w:val="20"/>
          <w:szCs w:val="20"/>
        </w:rPr>
        <w:t>are quantified as</w:t>
      </w:r>
      <w:r w:rsidR="007600B7">
        <w:rPr>
          <w:sz w:val="20"/>
          <w:szCs w:val="20"/>
        </w:rPr>
        <w:t xml:space="preserve"> </w:t>
      </w:r>
      <w:r w:rsidR="002B5310" w:rsidRPr="002B5310">
        <w:rPr>
          <w:sz w:val="20"/>
          <w:szCs w:val="20"/>
        </w:rPr>
        <w:t xml:space="preserve">the incidence of </w:t>
      </w:r>
      <w:r w:rsidR="009D6318">
        <w:rPr>
          <w:sz w:val="20"/>
          <w:szCs w:val="20"/>
        </w:rPr>
        <w:t xml:space="preserve">all </w:t>
      </w:r>
      <w:del w:id="211" w:author="#WANG ZIHAO#" w:date="2026-06-18T11:45:00Z" w16du:dateUtc="2026-06-18T03:45:00Z">
        <w:r w:rsidR="002B5310" w:rsidRPr="002B5310" w:rsidDel="00C94E0F">
          <w:rPr>
            <w:sz w:val="20"/>
            <w:szCs w:val="20"/>
          </w:rPr>
          <w:delText xml:space="preserve">active </w:delText>
        </w:r>
      </w:del>
      <w:ins w:id="212" w:author="#WANG ZIHAO#" w:date="2026-06-18T11:45:00Z" w16du:dateUtc="2026-06-18T03:45:00Z">
        <w:r w:rsidR="00C94E0F">
          <w:rPr>
            <w:sz w:val="20"/>
            <w:szCs w:val="20"/>
          </w:rPr>
          <w:t>newly acquired</w:t>
        </w:r>
        <w:r w:rsidR="00C94E0F" w:rsidRPr="002B5310">
          <w:rPr>
            <w:sz w:val="20"/>
            <w:szCs w:val="20"/>
          </w:rPr>
          <w:t xml:space="preserve"> </w:t>
        </w:r>
      </w:ins>
      <w:r w:rsidR="002B5310" w:rsidRPr="002B5310">
        <w:rPr>
          <w:sz w:val="20"/>
          <w:szCs w:val="20"/>
        </w:rPr>
        <w:t>infections</w:t>
      </w:r>
      <w:r w:rsidR="002D4C92">
        <w:rPr>
          <w:sz w:val="20"/>
          <w:szCs w:val="20"/>
        </w:rPr>
        <w:t xml:space="preserve">, which </w:t>
      </w:r>
      <w:r w:rsidR="002B5310" w:rsidRPr="002B5310">
        <w:rPr>
          <w:sz w:val="20"/>
          <w:szCs w:val="20"/>
        </w:rPr>
        <w:t xml:space="preserve">captures all individuals </w:t>
      </w:r>
      <w:r w:rsidR="00D84C06">
        <w:rPr>
          <w:sz w:val="20"/>
          <w:szCs w:val="20"/>
        </w:rPr>
        <w:t>entering</w:t>
      </w:r>
      <w:r w:rsidR="002B5310" w:rsidRPr="002B5310">
        <w:rPr>
          <w:sz w:val="20"/>
          <w:szCs w:val="20"/>
        </w:rPr>
        <w:t xml:space="preserve"> </w:t>
      </w:r>
      <w:del w:id="213" w:author="#WANG ZIHAO#" w:date="2026-06-18T11:32:00Z" w16du:dateUtc="2026-06-18T03:32:00Z">
        <w:r w:rsidR="002B5310" w:rsidRPr="002B5310" w:rsidDel="00FF2828">
          <w:rPr>
            <w:sz w:val="20"/>
            <w:szCs w:val="20"/>
          </w:rPr>
          <w:delText xml:space="preserve">the infectious reservoir from </w:delText>
        </w:r>
      </w:del>
      <w:r w:rsidR="002B5310" w:rsidRPr="002B5310">
        <w:rPr>
          <w:sz w:val="20"/>
          <w:szCs w:val="20"/>
        </w:rPr>
        <w:t xml:space="preserve">the </w:t>
      </w:r>
      <w:del w:id="214" w:author="#WANG ZIHAO#" w:date="2026-06-18T11:33:00Z" w16du:dateUtc="2026-06-18T03:33:00Z">
        <w:r w:rsidR="002B5310" w:rsidRPr="002B5310" w:rsidDel="00FF2828">
          <w:rPr>
            <w:sz w:val="20"/>
            <w:szCs w:val="20"/>
          </w:rPr>
          <w:delText>latent (</w:delText>
        </w:r>
      </w:del>
      <w:r w:rsidR="002B5310" w:rsidRPr="002B5310">
        <w:rPr>
          <w:sz w:val="20"/>
          <w:szCs w:val="20"/>
        </w:rPr>
        <w:t>Exposed</w:t>
      </w:r>
      <w:r w:rsidR="00CA65D6">
        <w:rPr>
          <w:sz w:val="20"/>
          <w:szCs w:val="20"/>
        </w:rPr>
        <w:t xml:space="preserve"> </w:t>
      </w:r>
      <m:oMath>
        <m:r>
          <w:rPr>
            <w:rFonts w:ascii="Cambria Math" w:hAnsi="Cambria Math"/>
            <w:sz w:val="20"/>
            <w:szCs w:val="20"/>
          </w:rPr>
          <m:t>E</m:t>
        </m:r>
      </m:oMath>
      <w:del w:id="215" w:author="#WANG ZIHAO#" w:date="2026-06-18T11:33:00Z" w16du:dateUtc="2026-06-18T03:33:00Z">
        <w:r w:rsidR="002B5310" w:rsidRPr="00CA65D6" w:rsidDel="00FF2828">
          <w:rPr>
            <w:i/>
            <w:sz w:val="20"/>
            <w:szCs w:val="20"/>
          </w:rPr>
          <w:delText>)</w:delText>
        </w:r>
      </w:del>
      <w:r w:rsidR="002B5310" w:rsidRPr="002B5310">
        <w:rPr>
          <w:sz w:val="20"/>
          <w:szCs w:val="20"/>
        </w:rPr>
        <w:t xml:space="preserve"> compartment, encompassing the entire cohort of hosts harbouring </w:t>
      </w:r>
      <w:r w:rsidR="002B5310" w:rsidRPr="002B5310">
        <w:rPr>
          <w:i/>
          <w:iCs/>
          <w:sz w:val="20"/>
          <w:szCs w:val="20"/>
        </w:rPr>
        <w:t>N</w:t>
      </w:r>
      <w:r w:rsidR="002B5310">
        <w:rPr>
          <w:i/>
          <w:iCs/>
          <w:sz w:val="20"/>
          <w:szCs w:val="20"/>
        </w:rPr>
        <w:t xml:space="preserve">. </w:t>
      </w:r>
      <w:r w:rsidR="002B5310" w:rsidRPr="002B5310">
        <w:rPr>
          <w:i/>
          <w:iCs/>
          <w:sz w:val="20"/>
          <w:szCs w:val="20"/>
        </w:rPr>
        <w:t>gonorrhoeae</w:t>
      </w:r>
      <w:r w:rsidR="002B5310" w:rsidRPr="002B5310">
        <w:rPr>
          <w:sz w:val="20"/>
          <w:szCs w:val="20"/>
        </w:rPr>
        <w:t xml:space="preserve"> irrespective of symptomatic presentation</w:t>
      </w:r>
      <w:ins w:id="216" w:author="#WANG ZIHAO#" w:date="2026-06-18T11:34:00Z" w16du:dateUtc="2026-06-18T03:34:00Z">
        <w:r w:rsidR="00FF2828">
          <w:rPr>
            <w:sz w:val="20"/>
            <w:szCs w:val="20"/>
          </w:rPr>
          <w:t xml:space="preserve"> or </w:t>
        </w:r>
      </w:ins>
      <w:del w:id="217" w:author="#WANG ZIHAO#" w:date="2026-06-18T11:34:00Z" w16du:dateUtc="2026-06-18T03:34:00Z">
        <w:r w:rsidR="002B5310" w:rsidRPr="002B5310" w:rsidDel="00FF2828">
          <w:rPr>
            <w:sz w:val="20"/>
            <w:szCs w:val="20"/>
          </w:rPr>
          <w:delText xml:space="preserve">, </w:delText>
        </w:r>
      </w:del>
      <w:r w:rsidR="002B5310" w:rsidRPr="002B5310">
        <w:rPr>
          <w:sz w:val="20"/>
          <w:szCs w:val="20"/>
        </w:rPr>
        <w:t>subclinical status</w:t>
      </w:r>
      <w:del w:id="218" w:author="#WANG ZIHAO#" w:date="2026-06-18T11:34:00Z" w16du:dateUtc="2026-06-18T03:34:00Z">
        <w:r w:rsidR="002B5310" w:rsidRPr="002B5310" w:rsidDel="00FF2828">
          <w:rPr>
            <w:sz w:val="20"/>
            <w:szCs w:val="20"/>
          </w:rPr>
          <w:delText>, or formal diagnostic confirmation</w:delText>
        </w:r>
      </w:del>
      <w:r w:rsidR="009D6318">
        <w:rPr>
          <w:sz w:val="20"/>
          <w:szCs w:val="20"/>
        </w:rPr>
        <w:t xml:space="preserve"> (i.e., both </w:t>
      </w:r>
      <w:r w:rsidR="00C007FC">
        <w:rPr>
          <w:sz w:val="20"/>
          <w:szCs w:val="20"/>
        </w:rPr>
        <w:t>symptomatic</w:t>
      </w:r>
      <w:r w:rsidR="009D6318">
        <w:rPr>
          <w:sz w:val="20"/>
          <w:szCs w:val="20"/>
        </w:rPr>
        <w:t xml:space="preserve"> and asymptomatic infections)</w:t>
      </w:r>
      <w:r w:rsidR="002B5310" w:rsidRPr="002B5310">
        <w:rPr>
          <w:sz w:val="20"/>
          <w:szCs w:val="20"/>
        </w:rPr>
        <w:t>.</w:t>
      </w:r>
      <w:r w:rsidR="007A68EB">
        <w:rPr>
          <w:sz w:val="20"/>
          <w:szCs w:val="20"/>
        </w:rPr>
        <w:t xml:space="preserve"> </w:t>
      </w:r>
      <w:ins w:id="219" w:author="#WANG ZIHAO#" w:date="2026-06-16T17:26:00Z" w16du:dateUtc="2026-06-16T09:26:00Z">
        <w:r w:rsidR="00F23435">
          <w:rPr>
            <w:sz w:val="20"/>
            <w:szCs w:val="20"/>
          </w:rPr>
          <w:t xml:space="preserve">Moreover, </w:t>
        </w:r>
      </w:ins>
      <w:ins w:id="220" w:author="#WANG ZIHAO#" w:date="2026-06-16T17:27:00Z" w16du:dateUtc="2026-06-16T09:27:00Z">
        <w:r w:rsidR="00F23435">
          <w:rPr>
            <w:sz w:val="20"/>
            <w:szCs w:val="20"/>
          </w:rPr>
          <w:t>t</w:t>
        </w:r>
        <w:r w:rsidR="00F23435" w:rsidRPr="00F23435">
          <w:rPr>
            <w:sz w:val="20"/>
            <w:szCs w:val="20"/>
          </w:rPr>
          <w:t xml:space="preserve">o evaluate the programmatic efficiency of each intervention, we quantified the cumulative number of </w:t>
        </w:r>
      </w:ins>
      <w:ins w:id="221" w:author="#WANG ZIHAO#" w:date="2026-06-16T17:31:00Z" w16du:dateUtc="2026-06-16T09:31:00Z">
        <w:r w:rsidR="00F23435">
          <w:rPr>
            <w:sz w:val="20"/>
            <w:szCs w:val="20"/>
          </w:rPr>
          <w:t>program</w:t>
        </w:r>
      </w:ins>
      <w:ins w:id="222" w:author="#WANG ZIHAO#" w:date="2026-06-16T17:32:00Z" w16du:dateUtc="2026-06-16T09:32:00Z">
        <w:r w:rsidR="00F23435">
          <w:rPr>
            <w:sz w:val="20"/>
            <w:szCs w:val="20"/>
          </w:rPr>
          <w:t>me</w:t>
        </w:r>
      </w:ins>
      <w:ins w:id="223" w:author="#WANG ZIHAO#" w:date="2026-06-16T17:31:00Z" w16du:dateUtc="2026-06-16T09:31:00Z">
        <w:r w:rsidR="00F23435">
          <w:rPr>
            <w:sz w:val="20"/>
            <w:szCs w:val="20"/>
          </w:rPr>
          <w:t xml:space="preserve"> </w:t>
        </w:r>
      </w:ins>
      <w:ins w:id="224" w:author="#WANG ZIHAO#" w:date="2026-06-16T17:29:00Z" w16du:dateUtc="2026-06-16T09:29:00Z">
        <w:r w:rsidR="00F23435">
          <w:rPr>
            <w:sz w:val="20"/>
            <w:szCs w:val="20"/>
          </w:rPr>
          <w:t>enrolme</w:t>
        </w:r>
      </w:ins>
      <w:ins w:id="225" w:author="#WANG ZIHAO#" w:date="2026-06-16T17:30:00Z" w16du:dateUtc="2026-06-16T09:30:00Z">
        <w:r w:rsidR="00F23435">
          <w:rPr>
            <w:sz w:val="20"/>
            <w:szCs w:val="20"/>
          </w:rPr>
          <w:t>nt</w:t>
        </w:r>
      </w:ins>
      <w:ins w:id="226" w:author="#WANG ZIHAO#" w:date="2026-06-16T17:31:00Z" w16du:dateUtc="2026-06-16T09:31:00Z">
        <w:r w:rsidR="00F23435">
          <w:rPr>
            <w:sz w:val="20"/>
            <w:szCs w:val="20"/>
          </w:rPr>
          <w:t>s</w:t>
        </w:r>
      </w:ins>
      <w:ins w:id="227" w:author="#WANG ZIHAO#" w:date="2026-06-16T17:27:00Z" w16du:dateUtc="2026-06-16T09:27:00Z">
        <w:r w:rsidR="00F23435" w:rsidRPr="00F23435">
          <w:rPr>
            <w:sz w:val="20"/>
            <w:szCs w:val="20"/>
          </w:rPr>
          <w:t xml:space="preserve"> alongside the number of infections averted per </w:t>
        </w:r>
      </w:ins>
      <w:ins w:id="228" w:author="#WANG ZIHAO#" w:date="2026-06-16T17:30:00Z" w16du:dateUtc="2026-06-16T09:30:00Z">
        <w:r w:rsidR="00F23435">
          <w:rPr>
            <w:sz w:val="20"/>
            <w:szCs w:val="20"/>
          </w:rPr>
          <w:t>enrolment</w:t>
        </w:r>
      </w:ins>
      <w:ins w:id="229" w:author="#WANG ZIHAO#" w:date="2026-06-16T17:27:00Z" w16du:dateUtc="2026-06-16T09:27:00Z">
        <w:r w:rsidR="00F23435" w:rsidRPr="00F23435">
          <w:rPr>
            <w:sz w:val="20"/>
            <w:szCs w:val="20"/>
          </w:rPr>
          <w:t xml:space="preserve"> over the 15-year horizon.</w:t>
        </w:r>
      </w:ins>
      <w:ins w:id="230" w:author="#WANG ZIHAO#" w:date="2026-06-16T17:30:00Z" w16du:dateUtc="2026-06-16T09:30:00Z">
        <w:r w:rsidR="00F23435">
          <w:rPr>
            <w:sz w:val="20"/>
            <w:szCs w:val="20"/>
          </w:rPr>
          <w:t xml:space="preserve"> </w:t>
        </w:r>
      </w:ins>
      <w:ins w:id="231" w:author="#WANG ZIHAO#" w:date="2026-06-16T17:32:00Z" w16du:dateUtc="2026-06-16T09:32:00Z">
        <w:r w:rsidR="00F23435" w:rsidRPr="00F23435">
          <w:rPr>
            <w:sz w:val="20"/>
            <w:szCs w:val="20"/>
          </w:rPr>
          <w:t xml:space="preserve">Here, an </w:t>
        </w:r>
        <w:r w:rsidR="00F23435">
          <w:rPr>
            <w:sz w:val="20"/>
            <w:szCs w:val="20"/>
          </w:rPr>
          <w:t>“</w:t>
        </w:r>
        <w:r w:rsidR="00F23435" w:rsidRPr="00F23435">
          <w:rPr>
            <w:sz w:val="20"/>
            <w:szCs w:val="20"/>
          </w:rPr>
          <w:t>enrolment</w:t>
        </w:r>
        <w:r w:rsidR="00F23435">
          <w:rPr>
            <w:sz w:val="20"/>
            <w:szCs w:val="20"/>
          </w:rPr>
          <w:t>”</w:t>
        </w:r>
        <w:r w:rsidR="00F23435" w:rsidRPr="00F23435">
          <w:rPr>
            <w:sz w:val="20"/>
            <w:szCs w:val="20"/>
          </w:rPr>
          <w:t xml:space="preserve"> is defined operationally as an eligible individual accepting the offer of </w:t>
        </w:r>
        <w:r w:rsidR="00F23435">
          <w:rPr>
            <w:sz w:val="20"/>
            <w:szCs w:val="20"/>
          </w:rPr>
          <w:t>d</w:t>
        </w:r>
        <w:r w:rsidR="00F23435" w:rsidRPr="00F23435">
          <w:rPr>
            <w:sz w:val="20"/>
            <w:szCs w:val="20"/>
          </w:rPr>
          <w:t xml:space="preserve">oxy-PEP </w:t>
        </w:r>
      </w:ins>
      <w:ins w:id="232" w:author="#WANG ZIHAO#" w:date="2026-06-18T02:29:00Z" w16du:dateUtc="2026-06-17T18:29:00Z">
        <w:r w:rsidR="000C6C06">
          <w:rPr>
            <w:sz w:val="20"/>
            <w:szCs w:val="20"/>
          </w:rPr>
          <w:t>and/</w:t>
        </w:r>
      </w:ins>
      <w:ins w:id="233" w:author="#WANG ZIHAO#" w:date="2026-06-16T17:32:00Z" w16du:dateUtc="2026-06-16T09:32:00Z">
        <w:r w:rsidR="00F23435" w:rsidRPr="00F23435">
          <w:rPr>
            <w:sz w:val="20"/>
            <w:szCs w:val="20"/>
          </w:rPr>
          <w:t xml:space="preserve">or vaccination at a sexual health clinic, rather than tracking the precise quantity of doxycycline </w:t>
        </w:r>
      </w:ins>
      <w:ins w:id="234" w:author="#WANG ZIHAO#" w:date="2026-06-18T02:29:00Z" w16du:dateUtc="2026-06-17T18:29:00Z">
        <w:r w:rsidR="00A840F3">
          <w:rPr>
            <w:sz w:val="20"/>
            <w:szCs w:val="20"/>
          </w:rPr>
          <w:t>and/</w:t>
        </w:r>
      </w:ins>
      <w:ins w:id="235" w:author="#WANG ZIHAO#" w:date="2026-06-17T01:55:00Z" w16du:dateUtc="2026-06-16T17:55:00Z">
        <w:r w:rsidR="00BF1819">
          <w:rPr>
            <w:sz w:val="20"/>
            <w:szCs w:val="20"/>
          </w:rPr>
          <w:t xml:space="preserve">or vaccine </w:t>
        </w:r>
      </w:ins>
      <w:ins w:id="236" w:author="#WANG ZIHAO#" w:date="2026-06-16T17:32:00Z" w16du:dateUtc="2026-06-16T09:32:00Z">
        <w:r w:rsidR="00F23435" w:rsidRPr="00F23435">
          <w:rPr>
            <w:sz w:val="20"/>
            <w:szCs w:val="20"/>
          </w:rPr>
          <w:t>doses subsequently consumed.</w:t>
        </w:r>
      </w:ins>
    </w:p>
    <w:p w14:paraId="0F586E29" w14:textId="294771A4" w:rsidR="001E6951" w:rsidRPr="00CF5428" w:rsidRDefault="001E6951" w:rsidP="006E0D5A">
      <w:pPr>
        <w:pStyle w:val="NormalWeb"/>
        <w:spacing w:line="276" w:lineRule="auto"/>
        <w:jc w:val="both"/>
        <w:rPr>
          <w:b/>
          <w:bCs/>
          <w:sz w:val="20"/>
          <w:szCs w:val="20"/>
          <w:lang w:val="en-GB"/>
        </w:rPr>
      </w:pPr>
      <w:commentRangeStart w:id="237"/>
      <w:r w:rsidRPr="00CF5428">
        <w:rPr>
          <w:b/>
          <w:bCs/>
          <w:sz w:val="20"/>
          <w:szCs w:val="20"/>
          <w:lang w:val="en-GB"/>
        </w:rPr>
        <w:t>Results</w:t>
      </w:r>
      <w:commentRangeEnd w:id="237"/>
      <w:r w:rsidR="0072592E" w:rsidRPr="00CF5428">
        <w:rPr>
          <w:rStyle w:val="CommentReference"/>
          <w:b/>
          <w:bCs/>
          <w:sz w:val="20"/>
          <w:szCs w:val="20"/>
          <w:lang w:val="en-GB"/>
        </w:rPr>
        <w:commentReference w:id="237"/>
      </w:r>
    </w:p>
    <w:p w14:paraId="7EAB6773" w14:textId="15006A86" w:rsidR="00D453D4" w:rsidRDefault="00057F8B" w:rsidP="006E0D5A">
      <w:pPr>
        <w:pStyle w:val="NormalWeb"/>
        <w:spacing w:line="276" w:lineRule="auto"/>
        <w:jc w:val="both"/>
        <w:rPr>
          <w:sz w:val="20"/>
          <w:szCs w:val="20"/>
          <w:lang w:val="en-GB"/>
        </w:rPr>
      </w:pPr>
      <w:r w:rsidRPr="00CF5428">
        <w:rPr>
          <w:sz w:val="20"/>
          <w:szCs w:val="20"/>
          <w:lang w:val="en-GB"/>
        </w:rPr>
        <w:t xml:space="preserve">To isolate the direct epidemiological and evolutionary impacts of doxy-PEP and vaccination from background behavioural </w:t>
      </w:r>
      <w:r w:rsidR="00D453D4">
        <w:rPr>
          <w:sz w:val="20"/>
          <w:szCs w:val="20"/>
          <w:lang w:val="en-GB"/>
        </w:rPr>
        <w:t>changes</w:t>
      </w:r>
      <w:r w:rsidRPr="00CF5428">
        <w:rPr>
          <w:sz w:val="20"/>
          <w:szCs w:val="20"/>
          <w:lang w:val="en-GB"/>
        </w:rPr>
        <w:t xml:space="preserve">, the primary analysis was evaluated </w:t>
      </w:r>
      <w:r w:rsidR="00D453D4">
        <w:rPr>
          <w:sz w:val="20"/>
          <w:szCs w:val="20"/>
          <w:lang w:val="en-GB"/>
        </w:rPr>
        <w:t>based</w:t>
      </w:r>
      <w:r w:rsidR="00D453D4" w:rsidRPr="00CF5428">
        <w:rPr>
          <w:sz w:val="20"/>
          <w:szCs w:val="20"/>
          <w:lang w:val="en-GB"/>
        </w:rPr>
        <w:t xml:space="preserve"> </w:t>
      </w:r>
      <w:r w:rsidRPr="00CF5428">
        <w:rPr>
          <w:sz w:val="20"/>
          <w:szCs w:val="20"/>
          <w:lang w:val="en-GB"/>
        </w:rPr>
        <w:t xml:space="preserve">on </w:t>
      </w:r>
      <w:commentRangeStart w:id="238"/>
      <w:commentRangeStart w:id="239"/>
      <w:r w:rsidRPr="00CF5428">
        <w:rPr>
          <w:sz w:val="20"/>
          <w:szCs w:val="20"/>
          <w:lang w:val="en-GB"/>
        </w:rPr>
        <w:t xml:space="preserve">a stabilized behavioural </w:t>
      </w:r>
      <w:r w:rsidR="00F13184">
        <w:rPr>
          <w:sz w:val="20"/>
          <w:szCs w:val="20"/>
          <w:lang w:val="en-GB"/>
        </w:rPr>
        <w:t>scenario</w:t>
      </w:r>
      <w:r w:rsidRPr="00CF5428">
        <w:rPr>
          <w:sz w:val="20"/>
          <w:szCs w:val="20"/>
          <w:lang w:val="en-GB"/>
        </w:rPr>
        <w:t xml:space="preserve"> </w:t>
      </w:r>
      <w:commentRangeEnd w:id="238"/>
      <w:r w:rsidR="00C007FC" w:rsidRPr="00CF5428">
        <w:rPr>
          <w:rStyle w:val="CommentReference"/>
          <w:sz w:val="20"/>
          <w:szCs w:val="20"/>
          <w:lang w:val="en-GB"/>
        </w:rPr>
        <w:commentReference w:id="238"/>
      </w:r>
      <w:commentRangeEnd w:id="239"/>
      <w:r w:rsidR="00E94297" w:rsidRPr="00CF5428">
        <w:rPr>
          <w:rStyle w:val="CommentReference"/>
          <w:sz w:val="20"/>
          <w:szCs w:val="20"/>
          <w:lang w:val="en-GB"/>
        </w:rPr>
        <w:commentReference w:id="239"/>
      </w:r>
      <w:r w:rsidRPr="00CF5428">
        <w:rPr>
          <w:sz w:val="20"/>
          <w:szCs w:val="20"/>
          <w:lang w:val="en-GB"/>
        </w:rPr>
        <w:t>(</w:t>
      </w:r>
      <w:r w:rsidR="00F13184">
        <w:rPr>
          <w:sz w:val="20"/>
          <w:szCs w:val="20"/>
          <w:lang w:val="en-GB"/>
        </w:rPr>
        <w:t xml:space="preserve">refer to </w:t>
      </w:r>
      <w:r w:rsidRPr="00CF5428">
        <w:rPr>
          <w:sz w:val="20"/>
          <w:szCs w:val="20"/>
          <w:lang w:val="en-GB"/>
        </w:rPr>
        <w:t xml:space="preserve">Scenario A detailed in Methods subsection </w:t>
      </w:r>
      <w:ins w:id="240" w:author="#WANG ZIHAO#" w:date="2026-06-16T17:35:00Z" w16du:dateUtc="2026-06-16T09:35:00Z">
        <w:r w:rsidR="00A6197D">
          <w:rPr>
            <w:sz w:val="20"/>
            <w:szCs w:val="20"/>
            <w:lang w:val="en-GB"/>
          </w:rPr>
          <w:t>5</w:t>
        </w:r>
      </w:ins>
      <w:del w:id="241" w:author="#WANG ZIHAO#" w:date="2026-06-16T17:35:00Z" w16du:dateUtc="2026-06-16T09:35:00Z">
        <w:r w:rsidRPr="00CF5428" w:rsidDel="00A6197D">
          <w:rPr>
            <w:sz w:val="20"/>
            <w:szCs w:val="20"/>
            <w:lang w:val="en-GB"/>
          </w:rPr>
          <w:delText>3</w:delText>
        </w:r>
      </w:del>
      <w:r w:rsidRPr="00CF5428">
        <w:rPr>
          <w:sz w:val="20"/>
          <w:szCs w:val="20"/>
          <w:lang w:val="en-GB"/>
        </w:rPr>
        <w:t>). Because unconstrained linear extrapolation of recent historical increases in gonorrhoea incidence may artificially inflate downstream disease forecasts, fixing behavioural parameters, specifically the force of infection and the asymptomatic screening rate at their final calibrated 2022 values provides a conservative</w:t>
      </w:r>
      <w:r w:rsidR="00D453D4">
        <w:rPr>
          <w:sz w:val="20"/>
          <w:szCs w:val="20"/>
          <w:lang w:val="en-GB"/>
        </w:rPr>
        <w:t xml:space="preserve"> </w:t>
      </w:r>
      <w:r w:rsidRPr="00CF5428">
        <w:rPr>
          <w:sz w:val="20"/>
          <w:szCs w:val="20"/>
          <w:lang w:val="en-GB"/>
        </w:rPr>
        <w:t xml:space="preserve">counterfactual framework. Under this paradigm, observed shifts in transmission dynamics are attributable strictly to intervention effects rather than ongoing secular trends in risk behaviour or healthcare </w:t>
      </w:r>
      <w:r w:rsidRPr="00136FFC">
        <w:rPr>
          <w:sz w:val="20"/>
          <w:szCs w:val="20"/>
          <w:lang w:val="en-GB"/>
        </w:rPr>
        <w:t>utilization</w:t>
      </w:r>
      <w:r w:rsidR="00814883" w:rsidRPr="00136FFC">
        <w:rPr>
          <w:sz w:val="20"/>
          <w:szCs w:val="20"/>
          <w:lang w:val="en-GB"/>
        </w:rPr>
        <w:t xml:space="preserve"> (</w:t>
      </w:r>
      <w:ins w:id="242" w:author="#WANG ZIHAO#" w:date="2026-06-16T16:30:00Z" w16du:dateUtc="2026-06-16T08:30:00Z">
        <w:r w:rsidR="00136FFC" w:rsidRPr="00136FFC">
          <w:rPr>
            <w:sz w:val="20"/>
            <w:szCs w:val="20"/>
            <w:lang w:val="en-GB"/>
            <w:rPrChange w:id="243" w:author="#WANG ZIHAO#" w:date="2026-06-16T16:30:00Z" w16du:dateUtc="2026-06-16T08:30:00Z">
              <w:rPr>
                <w:sz w:val="20"/>
                <w:szCs w:val="20"/>
                <w:highlight w:val="yellow"/>
                <w:lang w:val="en-GB"/>
              </w:rPr>
            </w:rPrChange>
          </w:rPr>
          <w:t>Fig. 2</w:t>
        </w:r>
      </w:ins>
      <w:del w:id="244" w:author="#WANG ZIHAO#" w:date="2026-06-16T16:30:00Z" w16du:dateUtc="2026-06-16T08:30:00Z">
        <w:r w:rsidR="00814883" w:rsidRPr="00136FFC" w:rsidDel="00136FFC">
          <w:rPr>
            <w:sz w:val="20"/>
            <w:szCs w:val="20"/>
            <w:lang w:val="en-GB"/>
            <w:rPrChange w:id="245" w:author="#WANG ZIHAO#" w:date="2026-06-16T16:30:00Z" w16du:dateUtc="2026-06-16T08:30:00Z">
              <w:rPr>
                <w:sz w:val="20"/>
                <w:szCs w:val="20"/>
                <w:highlight w:val="yellow"/>
                <w:lang w:val="en-GB"/>
              </w:rPr>
            </w:rPrChange>
          </w:rPr>
          <w:delText>Figure ?</w:delText>
        </w:r>
      </w:del>
      <w:r w:rsidR="00814883" w:rsidRPr="00136FFC">
        <w:rPr>
          <w:sz w:val="20"/>
          <w:szCs w:val="20"/>
          <w:lang w:val="en-GB"/>
        </w:rPr>
        <w:t>)</w:t>
      </w:r>
      <w:r w:rsidRPr="00136FFC">
        <w:rPr>
          <w:sz w:val="20"/>
          <w:szCs w:val="20"/>
          <w:lang w:val="en-GB"/>
        </w:rPr>
        <w:t>.</w:t>
      </w:r>
      <w:r w:rsidRPr="00CF5428">
        <w:rPr>
          <w:sz w:val="20"/>
          <w:szCs w:val="20"/>
          <w:lang w:val="en-GB"/>
        </w:rPr>
        <w:t xml:space="preserve"> </w:t>
      </w:r>
      <w:r w:rsidR="00814883">
        <w:rPr>
          <w:sz w:val="20"/>
          <w:szCs w:val="20"/>
          <w:lang w:val="en-GB"/>
        </w:rPr>
        <w:t>Projections for</w:t>
      </w:r>
      <w:r w:rsidRPr="00CF5428">
        <w:rPr>
          <w:sz w:val="20"/>
          <w:szCs w:val="20"/>
          <w:lang w:val="en-GB"/>
        </w:rPr>
        <w:t xml:space="preserve"> </w:t>
      </w:r>
      <w:r w:rsidR="00D453D4">
        <w:rPr>
          <w:sz w:val="20"/>
          <w:szCs w:val="20"/>
          <w:lang w:val="en-GB"/>
        </w:rPr>
        <w:t>different transmission</w:t>
      </w:r>
      <w:r w:rsidR="00D453D4" w:rsidRPr="00CF5428">
        <w:rPr>
          <w:sz w:val="20"/>
          <w:szCs w:val="20"/>
          <w:lang w:val="en-GB"/>
        </w:rPr>
        <w:t xml:space="preserve"> </w:t>
      </w:r>
      <w:r w:rsidRPr="00CF5428">
        <w:rPr>
          <w:sz w:val="20"/>
          <w:szCs w:val="20"/>
          <w:lang w:val="en-GB"/>
        </w:rPr>
        <w:t xml:space="preserve">trajectories were evaluated via sensitivity analyses and presented in </w:t>
      </w:r>
      <w:r w:rsidR="00D453D4">
        <w:rPr>
          <w:sz w:val="20"/>
          <w:szCs w:val="20"/>
          <w:lang w:val="en-GB"/>
        </w:rPr>
        <w:t xml:space="preserve">the </w:t>
      </w:r>
      <w:r w:rsidRPr="00CF5428">
        <w:rPr>
          <w:sz w:val="20"/>
          <w:szCs w:val="20"/>
          <w:lang w:val="en-GB"/>
        </w:rPr>
        <w:t xml:space="preserve">Supplementary Information. </w:t>
      </w:r>
    </w:p>
    <w:p w14:paraId="1B9D46B5" w14:textId="0105B882" w:rsidR="00057F8B" w:rsidRPr="00CF5428" w:rsidRDefault="00814883" w:rsidP="006E0D5A">
      <w:pPr>
        <w:pStyle w:val="NormalWeb"/>
        <w:spacing w:line="276" w:lineRule="auto"/>
        <w:jc w:val="both"/>
        <w:rPr>
          <w:sz w:val="20"/>
          <w:szCs w:val="20"/>
          <w:lang w:val="en-GB"/>
        </w:rPr>
      </w:pPr>
      <w:r>
        <w:rPr>
          <w:sz w:val="20"/>
          <w:szCs w:val="20"/>
          <w:lang w:val="en-GB"/>
        </w:rPr>
        <w:t>We projected future strain-specific disease incidence starting</w:t>
      </w:r>
      <w:r w:rsidR="00057F8B" w:rsidRPr="00CF5428">
        <w:rPr>
          <w:sz w:val="20"/>
          <w:szCs w:val="20"/>
          <w:lang w:val="en-GB"/>
        </w:rPr>
        <w:t xml:space="preserve"> in calendar year 2027. Reflecting low-level cryptic circulation and </w:t>
      </w:r>
      <w:r w:rsidR="00E94297">
        <w:rPr>
          <w:sz w:val="20"/>
          <w:szCs w:val="20"/>
          <w:lang w:val="en-GB"/>
        </w:rPr>
        <w:t>importation</w:t>
      </w:r>
      <w:r w:rsidR="00057F8B" w:rsidRPr="00CF5428">
        <w:rPr>
          <w:sz w:val="20"/>
          <w:szCs w:val="20"/>
          <w:lang w:val="en-GB"/>
        </w:rPr>
        <w:t xml:space="preserve">, the initial population-level </w:t>
      </w:r>
      <w:del w:id="246" w:author="#WANG ZIHAO#" w:date="2026-06-16T14:55:00Z" w16du:dateUtc="2026-06-16T06:55:00Z">
        <w:r w:rsidR="00057F8B" w:rsidRPr="00CF5428" w:rsidDel="00A00613">
          <w:rPr>
            <w:sz w:val="20"/>
            <w:szCs w:val="20"/>
            <w:lang w:val="en-GB"/>
          </w:rPr>
          <w:delText>phenotypic</w:delText>
        </w:r>
      </w:del>
      <w:ins w:id="247" w:author="#WANG ZIHAO#" w:date="2026-06-16T14:55:00Z" w16du:dateUtc="2026-06-16T06:55:00Z">
        <w:r w:rsidR="00A00613">
          <w:rPr>
            <w:sz w:val="20"/>
            <w:szCs w:val="20"/>
            <w:lang w:val="en-GB"/>
          </w:rPr>
          <w:t>strain-specific</w:t>
        </w:r>
      </w:ins>
      <w:r w:rsidR="00057F8B" w:rsidRPr="00CF5428">
        <w:rPr>
          <w:sz w:val="20"/>
          <w:szCs w:val="20"/>
          <w:lang w:val="en-GB"/>
        </w:rPr>
        <w:t xml:space="preserve"> resistance proportions within the infected reservoir were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057F8B" w:rsidRPr="00CF5428">
        <w:rPr>
          <w:sz w:val="20"/>
          <w:szCs w:val="20"/>
          <w:lang w:val="en-GB"/>
        </w:rPr>
        <w:t xml:space="preserve">  for the Cef-R strain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057F8B" w:rsidRPr="00CF5428">
        <w:rPr>
          <w:sz w:val="20"/>
          <w:szCs w:val="20"/>
          <w:lang w:val="en-GB"/>
        </w:rPr>
        <w:t xml:space="preserve"> for Dual-R strain </w:t>
      </w:r>
      <w:r w:rsidR="00057F8B" w:rsidRPr="00CF5428">
        <w:rPr>
          <w:sz w:val="20"/>
          <w:szCs w:val="20"/>
          <w:lang w:val="en-GB"/>
        </w:rPr>
        <w:fldChar w:fldCharType="begin"/>
      </w:r>
      <w:r w:rsidR="00031F54">
        <w:rPr>
          <w:sz w:val="20"/>
          <w:szCs w:val="20"/>
          <w:lang w:val="en-GB"/>
        </w:rPr>
        <w:instrText xml:space="preserve"> ADDIN ZOTERO_ITEM CSL_CITATION {"citationID":"xOCXRiK2","properties":{"unsorted":false,"formattedCitation":"[22]","plainCitation":"[22]","noteIndex":0},"citationItems":[{"id":187,"uris":["http://zotero.org/users/9663344/items/HYSVKZR9"],"itemData":{"id":187,"type":"article-journal","abstract":"Background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H"}],"issued":{"date-parts":[["2024",11]]}}}],"schema":"https://github.com/citation-style-language/schema/raw/master/csl-citation.json"} </w:instrText>
      </w:r>
      <w:r w:rsidR="00057F8B" w:rsidRPr="00CF5428">
        <w:rPr>
          <w:sz w:val="20"/>
          <w:szCs w:val="20"/>
          <w:lang w:val="en-GB"/>
        </w:rPr>
        <w:fldChar w:fldCharType="separate"/>
      </w:r>
      <w:r w:rsidR="00A83A09">
        <w:rPr>
          <w:sz w:val="20"/>
          <w:szCs w:val="20"/>
          <w:lang w:val="en-GB"/>
        </w:rPr>
        <w:t>[22]</w:t>
      </w:r>
      <w:r w:rsidR="00057F8B" w:rsidRPr="00CF5428">
        <w:rPr>
          <w:sz w:val="20"/>
          <w:szCs w:val="20"/>
          <w:lang w:val="en-GB"/>
        </w:rPr>
        <w:fldChar w:fldCharType="end"/>
      </w:r>
      <w:ins w:id="248" w:author="#WANG ZIHAO#" w:date="2026-06-16T18:19:00Z" w16du:dateUtc="2026-06-16T10:19:00Z">
        <w:r w:rsidR="00E108BF">
          <w:rPr>
            <w:sz w:val="20"/>
            <w:szCs w:val="20"/>
            <w:lang w:val="en-GB"/>
          </w:rPr>
          <w:t xml:space="preserve"> (</w:t>
        </w:r>
        <w:r w:rsidR="00E108BF" w:rsidRPr="00CF5428">
          <w:rPr>
            <w:sz w:val="20"/>
            <w:szCs w:val="20"/>
            <w:lang w:val="en-GB"/>
          </w:rPr>
          <w:t xml:space="preserve">documented ceftriaxone-resistant isolates have historically been constrained to travel-associated transmission networks among heterosexual cohorts rather than establishing sustained, endemic transmission loops within the local MSM network </w:t>
        </w:r>
        <w:r w:rsidR="00E108BF">
          <w:rPr>
            <w:sz w:val="20"/>
            <w:szCs w:val="20"/>
            <w:lang w:val="en-GB"/>
          </w:rPr>
          <w:t xml:space="preserve">in England </w:t>
        </w:r>
        <w:r w:rsidR="00E108BF" w:rsidRPr="00CF5428">
          <w:rPr>
            <w:color w:val="212121"/>
            <w:sz w:val="20"/>
            <w:szCs w:val="20"/>
            <w:shd w:val="clear" w:color="auto" w:fill="FFFFFF"/>
            <w:lang w:val="en-GB"/>
          </w:rPr>
          <w:fldChar w:fldCharType="begin"/>
        </w:r>
        <w:r w:rsidR="00E108BF">
          <w:rPr>
            <w:color w:val="212121"/>
            <w:sz w:val="20"/>
            <w:szCs w:val="20"/>
            <w:shd w:val="clear" w:color="auto" w:fill="FFFFFF"/>
            <w:lang w:val="en-GB"/>
          </w:rPr>
          <w:instrText xml:space="preserve"> ADDIN ZOTERO_ITEM CSL_CITATION {"citationID":"x1sGT8LD","properties":{"unsorted":false,"formattedCitation":"[12]","plainCitation":"[12]","noteIndex":0},"citationItems":[{"id":468,"uris":["http://zotero.org/users/9663344/items/VTAG53KE"],"itemData":{"id":468,"type":"article-journal","abstract":"OBJECTIVES: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instrText>
        </w:r>
        <w:r w:rsidR="00E108BF" w:rsidRPr="00CF5428">
          <w:rPr>
            <w:color w:val="212121"/>
            <w:sz w:val="20"/>
            <w:szCs w:val="20"/>
            <w:shd w:val="clear" w:color="auto" w:fill="FFFFFF"/>
            <w:lang w:val="en-GB"/>
          </w:rPr>
          <w:fldChar w:fldCharType="separate"/>
        </w:r>
        <w:r w:rsidR="00E108BF" w:rsidRPr="00CF5428">
          <w:rPr>
            <w:color w:val="212121"/>
            <w:sz w:val="20"/>
            <w:szCs w:val="20"/>
            <w:shd w:val="clear" w:color="auto" w:fill="FFFFFF"/>
            <w:lang w:val="en-GB"/>
          </w:rPr>
          <w:t>[12]</w:t>
        </w:r>
        <w:r w:rsidR="00E108BF" w:rsidRPr="00CF5428">
          <w:rPr>
            <w:color w:val="212121"/>
            <w:sz w:val="20"/>
            <w:szCs w:val="20"/>
            <w:shd w:val="clear" w:color="auto" w:fill="FFFFFF"/>
            <w:lang w:val="en-GB"/>
          </w:rPr>
          <w:fldChar w:fldCharType="end"/>
        </w:r>
        <w:r w:rsidR="00E108BF">
          <w:rPr>
            <w:color w:val="212121"/>
            <w:sz w:val="20"/>
            <w:szCs w:val="20"/>
            <w:shd w:val="clear" w:color="auto" w:fill="FFFFFF"/>
            <w:lang w:val="en-GB"/>
          </w:rPr>
          <w:t>)</w:t>
        </w:r>
      </w:ins>
      <w:r w:rsidR="00057F8B" w:rsidRPr="00CF5428">
        <w:rPr>
          <w:sz w:val="20"/>
          <w:szCs w:val="20"/>
          <w:lang w:val="en-GB"/>
        </w:rPr>
        <w:t xml:space="preserve">. Uncertainty across all metrics was propagated from </w:t>
      </w:r>
      <w:r w:rsidR="00D453D4">
        <w:rPr>
          <w:sz w:val="20"/>
          <w:szCs w:val="20"/>
          <w:lang w:val="en-GB"/>
        </w:rPr>
        <w:t xml:space="preserve">a </w:t>
      </w:r>
      <w:r w:rsidR="00B3281F" w:rsidRPr="00CF5428">
        <w:rPr>
          <w:sz w:val="20"/>
          <w:szCs w:val="20"/>
        </w:rPr>
        <w:t>random sample of 1,000 parameter combinations from the joint posterior distribution</w:t>
      </w:r>
      <w:r w:rsidR="00B3281F" w:rsidRPr="00CF5428">
        <w:rPr>
          <w:sz w:val="20"/>
          <w:szCs w:val="20"/>
          <w:lang w:val="en-GB"/>
        </w:rPr>
        <w:t xml:space="preserve"> </w:t>
      </w:r>
      <w:r w:rsidR="00057F8B" w:rsidRPr="00CF5428">
        <w:rPr>
          <w:sz w:val="20"/>
          <w:szCs w:val="20"/>
          <w:lang w:val="en-GB"/>
        </w:rPr>
        <w:t>and reported as median estimates with 95% credible intervals (CrI).</w:t>
      </w:r>
      <w:r w:rsidR="00314AD7">
        <w:rPr>
          <w:sz w:val="20"/>
          <w:szCs w:val="20"/>
          <w:lang w:val="en-GB"/>
        </w:rPr>
        <w:t xml:space="preserve"> </w:t>
      </w:r>
      <w:r w:rsidR="00BB63F1" w:rsidRPr="00BB63F1">
        <w:rPr>
          <w:sz w:val="20"/>
          <w:szCs w:val="20"/>
          <w:lang w:val="en-GB"/>
        </w:rPr>
        <w:t xml:space="preserve">Annual incident </w:t>
      </w:r>
      <w:r w:rsidR="00BB63F1">
        <w:rPr>
          <w:sz w:val="20"/>
          <w:szCs w:val="20"/>
          <w:lang w:val="en-GB"/>
        </w:rPr>
        <w:t xml:space="preserve">infections </w:t>
      </w:r>
      <w:r w:rsidR="00BB63F1" w:rsidRPr="00BB63F1">
        <w:rPr>
          <w:sz w:val="20"/>
          <w:szCs w:val="20"/>
          <w:lang w:val="en-GB"/>
        </w:rPr>
        <w:t>are rounded to the nearest 100,</w:t>
      </w:r>
      <w:ins w:id="249" w:author="#WANG ZIHAO#" w:date="2026-06-18T22:11:00Z" w16du:dateUtc="2026-06-18T14:11:00Z">
        <w:r w:rsidR="00D83A19">
          <w:rPr>
            <w:sz w:val="20"/>
            <w:szCs w:val="20"/>
            <w:lang w:val="en-GB"/>
          </w:rPr>
          <w:t xml:space="preserve"> </w:t>
        </w:r>
      </w:ins>
      <w:del w:id="250" w:author="#WANG ZIHAO#" w:date="2026-06-18T22:11:00Z" w16du:dateUtc="2026-06-18T14:11:00Z">
        <w:r w:rsidR="00BB63F1" w:rsidRPr="00BB63F1" w:rsidDel="00D83A19">
          <w:rPr>
            <w:sz w:val="20"/>
            <w:szCs w:val="20"/>
            <w:lang w:val="en-GB"/>
          </w:rPr>
          <w:delText xml:space="preserve"> and </w:delText>
        </w:r>
      </w:del>
      <w:r w:rsidR="00BB63F1" w:rsidRPr="00BB63F1">
        <w:rPr>
          <w:sz w:val="20"/>
          <w:szCs w:val="20"/>
          <w:lang w:val="en-GB"/>
        </w:rPr>
        <w:t xml:space="preserve">cumulative total averted </w:t>
      </w:r>
      <w:r w:rsidR="00BB63F1">
        <w:rPr>
          <w:sz w:val="20"/>
          <w:szCs w:val="20"/>
          <w:lang w:val="en-GB"/>
        </w:rPr>
        <w:t xml:space="preserve">infections </w:t>
      </w:r>
      <w:ins w:id="251" w:author="#WANG ZIHAO#" w:date="2026-06-18T22:11:00Z" w16du:dateUtc="2026-06-18T14:11:00Z">
        <w:r w:rsidR="00D83A19">
          <w:rPr>
            <w:sz w:val="20"/>
            <w:szCs w:val="20"/>
            <w:lang w:val="en-GB"/>
          </w:rPr>
          <w:t>and cumulative intervention</w:t>
        </w:r>
      </w:ins>
      <w:ins w:id="252" w:author="#WANG ZIHAO#" w:date="2026-06-18T22:12:00Z" w16du:dateUtc="2026-06-18T14:12:00Z">
        <w:r w:rsidR="00D83A19">
          <w:rPr>
            <w:sz w:val="20"/>
            <w:szCs w:val="20"/>
            <w:lang w:val="en-GB"/>
          </w:rPr>
          <w:t xml:space="preserve"> enrolments </w:t>
        </w:r>
      </w:ins>
      <w:r w:rsidR="00BB63F1" w:rsidRPr="00BB63F1">
        <w:rPr>
          <w:sz w:val="20"/>
          <w:szCs w:val="20"/>
          <w:lang w:val="en-GB"/>
        </w:rPr>
        <w:t>are rounded to the nearest 1000</w:t>
      </w:r>
      <w:r w:rsidR="00314AD7">
        <w:rPr>
          <w:sz w:val="20"/>
          <w:szCs w:val="20"/>
          <w:lang w:val="en-GB"/>
        </w:rPr>
        <w:t>.</w:t>
      </w:r>
    </w:p>
    <w:p w14:paraId="03AB3CA6" w14:textId="674248E8" w:rsidR="001E6951" w:rsidRPr="00C61407" w:rsidRDefault="00F76DF6" w:rsidP="00C61407">
      <w:pPr>
        <w:pStyle w:val="NormalWeb"/>
        <w:numPr>
          <w:ilvl w:val="0"/>
          <w:numId w:val="8"/>
        </w:numPr>
        <w:spacing w:line="276" w:lineRule="auto"/>
        <w:jc w:val="both"/>
        <w:rPr>
          <w:sz w:val="20"/>
          <w:szCs w:val="20"/>
          <w:lang w:val="en-GB"/>
        </w:rPr>
      </w:pPr>
      <w:commentRangeStart w:id="253"/>
      <w:commentRangeStart w:id="254"/>
      <w:r w:rsidRPr="00C61407">
        <w:rPr>
          <w:sz w:val="20"/>
          <w:szCs w:val="20"/>
          <w:lang w:val="en-GB"/>
        </w:rPr>
        <w:t xml:space="preserve">Epidemiological burdens and </w:t>
      </w:r>
      <w:r w:rsidR="003C774C" w:rsidRPr="00C61407">
        <w:rPr>
          <w:sz w:val="20"/>
          <w:szCs w:val="20"/>
          <w:lang w:val="en-GB"/>
        </w:rPr>
        <w:t>strain</w:t>
      </w:r>
      <w:r w:rsidRPr="00C61407">
        <w:rPr>
          <w:sz w:val="20"/>
          <w:szCs w:val="20"/>
          <w:lang w:val="en-GB"/>
        </w:rPr>
        <w:t>-specific resistance dynamics</w:t>
      </w:r>
      <w:commentRangeEnd w:id="253"/>
      <w:r w:rsidR="00470E10" w:rsidRPr="00C61407">
        <w:rPr>
          <w:rStyle w:val="CommentReference"/>
          <w:sz w:val="20"/>
          <w:szCs w:val="20"/>
          <w:lang w:val="en-GB"/>
        </w:rPr>
        <w:commentReference w:id="253"/>
      </w:r>
      <w:commentRangeEnd w:id="254"/>
      <w:r w:rsidR="00DD43A0" w:rsidRPr="00C61407">
        <w:rPr>
          <w:rStyle w:val="CommentReference"/>
          <w:sz w:val="20"/>
          <w:szCs w:val="20"/>
          <w:lang w:val="en-GB"/>
        </w:rPr>
        <w:commentReference w:id="254"/>
      </w:r>
    </w:p>
    <w:p w14:paraId="476C54E4" w14:textId="701A83A1" w:rsidR="00514AEE" w:rsidRDefault="00FC56AA" w:rsidP="006E0D5A">
      <w:pPr>
        <w:pStyle w:val="NormalWeb"/>
        <w:spacing w:line="276" w:lineRule="auto"/>
        <w:jc w:val="both"/>
        <w:rPr>
          <w:sz w:val="20"/>
          <w:szCs w:val="20"/>
          <w:lang w:val="en-GB"/>
        </w:rPr>
      </w:pPr>
      <w:r w:rsidRPr="00CF5428">
        <w:rPr>
          <w:sz w:val="20"/>
          <w:szCs w:val="20"/>
          <w:lang w:val="en-GB"/>
        </w:rPr>
        <w:lastRenderedPageBreak/>
        <w:t xml:space="preserve">Longitudinal projections of the total </w:t>
      </w:r>
      <w:r w:rsidRPr="00CF5428">
        <w:rPr>
          <w:i/>
          <w:iCs/>
          <w:sz w:val="20"/>
          <w:szCs w:val="20"/>
          <w:lang w:val="en-GB"/>
        </w:rPr>
        <w:t>N. gonorrhoeae</w:t>
      </w:r>
      <w:r w:rsidRPr="00CF5428">
        <w:rPr>
          <w:sz w:val="20"/>
          <w:szCs w:val="20"/>
          <w:lang w:val="en-GB"/>
        </w:rPr>
        <w:t xml:space="preserve"> burden </w:t>
      </w:r>
      <w:r w:rsidR="00D55537">
        <w:rPr>
          <w:sz w:val="20"/>
          <w:szCs w:val="20"/>
          <w:lang w:val="en-GB"/>
        </w:rPr>
        <w:t xml:space="preserve">were influenced by </w:t>
      </w:r>
      <w:del w:id="255" w:author="#WANG ZIHAO#" w:date="2026-06-16T17:33:00Z" w16du:dateUtc="2026-06-16T09:33:00Z">
        <w:r w:rsidR="00D55537" w:rsidDel="00C3046D">
          <w:rPr>
            <w:sz w:val="20"/>
            <w:szCs w:val="20"/>
            <w:lang w:val="en-GB"/>
          </w:rPr>
          <w:delText xml:space="preserve">both </w:delText>
        </w:r>
        <w:r w:rsidR="00D55537" w:rsidRPr="00CF5428" w:rsidDel="00C3046D">
          <w:rPr>
            <w:sz w:val="20"/>
            <w:szCs w:val="20"/>
            <w:lang w:val="en-GB"/>
          </w:rPr>
          <w:delText xml:space="preserve"> </w:delText>
        </w:r>
        <w:r w:rsidRPr="00CF5428" w:rsidDel="00C3046D">
          <w:rPr>
            <w:sz w:val="20"/>
            <w:szCs w:val="20"/>
            <w:lang w:val="en-GB"/>
          </w:rPr>
          <w:delText>prophylaxis</w:delText>
        </w:r>
      </w:del>
      <w:ins w:id="256" w:author="#WANG ZIHAO#" w:date="2026-06-16T17:33:00Z" w16du:dateUtc="2026-06-16T09:33:00Z">
        <w:r w:rsidR="00C3046D">
          <w:rPr>
            <w:sz w:val="20"/>
            <w:szCs w:val="20"/>
            <w:lang w:val="en-GB"/>
          </w:rPr>
          <w:t xml:space="preserve">both </w:t>
        </w:r>
        <w:r w:rsidR="00C3046D" w:rsidRPr="00CF5428">
          <w:rPr>
            <w:sz w:val="20"/>
            <w:szCs w:val="20"/>
            <w:lang w:val="en-GB"/>
          </w:rPr>
          <w:t>prophylaxis</w:t>
        </w:r>
      </w:ins>
      <w:r w:rsidRPr="00CF5428">
        <w:rPr>
          <w:sz w:val="20"/>
          <w:szCs w:val="20"/>
          <w:lang w:val="en-GB"/>
        </w:rPr>
        <w:t>-driven selection and vaccine-mediated suppression (Fig. 2a). Under an assumed 66% intervention uptake within the target population</w:t>
      </w:r>
      <w:ins w:id="257" w:author="#WANG ZIHAO#" w:date="2026-06-18T22:14:00Z" w16du:dateUtc="2026-06-18T14:14:00Z">
        <w:r w:rsidR="005A2685">
          <w:rPr>
            <w:sz w:val="20"/>
            <w:szCs w:val="20"/>
            <w:lang w:val="en-GB"/>
          </w:rPr>
          <w:t xml:space="preserve"> and </w:t>
        </w:r>
        <w:r w:rsidR="005A2685" w:rsidRPr="00E16D4F">
          <w:rPr>
            <w:sz w:val="20"/>
            <w:szCs w:val="20"/>
            <w:lang w:val="en-GB"/>
          </w:rPr>
          <w:t xml:space="preserve">an empirically calibrated, near-zero ceftriaxone therapeutic treatment failure rate </w:t>
        </w:r>
      </w:ins>
      <m:oMath>
        <m:r>
          <w:ins w:id="258" w:author="#WANG ZIHAO#" w:date="2026-06-18T22:14:00Z" w16du:dateUtc="2026-06-18T14:14:00Z">
            <w:rPr>
              <w:rFonts w:ascii="Cambria Math" w:hAnsi="Cambria Math"/>
              <w:sz w:val="20"/>
              <w:szCs w:val="20"/>
            </w:rPr>
            <m:t>ϕ</m:t>
          </w:ins>
        </m:r>
      </m:oMath>
      <w:ins w:id="259" w:author="#WANG ZIHAO#" w:date="2026-06-18T22:14:00Z" w16du:dateUtc="2026-06-18T14:14:00Z">
        <w:r w:rsidR="005A2685" w:rsidRPr="00E16D4F">
          <w:rPr>
            <w:sz w:val="20"/>
            <w:szCs w:val="20"/>
            <w:lang w:val="en-GB"/>
          </w:rPr>
          <w:t xml:space="preserve"> derived from historical national surveillance data</w:t>
        </w:r>
      </w:ins>
      <w:r w:rsidRPr="00CF5428">
        <w:rPr>
          <w:sz w:val="20"/>
          <w:szCs w:val="20"/>
          <w:lang w:val="en-GB"/>
        </w:rPr>
        <w:t xml:space="preserve">, </w:t>
      </w:r>
      <w:commentRangeStart w:id="260"/>
      <w:commentRangeStart w:id="261"/>
      <w:del w:id="262" w:author="#WANG ZIHAO#" w:date="2026-06-16T16:54:00Z" w16du:dateUtc="2026-06-16T08:54:00Z">
        <w:r w:rsidR="00C274E2" w:rsidRPr="00FA2198" w:rsidDel="00FA2198">
          <w:rPr>
            <w:sz w:val="20"/>
            <w:szCs w:val="20"/>
            <w:lang w:val="en-GB"/>
            <w:rPrChange w:id="263" w:author="#WANG ZIHAO#" w:date="2026-06-16T16:54:00Z" w16du:dateUtc="2026-06-16T08:54:00Z">
              <w:rPr>
                <w:strike/>
                <w:sz w:val="20"/>
                <w:szCs w:val="20"/>
                <w:lang w:val="en-GB"/>
              </w:rPr>
            </w:rPrChange>
          </w:rPr>
          <w:delText>reflecting high empirical willingness to adopt prophylaxis (</w:delText>
        </w:r>
      </w:del>
      <m:oMath>
        <m:r>
          <w:del w:id="264" w:author="#WANG ZIHAO#" w:date="2026-06-16T16:54:00Z" w16du:dateUtc="2026-06-16T08:54:00Z">
            <w:rPr>
              <w:rFonts w:ascii="Cambria Math" w:hAnsi="Cambria Math"/>
              <w:sz w:val="20"/>
              <w:szCs w:val="20"/>
              <w:lang w:val="en-GB"/>
              <w:rPrChange w:id="265" w:author="#WANG ZIHAO#" w:date="2026-06-16T16:54:00Z" w16du:dateUtc="2026-06-16T08:54:00Z">
                <w:rPr>
                  <w:rFonts w:ascii="Cambria Math" w:hAnsi="Cambria Math"/>
                  <w:strike/>
                  <w:sz w:val="20"/>
                  <w:szCs w:val="20"/>
                  <w:lang w:val="en-GB"/>
                </w:rPr>
              </w:rPrChange>
            </w:rPr>
            <m:t>&gt;60%</m:t>
          </w:del>
        </m:r>
      </m:oMath>
      <w:del w:id="266" w:author="#WANG ZIHAO#" w:date="2026-06-16T16:54:00Z" w16du:dateUtc="2026-06-16T08:54:00Z">
        <w:r w:rsidR="00C274E2" w:rsidRPr="00FA2198" w:rsidDel="00FA2198">
          <w:rPr>
            <w:sz w:val="20"/>
            <w:szCs w:val="20"/>
            <w:lang w:val="en-GB"/>
            <w:rPrChange w:id="267" w:author="#WANG ZIHAO#" w:date="2026-06-16T16:54:00Z" w16du:dateUtc="2026-06-16T08:54:00Z">
              <w:rPr>
                <w:strike/>
                <w:sz w:val="20"/>
                <w:szCs w:val="20"/>
                <w:lang w:val="en-GB"/>
              </w:rPr>
            </w:rPrChange>
          </w:rPr>
          <w:delText xml:space="preserve">) documented in recent behavioural surveys from Ireland </w:delText>
        </w:r>
        <w:r w:rsidR="00C274E2" w:rsidRPr="00FA2198" w:rsidDel="00FA2198">
          <w:rPr>
            <w:sz w:val="20"/>
            <w:szCs w:val="20"/>
            <w:lang w:val="en-GB"/>
            <w:rPrChange w:id="268" w:author="#WANG ZIHAO#" w:date="2026-06-16T16:54:00Z" w16du:dateUtc="2026-06-16T08:54:00Z">
              <w:rPr>
                <w:strike/>
                <w:sz w:val="20"/>
                <w:szCs w:val="20"/>
                <w:lang w:val="en-GB"/>
              </w:rPr>
            </w:rPrChange>
          </w:rPr>
          <w:fldChar w:fldCharType="begin"/>
        </w:r>
        <w:r w:rsidR="004255D7" w:rsidRPr="00FA2198" w:rsidDel="00FA2198">
          <w:rPr>
            <w:sz w:val="20"/>
            <w:szCs w:val="20"/>
            <w:lang w:val="en-GB"/>
            <w:rPrChange w:id="269" w:author="#WANG ZIHAO#" w:date="2026-06-16T16:54:00Z" w16du:dateUtc="2026-06-16T08:54:00Z">
              <w:rPr>
                <w:strike/>
                <w:sz w:val="20"/>
                <w:szCs w:val="20"/>
                <w:lang w:val="en-GB"/>
              </w:rPr>
            </w:rPrChange>
          </w:rPr>
          <w:delInstrText xml:space="preserve"> ADDIN ZOTERO_ITEM CSL_CITATION {"citationID":"tSy3O1kh","properties":{"unsorted":false,"formattedCitation":"[42]","plainCitation":"[42]","noteIndex":0},"citationItems":[{"id":592,"uris":["http://zotero.org/users/9663344/items/YG5DSKYY"],"itemData":{"id":592,"type":"article-journal","abstract":"Objectives Doxycycline post-exposure prophylaxis (doxyPEP) has been shown to reduce syphilis and chlamydia incidence among gay, bisexual and other men who have sex with men (gbMSM) and transgender women (TGW). However, evidence among other populations remains limited. This study aimed to assess knowledge, attitudes, willingness and use of doxyPEP among sexual health clinic attendees and healthcare workers in Dublin.\nMethods Data were collected via two anonymous surveys in two sexual health services for service users and healthcare workers. Surveys were collected between January and March 2024. Logistic regression analyses explored factors associated with willingness to use doxyPEP.\nResults Among 378 clinic attendees (median age 32), 72% (272/378) identified as gbMSM, TGW, non-binary or gender fluid; 17% (64/378) cisgender women and 11% (42/378) heterosexual men. Overall, 62% (235/378) expressed willingness to use doxyPEP, with higher willingness observed in the gbMSM, TGW, non-binary and gender fluid group (70%, 190/272). This group also reported the highest level of knowledge of doxyPEP compared with other groups: 107/272 (39.3%). After adjustment, logistic regression analyses revealed that individuals with prior sexually transmitted infection (STI) diagnoses were more willing to use doxyPEP (adjusted OR (aOR) per number of STI diagnosed 2.00, 95% CI 1.28 to 3.03, p=0.002). 9% (35/378) reported doxyPEP use in the past 1 year. Among 52 healthcare workers, 81% (42/52) were aware of doxyPEP studies, 62% (32/52) believed it could reduce STIs, but 89% (46/52) had concerns, primarily around antimicrobial resistance.\nConclusions This is the first study evaluating doxyPEP attitudes in Ireland. Willingness to use doxyPEP was high among individuals at greatest STI risk, supporting its potential for targeted implementation. There was also interest among cisgender women and heterosexual men. However, clinician concerns about antimicrobial resistance remain a barrier. These findings highlight the need for national guidelines, ongoing surveillance and research, including among heterosexual men and cisgender women, to inform equitable and safe doxyPEP prescription.","container-title":"Sexually Transmitted Infections","DOI":"10.1136/sextrans-2025-056565","ISSN":"1368-4973, 1472-3263","journalAbbreviation":"Sex Transm Infect","language":"en","license":"© Author(s) (or their employer(s)) 2026. No commercial re-use. See rights and permissions. Published by BMJ Group.","PMID":"42135198","publisher":"BMJ Publishing Group Ltd","section":"Short report","source":"sti.bmj.com","title":"Knowledge, attitudes and behaviours in relation to doxycycline post-exposure prophylaxis use among attendees and healthcare workers at two sexual health services in Ireland","URL":"https://sti.bmj.com/content/early/2026/05/13/sextrans-2025-056565","author":[{"family":"Keane","given":"Amy"},{"family":"Lyons","given":"Fiona"},{"family":"Smith","given":"Colette J."},{"family":"Caixeta","given":"Diego"},{"family":"Molina","given":"Jean-Michel"},{"family":"Villa","given":"Giovanni"}],"accessed":{"date-parts":[["2026",5,22]]},"issued":{"date-parts":[["2026",5,14]]}}}],"schema":"https://github.com/citation-style-language/schema/raw/master/csl-citation.json"} </w:delInstrText>
        </w:r>
        <w:r w:rsidR="00C274E2" w:rsidRPr="00FA2198" w:rsidDel="00FA2198">
          <w:rPr>
            <w:sz w:val="20"/>
            <w:szCs w:val="20"/>
            <w:lang w:val="en-GB"/>
            <w:rPrChange w:id="270" w:author="#WANG ZIHAO#" w:date="2026-06-16T16:54:00Z" w16du:dateUtc="2026-06-16T08:54:00Z">
              <w:rPr>
                <w:strike/>
                <w:sz w:val="20"/>
                <w:szCs w:val="20"/>
                <w:lang w:val="en-GB"/>
              </w:rPr>
            </w:rPrChange>
          </w:rPr>
          <w:fldChar w:fldCharType="separate"/>
        </w:r>
        <w:r w:rsidR="004255D7" w:rsidRPr="00FA2198" w:rsidDel="00FA2198">
          <w:rPr>
            <w:noProof/>
            <w:sz w:val="20"/>
            <w:szCs w:val="20"/>
            <w:lang w:val="en-GB"/>
            <w:rPrChange w:id="271" w:author="#WANG ZIHAO#" w:date="2026-06-16T16:54:00Z" w16du:dateUtc="2026-06-16T08:54:00Z">
              <w:rPr>
                <w:strike/>
                <w:noProof/>
                <w:sz w:val="20"/>
                <w:szCs w:val="20"/>
                <w:lang w:val="en-GB"/>
              </w:rPr>
            </w:rPrChange>
          </w:rPr>
          <w:delText>[42]</w:delText>
        </w:r>
        <w:r w:rsidR="00C274E2" w:rsidRPr="00FA2198" w:rsidDel="00FA2198">
          <w:rPr>
            <w:sz w:val="20"/>
            <w:szCs w:val="20"/>
            <w:lang w:val="en-GB"/>
            <w:rPrChange w:id="272" w:author="#WANG ZIHAO#" w:date="2026-06-16T16:54:00Z" w16du:dateUtc="2026-06-16T08:54:00Z">
              <w:rPr>
                <w:strike/>
                <w:sz w:val="20"/>
                <w:szCs w:val="20"/>
                <w:lang w:val="en-GB"/>
              </w:rPr>
            </w:rPrChange>
          </w:rPr>
          <w:fldChar w:fldCharType="end"/>
        </w:r>
        <w:r w:rsidR="00C274E2" w:rsidRPr="00FA2198" w:rsidDel="00FA2198">
          <w:rPr>
            <w:sz w:val="20"/>
            <w:szCs w:val="20"/>
            <w:lang w:val="en-GB"/>
            <w:rPrChange w:id="273" w:author="#WANG ZIHAO#" w:date="2026-06-16T16:54:00Z" w16du:dateUtc="2026-06-16T08:54:00Z">
              <w:rPr>
                <w:strike/>
                <w:sz w:val="20"/>
                <w:szCs w:val="20"/>
                <w:lang w:val="en-GB"/>
              </w:rPr>
            </w:rPrChange>
          </w:rPr>
          <w:delText xml:space="preserve"> and Australia</w:delText>
        </w:r>
        <w:r w:rsidR="00DC03AD" w:rsidRPr="00FA2198" w:rsidDel="00FA2198">
          <w:rPr>
            <w:sz w:val="20"/>
            <w:szCs w:val="20"/>
            <w:lang w:val="en-GB"/>
            <w:rPrChange w:id="274" w:author="#WANG ZIHAO#" w:date="2026-06-16T16:54:00Z" w16du:dateUtc="2026-06-16T08:54:00Z">
              <w:rPr>
                <w:strike/>
                <w:sz w:val="20"/>
                <w:szCs w:val="20"/>
                <w:lang w:val="en-GB"/>
              </w:rPr>
            </w:rPrChange>
          </w:rPr>
          <w:delText xml:space="preserve"> </w:delText>
        </w:r>
        <w:r w:rsidR="00C274E2" w:rsidRPr="00FA2198" w:rsidDel="00FA2198">
          <w:rPr>
            <w:sz w:val="20"/>
            <w:szCs w:val="20"/>
            <w:lang w:val="en-GB"/>
            <w:rPrChange w:id="275" w:author="#WANG ZIHAO#" w:date="2026-06-16T16:54:00Z" w16du:dateUtc="2026-06-16T08:54:00Z">
              <w:rPr>
                <w:strike/>
                <w:sz w:val="20"/>
                <w:szCs w:val="20"/>
                <w:lang w:val="en-GB"/>
              </w:rPr>
            </w:rPrChange>
          </w:rPr>
          <w:fldChar w:fldCharType="begin"/>
        </w:r>
        <w:r w:rsidR="004255D7" w:rsidRPr="00FA2198" w:rsidDel="00FA2198">
          <w:rPr>
            <w:sz w:val="20"/>
            <w:szCs w:val="20"/>
            <w:lang w:val="en-GB"/>
            <w:rPrChange w:id="276" w:author="#WANG ZIHAO#" w:date="2026-06-16T16:54:00Z" w16du:dateUtc="2026-06-16T08:54:00Z">
              <w:rPr>
                <w:strike/>
                <w:sz w:val="20"/>
                <w:szCs w:val="20"/>
                <w:lang w:val="en-GB"/>
              </w:rPr>
            </w:rPrChange>
          </w:rPr>
          <w:delInstrText xml:space="preserve"> ADDIN ZOTERO_ITEM CSL_CITATION {"citationID":"RDNaKXru","properties":{"unsorted":false,"formattedCitation":"[43], [44]","plainCitation":"[43], [44]","noteIndex":0},"citationItems":[{"id":31,"uris":["http://zotero.org/users/9663344/items/4XJG4MB8"],"itemData":{"id":31,"type":"article-journal","abstract":"BACKGROUND: Over the last decade, syphilis epidemics have resurged around the world, particularly among gay men. An innovative public health response could be the use of chemoprophylaxis. We sought out to determine the acceptability of syphilis chemoprophylaxis and its likely population effectiveness if it were adopted.\nMETHODS: We conducted a mixed-methods study. An online survey (n = 2095 participants) and focus groups (n = 23 participants) were conducted to determine whether syphilis chemoprophylaxis is likely to be acceptable to gay men in Australia. We also developed an individual-based mathematical model that simulated a population of gay men, to explore the potential impact of introducing chemoprophylaxis.\nRESULTS: Of the 2095 gay men surveyed, 52.7% (95% confidence interval, 50.6%-54.8%) indicated that they would be very likely or slightly likely to use chemoprophylaxis to reduce their chance of acquiring syphilis, increasing to 75.8% (95% confidence interval, 74.0%-77.6%) if chemoprophylaxis would help reduce infections in the gay community. In this model, 70% use-effectiveness of chemoprophylaxis used by 50% of gay men is expected to reduce the number of syphilis cases by </w:delInstrText>
        </w:r>
        <w:r w:rsidR="004255D7" w:rsidRPr="00FA2198" w:rsidDel="00FA2198">
          <w:rPr>
            <w:rFonts w:ascii="Cambria Math" w:hAnsi="Cambria Math" w:cs="Cambria Math"/>
            <w:sz w:val="20"/>
            <w:szCs w:val="20"/>
            <w:lang w:val="en-GB"/>
            <w:rPrChange w:id="277" w:author="#WANG ZIHAO#" w:date="2026-06-16T16:54:00Z" w16du:dateUtc="2026-06-16T08:54:00Z">
              <w:rPr>
                <w:rFonts w:ascii="Cambria Math" w:hAnsi="Cambria Math" w:cs="Cambria Math"/>
                <w:strike/>
                <w:sz w:val="20"/>
                <w:szCs w:val="20"/>
                <w:lang w:val="en-GB"/>
              </w:rPr>
            </w:rPrChange>
          </w:rPr>
          <w:delInstrText>∼</w:delInstrText>
        </w:r>
        <w:r w:rsidR="004255D7" w:rsidRPr="00FA2198" w:rsidDel="00FA2198">
          <w:rPr>
            <w:sz w:val="20"/>
            <w:szCs w:val="20"/>
            <w:lang w:val="en-GB"/>
            <w:rPrChange w:id="278" w:author="#WANG ZIHAO#" w:date="2026-06-16T16:54:00Z" w16du:dateUtc="2026-06-16T08:54:00Z">
              <w:rPr>
                <w:strike/>
                <w:sz w:val="20"/>
                <w:szCs w:val="20"/>
                <w:lang w:val="en-GB"/>
              </w:rPr>
            </w:rPrChange>
          </w:rPr>
          <w:delInstrText xml:space="preserve">50% after 12 months and 85% after 10 years. The majority of the prevention efforts can be gained by targeting subpopulations of men with higher sexual activity.\nCONCLUSIONS: Chemoprophylaxis offers promise as an acceptable and effective intervention for mitigating syphilis epidemics. The outcomes of a planned placebo-controlled syphilis chemoprophylaxis trial are eagerly anticipated.","container-title":"Sexually Transmitted Diseases","DOI":"10.1097/OLQ.0b013e31820e64fd","ISSN":"1537-4521","issue":"7","journalAbbreviation":"Sex Transm Dis","language":"eng","page":"573-579","PMID":"21343845","source":"PubMed","title":"Chemoprophylaxis is likely to be acceptable and could mitigate syphilis epidemics among populations of gay men","volume":"38","author":[{"family":"Wilson","given":"David P."},{"family":"Prestage","given":"Garrett P."},{"family":"Gray","given":"Richard T."},{"family":"Hoare","given":"Alexander"},{"family":"McCann","given":"Pol"},{"family":"Down","given":"Ian"},{"family":"Guy","given":"Rebecca J."},{"family":"Drummond","given":"Fraser"},{"family":"Klausner","given":"Jeffrey D."},{"family":"Donovan","given":"Basil"},{"family":"Kaldor","given":"John M."}],"issued":{"date-parts":[["2011",7]]}}},{"id":23,"uris":["http://zotero.org/users/9663344/items/8RIMPTL6"],"itemData":{"id":23,"type":"article-journal","abstract":"BACKGROUND: There is growing interest in novel sexually transmissible infection (STI) prevention strategies, including doxycycline postexposure prophylaxis (doxy-PEP). We assessed interest in doxy-PEP and other STI prevention strategies among gay and bisexual men and nonbinary people in Australia, as well as prior antibiotic use for STI prevention, and knowledge of antimicrobial resistance (AMR).\nMETHODS: We conducted a national, online survey in June to July 2023. Multivariable logistic regression was used to identify factors associated with the acceptability of doxy-PEP.\nRESULTS: Of 2046 participants, 26.9% had been diagnosed with an STI in the previous year. Condoms were rated as an acceptable STI prevention strategy by 45.1% of the sample, STI preexposure prophylaxis by 54.0%, and doxy-PEP by 75.8%. Previous antibiotic use for STI prevention was reported by 7.5% of the sample, and 2.6% were currently using antibiotics for STI prevention. Over half the sample (62.1%) had some knowledge of AMR. Of those who knew something about AMR, 76.2% were concerned about it. Interest in using doxy-PEP was independently associated with previous use of antibiotics for STI prevention (adjusted odds ratio, 3.09; 95% confidence interval, 1.78-5.35; P &lt; 0.001), whereas those who were concerned about AMR were less interested in it (adjusted odds ratio, 0.51; 95% confidence interval, 0.36-0.72; P &lt; 0.001).\nCONCLUSIONS: Doxycycline postexposure prophylaxis was highly acceptable to gay and bisexual men and nonbinary people in Australia, and few factors distinguished between interest in using it or not. We recommend community and professional discussion and education about the effective use of doxy-PEP, AMR, and who would most benefit from doxy-PEP.","container-title":"Sexually Transmitted Diseases","DOI":"10.1097/OLQ.0000000000002079","ISSN":"1537-4521","issue":"2","journalAbbreviation":"Sex Transm Dis","language":"eng","page":"73-80","PMID":"39316034","PMCID":"PMC11723483","source":"PubMed","title":"Acceptability of Doxycycline Prophylaxis, Prior Antibiotic Use, and Knowledge of Antimicrobial Resistance Among Australian Gay and Bisexual Men and Nonbinary People","volume":"52","author":[{"family":"Holt","given":"Martin"},{"family":"Bavinton","given":"Benjamin R."},{"family":"Calabrese","given":"Sarah K."},{"family":"Broady","given":"Timothy R."},{"family":"Clackett","given":"Shawn"},{"family":"Cornelisse","given":"Vincent J."},{"family":"Yu","given":"Simin"},{"family":"Gordon","given":"Tina"},{"family":"Heath-Paynter","given":"Dash"},{"family":"Wit","given":"John B. F.","non-dropping-particle":"de"},{"family":"MacGibbon","given":"James"}],"issued":{"date-parts":[["2025",2,1]]}}}],"schema":"https://github.com/citation-style-language/schema/raw/master/csl-citation.json"} </w:delInstrText>
        </w:r>
        <w:r w:rsidR="00C274E2" w:rsidRPr="00FA2198" w:rsidDel="00FA2198">
          <w:rPr>
            <w:sz w:val="20"/>
            <w:szCs w:val="20"/>
            <w:lang w:val="en-GB"/>
            <w:rPrChange w:id="279" w:author="#WANG ZIHAO#" w:date="2026-06-16T16:54:00Z" w16du:dateUtc="2026-06-16T08:54:00Z">
              <w:rPr>
                <w:strike/>
                <w:sz w:val="20"/>
                <w:szCs w:val="20"/>
                <w:lang w:val="en-GB"/>
              </w:rPr>
            </w:rPrChange>
          </w:rPr>
          <w:fldChar w:fldCharType="separate"/>
        </w:r>
        <w:r w:rsidR="004255D7" w:rsidRPr="00FA2198" w:rsidDel="00FA2198">
          <w:rPr>
            <w:noProof/>
            <w:sz w:val="20"/>
            <w:szCs w:val="20"/>
            <w:lang w:val="en-GB"/>
            <w:rPrChange w:id="280" w:author="#WANG ZIHAO#" w:date="2026-06-16T16:54:00Z" w16du:dateUtc="2026-06-16T08:54:00Z">
              <w:rPr>
                <w:strike/>
                <w:noProof/>
                <w:sz w:val="20"/>
                <w:szCs w:val="20"/>
                <w:lang w:val="en-GB"/>
              </w:rPr>
            </w:rPrChange>
          </w:rPr>
          <w:delText>[43], [44]</w:delText>
        </w:r>
        <w:r w:rsidR="00C274E2" w:rsidRPr="00FA2198" w:rsidDel="00FA2198">
          <w:rPr>
            <w:sz w:val="20"/>
            <w:szCs w:val="20"/>
            <w:lang w:val="en-GB"/>
            <w:rPrChange w:id="281" w:author="#WANG ZIHAO#" w:date="2026-06-16T16:54:00Z" w16du:dateUtc="2026-06-16T08:54:00Z">
              <w:rPr>
                <w:strike/>
                <w:sz w:val="20"/>
                <w:szCs w:val="20"/>
                <w:lang w:val="en-GB"/>
              </w:rPr>
            </w:rPrChange>
          </w:rPr>
          <w:fldChar w:fldCharType="end"/>
        </w:r>
        <w:r w:rsidR="00C274E2" w:rsidRPr="00FA2198" w:rsidDel="00FA2198">
          <w:rPr>
            <w:sz w:val="20"/>
            <w:szCs w:val="20"/>
            <w:lang w:val="en-GB"/>
            <w:rPrChange w:id="282" w:author="#WANG ZIHAO#" w:date="2026-06-16T16:54:00Z" w16du:dateUtc="2026-06-16T08:54:00Z">
              <w:rPr>
                <w:strike/>
                <w:sz w:val="20"/>
                <w:szCs w:val="20"/>
                <w:lang w:val="en-GB"/>
              </w:rPr>
            </w:rPrChange>
          </w:rPr>
          <w:delText xml:space="preserve">, </w:delText>
        </w:r>
        <w:commentRangeEnd w:id="260"/>
        <w:r w:rsidR="00D55537" w:rsidRPr="00FA2198" w:rsidDel="00FA2198">
          <w:rPr>
            <w:rStyle w:val="CommentReference"/>
            <w:sz w:val="20"/>
            <w:szCs w:val="20"/>
            <w:lang w:val="en-GB"/>
            <w:rPrChange w:id="283" w:author="#WANG ZIHAO#" w:date="2026-06-16T16:54:00Z" w16du:dateUtc="2026-06-16T08:54:00Z">
              <w:rPr>
                <w:rStyle w:val="CommentReference"/>
                <w:strike/>
                <w:sz w:val="20"/>
                <w:szCs w:val="20"/>
                <w:lang w:val="en-GB"/>
              </w:rPr>
            </w:rPrChange>
          </w:rPr>
          <w:commentReference w:id="260"/>
        </w:r>
        <w:commentRangeEnd w:id="261"/>
        <w:r w:rsidR="00FA2198" w:rsidRPr="00FA2198" w:rsidDel="00FA2198">
          <w:rPr>
            <w:rStyle w:val="CommentReference"/>
            <w:sz w:val="20"/>
            <w:szCs w:val="20"/>
            <w:lang w:val="en-GB"/>
            <w:rPrChange w:id="284" w:author="#WANG ZIHAO#" w:date="2026-06-16T16:54:00Z" w16du:dateUtc="2026-06-16T08:54:00Z">
              <w:rPr>
                <w:rStyle w:val="CommentReference"/>
                <w:strike/>
                <w:sz w:val="20"/>
                <w:szCs w:val="20"/>
                <w:lang w:val="en-GB"/>
              </w:rPr>
            </w:rPrChange>
          </w:rPr>
          <w:commentReference w:id="261"/>
        </w:r>
      </w:del>
      <w:r w:rsidRPr="00FA2198">
        <w:rPr>
          <w:sz w:val="20"/>
          <w:szCs w:val="20"/>
          <w:lang w:val="en-GB"/>
          <w:rPrChange w:id="285" w:author="#WANG ZIHAO#" w:date="2026-06-16T16:54:00Z" w16du:dateUtc="2026-06-16T08:54:00Z">
            <w:rPr>
              <w:strike/>
              <w:sz w:val="20"/>
              <w:szCs w:val="20"/>
              <w:lang w:val="en-GB"/>
            </w:rPr>
          </w:rPrChange>
        </w:rPr>
        <w:t>d</w:t>
      </w:r>
      <w:r w:rsidRPr="00FA2198">
        <w:rPr>
          <w:sz w:val="20"/>
          <w:szCs w:val="20"/>
          <w:lang w:val="en-GB"/>
        </w:rPr>
        <w:t>o</w:t>
      </w:r>
      <w:r w:rsidRPr="00CF5428">
        <w:rPr>
          <w:sz w:val="20"/>
          <w:szCs w:val="20"/>
          <w:lang w:val="en-GB"/>
        </w:rPr>
        <w:t xml:space="preserve">xy-PEP </w:t>
      </w:r>
      <w:r w:rsidR="00346D43">
        <w:rPr>
          <w:sz w:val="20"/>
          <w:szCs w:val="20"/>
          <w:lang w:val="en-GB"/>
        </w:rPr>
        <w:t>standalone intervention</w:t>
      </w:r>
      <w:r w:rsidRPr="00CF5428">
        <w:rPr>
          <w:sz w:val="20"/>
          <w:szCs w:val="20"/>
          <w:lang w:val="en-GB"/>
        </w:rPr>
        <w:t xml:space="preserve"> initially </w:t>
      </w:r>
      <w:r w:rsidR="00470E10">
        <w:rPr>
          <w:sz w:val="20"/>
          <w:szCs w:val="20"/>
          <w:lang w:val="en-GB"/>
        </w:rPr>
        <w:t>induces</w:t>
      </w:r>
      <w:r w:rsidR="00470E10" w:rsidRPr="00CF5428">
        <w:rPr>
          <w:sz w:val="20"/>
          <w:szCs w:val="20"/>
          <w:lang w:val="en-GB"/>
        </w:rPr>
        <w:t xml:space="preserve"> </w:t>
      </w:r>
      <w:r w:rsidRPr="00CF5428">
        <w:rPr>
          <w:sz w:val="20"/>
          <w:szCs w:val="20"/>
          <w:lang w:val="en-GB"/>
        </w:rPr>
        <w:t xml:space="preserve">a reduction in the aggregate infection </w:t>
      </w:r>
      <w:r w:rsidR="00470E10">
        <w:rPr>
          <w:sz w:val="20"/>
          <w:szCs w:val="20"/>
          <w:lang w:val="en-GB"/>
        </w:rPr>
        <w:t>incidence</w:t>
      </w:r>
      <w:r w:rsidR="00DF42B0">
        <w:rPr>
          <w:sz w:val="20"/>
          <w:szCs w:val="20"/>
          <w:lang w:val="en-GB"/>
        </w:rPr>
        <w:t xml:space="preserve">. </w:t>
      </w:r>
      <w:commentRangeStart w:id="286"/>
      <w:commentRangeStart w:id="287"/>
      <w:r w:rsidR="00DF42B0" w:rsidRPr="00DF42B0">
        <w:rPr>
          <w:sz w:val="20"/>
          <w:szCs w:val="20"/>
        </w:rPr>
        <w:t xml:space="preserve">This strategy </w:t>
      </w:r>
      <w:r w:rsidR="00F7703C" w:rsidRPr="00F7703C">
        <w:rPr>
          <w:sz w:val="20"/>
          <w:szCs w:val="20"/>
        </w:rPr>
        <w:t xml:space="preserve">drives an initial reduction in the annual incidence of infection, reaching a </w:t>
      </w:r>
      <w:r w:rsidR="00F7703C">
        <w:rPr>
          <w:sz w:val="20"/>
          <w:szCs w:val="20"/>
        </w:rPr>
        <w:t xml:space="preserve">minimum </w:t>
      </w:r>
      <w:r w:rsidR="00F7703C" w:rsidRPr="00F7703C">
        <w:rPr>
          <w:sz w:val="20"/>
          <w:szCs w:val="20"/>
        </w:rPr>
        <w:t>of</w:t>
      </w:r>
      <w:r w:rsidR="00DD43A0">
        <w:rPr>
          <w:sz w:val="20"/>
          <w:szCs w:val="20"/>
        </w:rPr>
        <w:t xml:space="preserve"> </w:t>
      </w:r>
      <w:r w:rsidR="00A10919" w:rsidRPr="00DF42B0">
        <w:rPr>
          <w:sz w:val="20"/>
          <w:szCs w:val="20"/>
          <w:lang w:val="en-GB"/>
        </w:rPr>
        <w:t xml:space="preserve">188300 </w:t>
      </w:r>
      <w:r w:rsidR="00DF42B0">
        <w:rPr>
          <w:sz w:val="20"/>
          <w:szCs w:val="20"/>
          <w:lang w:val="en-GB"/>
        </w:rPr>
        <w:t>(</w:t>
      </w:r>
      <w:r w:rsidR="00F81A31">
        <w:rPr>
          <w:sz w:val="20"/>
          <w:szCs w:val="20"/>
          <w:lang w:val="en-GB"/>
        </w:rPr>
        <w:t>95% CrI</w:t>
      </w:r>
      <w:r w:rsidR="00D453D4">
        <w:rPr>
          <w:sz w:val="20"/>
          <w:szCs w:val="20"/>
          <w:lang w:val="en-GB"/>
        </w:rPr>
        <w:t>:</w:t>
      </w:r>
      <w:r w:rsidR="00F81A31">
        <w:rPr>
          <w:sz w:val="20"/>
          <w:szCs w:val="20"/>
          <w:lang w:val="en-GB"/>
        </w:rPr>
        <w:t xml:space="preserve"> </w:t>
      </w:r>
      <w:r w:rsidR="00A10919" w:rsidRPr="00DF42B0">
        <w:rPr>
          <w:sz w:val="20"/>
          <w:szCs w:val="20"/>
          <w:lang w:val="en-GB"/>
        </w:rPr>
        <w:t xml:space="preserve">47000 </w:t>
      </w:r>
      <w:r w:rsidR="003F1772">
        <w:rPr>
          <w:sz w:val="20"/>
          <w:szCs w:val="20"/>
          <w:lang w:val="en-GB"/>
        </w:rPr>
        <w:t>–</w:t>
      </w:r>
      <w:r w:rsidR="00A10919" w:rsidRPr="00DF42B0">
        <w:rPr>
          <w:sz w:val="20"/>
          <w:szCs w:val="20"/>
          <w:lang w:val="en-GB"/>
        </w:rPr>
        <w:t xml:space="preserve"> 571400</w:t>
      </w:r>
      <w:r w:rsidR="00DF42B0">
        <w:rPr>
          <w:sz w:val="20"/>
          <w:szCs w:val="20"/>
          <w:lang w:val="en-GB"/>
        </w:rPr>
        <w:t>)</w:t>
      </w:r>
      <w:r w:rsidR="00DF42B0" w:rsidRPr="00DF42B0">
        <w:rPr>
          <w:sz w:val="20"/>
          <w:szCs w:val="20"/>
          <w:lang w:val="en-GB"/>
        </w:rPr>
        <w:t xml:space="preserve"> infections</w:t>
      </w:r>
      <w:r w:rsidR="00A10919" w:rsidRPr="00DF42B0">
        <w:rPr>
          <w:sz w:val="20"/>
          <w:szCs w:val="20"/>
          <w:lang w:val="en-GB"/>
        </w:rPr>
        <w:t xml:space="preserve"> </w:t>
      </w:r>
      <w:r w:rsidR="00F7703C" w:rsidRPr="00DF42B0">
        <w:rPr>
          <w:sz w:val="20"/>
          <w:szCs w:val="20"/>
        </w:rPr>
        <w:t xml:space="preserve">in the third year of deployment </w:t>
      </w:r>
      <w:r w:rsidR="00A10919" w:rsidRPr="00DF42B0">
        <w:rPr>
          <w:sz w:val="20"/>
          <w:szCs w:val="20"/>
          <w:lang w:val="en-GB"/>
        </w:rPr>
        <w:t>before und</w:t>
      </w:r>
      <w:r w:rsidR="00A10919" w:rsidRPr="00A10919">
        <w:rPr>
          <w:sz w:val="20"/>
          <w:szCs w:val="20"/>
          <w:lang w:val="en-GB"/>
        </w:rPr>
        <w:t>ergoing an epidemiological rebound</w:t>
      </w:r>
      <w:r w:rsidR="00A10919">
        <w:rPr>
          <w:sz w:val="20"/>
          <w:szCs w:val="20"/>
          <w:lang w:val="en-GB"/>
        </w:rPr>
        <w:t>.</w:t>
      </w:r>
      <w:commentRangeEnd w:id="286"/>
      <w:r w:rsidR="00D453D4">
        <w:rPr>
          <w:rStyle w:val="CommentReference"/>
          <w:sz w:val="20"/>
          <w:szCs w:val="20"/>
          <w:lang w:val="en-GB"/>
        </w:rPr>
        <w:commentReference w:id="286"/>
      </w:r>
      <w:commentRangeEnd w:id="287"/>
      <w:r w:rsidR="00A66D24">
        <w:rPr>
          <w:rStyle w:val="CommentReference"/>
          <w:sz w:val="20"/>
          <w:szCs w:val="20"/>
          <w:lang w:val="en-GB"/>
        </w:rPr>
        <w:commentReference w:id="287"/>
      </w:r>
      <w:r w:rsidR="00A10919">
        <w:rPr>
          <w:sz w:val="20"/>
          <w:szCs w:val="20"/>
          <w:lang w:val="en-GB"/>
        </w:rPr>
        <w:t xml:space="preserve"> </w:t>
      </w:r>
      <w:r w:rsidRPr="00CF5428">
        <w:rPr>
          <w:sz w:val="20"/>
          <w:szCs w:val="20"/>
          <w:lang w:val="en-GB"/>
        </w:rPr>
        <w:t xml:space="preserve">However, this prophylactic benefit is </w:t>
      </w:r>
      <w:r w:rsidR="00386D7F">
        <w:rPr>
          <w:sz w:val="20"/>
          <w:szCs w:val="20"/>
          <w:lang w:val="en-GB"/>
        </w:rPr>
        <w:t>attenuated</w:t>
      </w:r>
      <w:r w:rsidRPr="00CF5428">
        <w:rPr>
          <w:sz w:val="20"/>
          <w:szCs w:val="20"/>
          <w:lang w:val="en-GB"/>
        </w:rPr>
        <w:t xml:space="preserve"> within a 5-year post-implementation window due to a rapid population-level shift toward resistant </w:t>
      </w:r>
      <w:r w:rsidR="003C774C">
        <w:rPr>
          <w:sz w:val="20"/>
          <w:szCs w:val="20"/>
          <w:lang w:val="en-GB"/>
        </w:rPr>
        <w:t>strain</w:t>
      </w:r>
      <w:r w:rsidRPr="00CF5428">
        <w:rPr>
          <w:sz w:val="20"/>
          <w:szCs w:val="20"/>
          <w:lang w:val="en-GB"/>
        </w:rPr>
        <w:t xml:space="preserve">s, with the long-term </w:t>
      </w:r>
      <w:r w:rsidR="00D453D4" w:rsidRPr="00CF5428">
        <w:rPr>
          <w:sz w:val="20"/>
          <w:szCs w:val="20"/>
          <w:lang w:val="en-GB"/>
        </w:rPr>
        <w:t xml:space="preserve">annual incidence </w:t>
      </w:r>
      <w:r w:rsidRPr="00CF5428">
        <w:rPr>
          <w:sz w:val="20"/>
          <w:szCs w:val="20"/>
          <w:lang w:val="en-GB"/>
        </w:rPr>
        <w:t xml:space="preserve">stabilizing at </w:t>
      </w:r>
      <w:r w:rsidR="00D453D4">
        <w:rPr>
          <w:sz w:val="20"/>
          <w:szCs w:val="20"/>
          <w:lang w:val="en-GB"/>
        </w:rPr>
        <w:t>around</w:t>
      </w:r>
      <w:r w:rsidRPr="00CF5428">
        <w:rPr>
          <w:sz w:val="20"/>
          <w:szCs w:val="20"/>
          <w:lang w:val="en-GB"/>
        </w:rPr>
        <w:t xml:space="preserve"> </w:t>
      </w:r>
      <w:r w:rsidR="00D83E87">
        <w:rPr>
          <w:sz w:val="20"/>
          <w:szCs w:val="20"/>
          <w:lang w:val="en-GB"/>
        </w:rPr>
        <w:t>199300 (</w:t>
      </w:r>
      <w:commentRangeStart w:id="288"/>
      <w:commentRangeStart w:id="289"/>
      <w:r w:rsidR="00D453D4">
        <w:rPr>
          <w:sz w:val="20"/>
          <w:szCs w:val="20"/>
          <w:lang w:val="en-GB"/>
        </w:rPr>
        <w:t xml:space="preserve">95% CrI: </w:t>
      </w:r>
      <w:commentRangeEnd w:id="288"/>
      <w:r w:rsidR="00D453D4">
        <w:rPr>
          <w:rStyle w:val="CommentReference"/>
          <w:sz w:val="20"/>
          <w:szCs w:val="20"/>
          <w:lang w:val="en-GB"/>
        </w:rPr>
        <w:commentReference w:id="288"/>
      </w:r>
      <w:commentRangeEnd w:id="289"/>
      <w:r w:rsidR="00A66D24">
        <w:rPr>
          <w:rStyle w:val="CommentReference"/>
          <w:sz w:val="20"/>
          <w:szCs w:val="20"/>
          <w:lang w:val="en-GB"/>
        </w:rPr>
        <w:commentReference w:id="289"/>
      </w:r>
      <w:r w:rsidR="00D83E87">
        <w:rPr>
          <w:sz w:val="20"/>
          <w:szCs w:val="20"/>
          <w:lang w:val="en-GB"/>
        </w:rPr>
        <w:t>41700</w:t>
      </w:r>
      <w:r w:rsidR="003F1772">
        <w:rPr>
          <w:sz w:val="20"/>
          <w:szCs w:val="20"/>
          <w:lang w:val="en-GB"/>
        </w:rPr>
        <w:t xml:space="preserve"> – </w:t>
      </w:r>
      <w:r w:rsidR="00D83E87">
        <w:rPr>
          <w:sz w:val="20"/>
          <w:szCs w:val="20"/>
          <w:lang w:val="en-GB"/>
        </w:rPr>
        <w:t>562700)</w:t>
      </w:r>
      <w:r w:rsidRPr="00CF5428">
        <w:rPr>
          <w:sz w:val="20"/>
          <w:szCs w:val="20"/>
          <w:lang w:val="en-GB"/>
        </w:rPr>
        <w:t xml:space="preserve"> </w:t>
      </w:r>
      <w:r w:rsidR="009C521A">
        <w:rPr>
          <w:sz w:val="20"/>
          <w:szCs w:val="20"/>
          <w:lang w:val="en-GB"/>
        </w:rPr>
        <w:t>infections</w:t>
      </w:r>
      <w:r w:rsidRPr="00CF5428">
        <w:rPr>
          <w:sz w:val="20"/>
          <w:szCs w:val="20"/>
          <w:lang w:val="en-GB"/>
        </w:rPr>
        <w:t xml:space="preserve"> - a threshold comparable to the unexposed baseline</w:t>
      </w:r>
      <w:r w:rsidR="00FE7755">
        <w:rPr>
          <w:sz w:val="20"/>
          <w:szCs w:val="20"/>
          <w:lang w:val="en-GB"/>
        </w:rPr>
        <w:t xml:space="preserve"> </w:t>
      </w:r>
      <w:r w:rsidR="00DF42B0">
        <w:rPr>
          <w:sz w:val="20"/>
          <w:szCs w:val="20"/>
          <w:lang w:val="en-GB"/>
        </w:rPr>
        <w:t xml:space="preserve">of </w:t>
      </w:r>
      <w:r w:rsidR="00FE7755">
        <w:rPr>
          <w:sz w:val="20"/>
          <w:szCs w:val="20"/>
          <w:lang w:val="en-GB"/>
        </w:rPr>
        <w:t xml:space="preserve">203600 </w:t>
      </w:r>
      <w:r w:rsidR="00DF42B0">
        <w:rPr>
          <w:sz w:val="20"/>
          <w:szCs w:val="20"/>
          <w:lang w:val="en-GB"/>
        </w:rPr>
        <w:t>(</w:t>
      </w:r>
      <w:r w:rsidR="00D453D4">
        <w:rPr>
          <w:sz w:val="20"/>
          <w:szCs w:val="20"/>
          <w:lang w:val="en-GB"/>
        </w:rPr>
        <w:t xml:space="preserve">95% CrI: </w:t>
      </w:r>
      <w:r w:rsidR="00FE7755">
        <w:rPr>
          <w:sz w:val="20"/>
          <w:szCs w:val="20"/>
          <w:lang w:val="en-GB"/>
        </w:rPr>
        <w:t>44800</w:t>
      </w:r>
      <w:r w:rsidR="007A3C76">
        <w:rPr>
          <w:sz w:val="20"/>
          <w:szCs w:val="20"/>
          <w:lang w:val="en-GB"/>
        </w:rPr>
        <w:t xml:space="preserve"> </w:t>
      </w:r>
      <w:r w:rsidR="003F1772">
        <w:rPr>
          <w:sz w:val="20"/>
          <w:szCs w:val="20"/>
          <w:lang w:val="en-GB"/>
        </w:rPr>
        <w:t>–</w:t>
      </w:r>
      <w:r w:rsidR="00FE7755">
        <w:rPr>
          <w:sz w:val="20"/>
          <w:szCs w:val="20"/>
          <w:lang w:val="en-GB"/>
        </w:rPr>
        <w:t xml:space="preserve"> 573400</w:t>
      </w:r>
      <w:r w:rsidR="00DF42B0">
        <w:rPr>
          <w:sz w:val="20"/>
          <w:szCs w:val="20"/>
          <w:lang w:val="en-GB"/>
        </w:rPr>
        <w:t>) infections</w:t>
      </w:r>
      <w:r w:rsidR="00375E2D">
        <w:rPr>
          <w:sz w:val="20"/>
          <w:szCs w:val="20"/>
          <w:lang w:val="en-GB"/>
        </w:rPr>
        <w:t xml:space="preserve">, thereby </w:t>
      </w:r>
      <w:r w:rsidR="00375E2D" w:rsidRPr="00375E2D">
        <w:rPr>
          <w:sz w:val="20"/>
          <w:szCs w:val="20"/>
          <w:lang w:val="en-GB"/>
        </w:rPr>
        <w:t>yielding a modest cumulative total of</w:t>
      </w:r>
      <w:r w:rsidR="00375E2D">
        <w:rPr>
          <w:sz w:val="20"/>
          <w:szCs w:val="20"/>
          <w:lang w:val="en-GB"/>
        </w:rPr>
        <w:t xml:space="preserve"> </w:t>
      </w:r>
      <w:r w:rsidR="00375E2D" w:rsidRPr="00375E2D">
        <w:rPr>
          <w:sz w:val="20"/>
          <w:szCs w:val="20"/>
          <w:lang w:val="en-GB"/>
        </w:rPr>
        <w:t>108500 (</w:t>
      </w:r>
      <w:r w:rsidR="00D453D4">
        <w:rPr>
          <w:sz w:val="20"/>
          <w:szCs w:val="20"/>
          <w:lang w:val="en-GB"/>
        </w:rPr>
        <w:t xml:space="preserve">95% CrI: </w:t>
      </w:r>
      <w:r w:rsidR="00375E2D" w:rsidRPr="00375E2D">
        <w:rPr>
          <w:sz w:val="20"/>
          <w:szCs w:val="20"/>
          <w:lang w:val="en-GB"/>
        </w:rPr>
        <w:t>25700 – 284900) averted infections</w:t>
      </w:r>
      <w:r w:rsidR="00375E2D">
        <w:rPr>
          <w:sz w:val="20"/>
          <w:szCs w:val="20"/>
          <w:lang w:val="en-GB"/>
        </w:rPr>
        <w:t xml:space="preserve"> across the 15-year </w:t>
      </w:r>
      <w:r w:rsidR="00375E2D" w:rsidRPr="00741E14">
        <w:rPr>
          <w:sz w:val="20"/>
          <w:szCs w:val="20"/>
          <w:lang w:val="en-GB"/>
        </w:rPr>
        <w:t>horizon</w:t>
      </w:r>
      <w:r w:rsidR="00741E14" w:rsidRPr="00741E14">
        <w:rPr>
          <w:sz w:val="20"/>
          <w:szCs w:val="20"/>
          <w:lang w:val="en-GB"/>
        </w:rPr>
        <w:t xml:space="preserve"> (</w:t>
      </w:r>
      <w:r w:rsidR="00741E14" w:rsidRPr="00814883">
        <w:rPr>
          <w:sz w:val="20"/>
          <w:szCs w:val="20"/>
          <w:lang w:val="en-GB"/>
        </w:rPr>
        <w:t xml:space="preserve">3.38% </w:t>
      </w:r>
      <w:r w:rsidR="00741E14">
        <w:rPr>
          <w:sz w:val="20"/>
          <w:szCs w:val="20"/>
          <w:lang w:val="en-GB"/>
        </w:rPr>
        <w:t xml:space="preserve">[95% CrI: </w:t>
      </w:r>
      <w:r w:rsidR="00741E14" w:rsidRPr="00814883">
        <w:rPr>
          <w:sz w:val="20"/>
          <w:szCs w:val="20"/>
          <w:lang w:val="en-GB"/>
        </w:rPr>
        <w:t>0.54% – 17.93%</w:t>
      </w:r>
      <w:r w:rsidR="00741E14">
        <w:rPr>
          <w:sz w:val="20"/>
          <w:szCs w:val="20"/>
          <w:lang w:val="en-GB"/>
        </w:rPr>
        <w:t>]</w:t>
      </w:r>
      <w:r w:rsidR="00741E14" w:rsidRPr="00814883">
        <w:rPr>
          <w:sz w:val="20"/>
          <w:szCs w:val="20"/>
          <w:lang w:val="en-GB"/>
        </w:rPr>
        <w:t xml:space="preserve"> </w:t>
      </w:r>
      <w:r w:rsidR="00741E14">
        <w:rPr>
          <w:sz w:val="20"/>
          <w:szCs w:val="20"/>
          <w:lang w:val="en-GB"/>
        </w:rPr>
        <w:t xml:space="preserve">cumulative </w:t>
      </w:r>
      <w:r w:rsidR="00741E14" w:rsidRPr="00814883">
        <w:rPr>
          <w:sz w:val="20"/>
          <w:szCs w:val="20"/>
          <w:lang w:val="en-GB"/>
        </w:rPr>
        <w:t>decrease)</w:t>
      </w:r>
      <w:r w:rsidRPr="00741E14">
        <w:rPr>
          <w:sz w:val="20"/>
          <w:szCs w:val="20"/>
          <w:lang w:val="en-GB"/>
        </w:rPr>
        <w:t>. Conversely</w:t>
      </w:r>
      <w:r w:rsidRPr="00CF5428">
        <w:rPr>
          <w:sz w:val="20"/>
          <w:szCs w:val="20"/>
          <w:lang w:val="en-GB"/>
        </w:rPr>
        <w:t xml:space="preserve">, </w:t>
      </w:r>
      <w:r w:rsidRPr="00375E2D">
        <w:rPr>
          <w:sz w:val="20"/>
          <w:szCs w:val="20"/>
          <w:lang w:val="en-GB"/>
        </w:rPr>
        <w:t>implementation of a moderate-efficacy vaccine, administered either as a standalone intervention or in a combined strategy with doxy-PEP, achieves a sustained reduction in total infections</w:t>
      </w:r>
      <w:r w:rsidR="00375E2D">
        <w:rPr>
          <w:sz w:val="20"/>
          <w:szCs w:val="20"/>
          <w:lang w:val="en-GB"/>
        </w:rPr>
        <w:t xml:space="preserve">, </w:t>
      </w:r>
      <w:commentRangeStart w:id="290"/>
      <w:commentRangeStart w:id="291"/>
      <w:r w:rsidR="00375E2D" w:rsidRPr="00375E2D">
        <w:rPr>
          <w:sz w:val="20"/>
          <w:szCs w:val="20"/>
          <w:lang w:val="en-GB"/>
        </w:rPr>
        <w:t>avert</w:t>
      </w:r>
      <w:r w:rsidR="00375E2D">
        <w:rPr>
          <w:sz w:val="20"/>
          <w:szCs w:val="20"/>
          <w:lang w:val="en-GB"/>
        </w:rPr>
        <w:t>ing</w:t>
      </w:r>
      <w:r w:rsidR="00375E2D" w:rsidRPr="00375E2D">
        <w:rPr>
          <w:sz w:val="20"/>
          <w:szCs w:val="20"/>
          <w:lang w:val="en-GB"/>
        </w:rPr>
        <w:t xml:space="preserve"> a cumulative total of</w:t>
      </w:r>
      <w:r w:rsidR="0057275E">
        <w:rPr>
          <w:sz w:val="20"/>
          <w:szCs w:val="20"/>
          <w:lang w:val="en-GB"/>
        </w:rPr>
        <w:t xml:space="preserve"> </w:t>
      </w:r>
      <w:r w:rsidR="00375E2D" w:rsidRPr="00375E2D">
        <w:rPr>
          <w:sz w:val="20"/>
          <w:szCs w:val="20"/>
          <w:lang w:val="en-GB"/>
        </w:rPr>
        <w:t>959100 (</w:t>
      </w:r>
      <w:r w:rsidR="00A66D24">
        <w:rPr>
          <w:sz w:val="20"/>
          <w:szCs w:val="20"/>
          <w:lang w:val="en-GB"/>
        </w:rPr>
        <w:t xml:space="preserve">95% CrI: </w:t>
      </w:r>
      <w:r w:rsidR="00375E2D" w:rsidRPr="00375E2D">
        <w:rPr>
          <w:sz w:val="20"/>
          <w:szCs w:val="20"/>
          <w:lang w:val="en-GB"/>
        </w:rPr>
        <w:t xml:space="preserve">139400 – 254000) </w:t>
      </w:r>
      <w:r w:rsidR="00375E2D" w:rsidRPr="0057275E">
        <w:rPr>
          <w:sz w:val="20"/>
          <w:szCs w:val="20"/>
          <w:lang w:val="en-GB"/>
        </w:rPr>
        <w:t xml:space="preserve">infections </w:t>
      </w:r>
      <w:r w:rsidR="0057275E" w:rsidRPr="0057275E">
        <w:rPr>
          <w:sz w:val="20"/>
          <w:szCs w:val="20"/>
          <w:lang w:val="en-GB"/>
        </w:rPr>
        <w:t>(</w:t>
      </w:r>
      <w:r w:rsidR="0057275E" w:rsidRPr="00814883">
        <w:rPr>
          <w:sz w:val="20"/>
          <w:szCs w:val="20"/>
          <w:lang w:val="en-GB"/>
        </w:rPr>
        <w:t>38.88% [95% CrI: 3.20% – 83.54%] cumulative decrease)</w:t>
      </w:r>
      <w:r w:rsidR="0057275E">
        <w:rPr>
          <w:sz w:val="16"/>
          <w:szCs w:val="16"/>
          <w:lang w:val="en-GB"/>
        </w:rPr>
        <w:t xml:space="preserve"> </w:t>
      </w:r>
      <w:r w:rsidR="00375E2D" w:rsidRPr="00375E2D">
        <w:rPr>
          <w:sz w:val="20"/>
          <w:szCs w:val="20"/>
          <w:lang w:val="en-GB"/>
        </w:rPr>
        <w:t>and 1055400 (</w:t>
      </w:r>
      <w:r w:rsidR="00A66D24">
        <w:rPr>
          <w:sz w:val="20"/>
          <w:szCs w:val="20"/>
          <w:lang w:val="en-GB"/>
        </w:rPr>
        <w:t xml:space="preserve">95% CrI: </w:t>
      </w:r>
      <w:r w:rsidR="00375E2D" w:rsidRPr="00375E2D">
        <w:rPr>
          <w:sz w:val="20"/>
          <w:szCs w:val="20"/>
          <w:lang w:val="en-GB"/>
        </w:rPr>
        <w:t xml:space="preserve">200300 – 2647700) </w:t>
      </w:r>
      <w:r w:rsidR="00375E2D" w:rsidRPr="0057275E">
        <w:rPr>
          <w:sz w:val="20"/>
          <w:szCs w:val="20"/>
          <w:lang w:val="en-GB"/>
        </w:rPr>
        <w:t>infections</w:t>
      </w:r>
      <w:r w:rsidR="00A66D24" w:rsidRPr="0057275E">
        <w:rPr>
          <w:sz w:val="20"/>
          <w:szCs w:val="20"/>
          <w:lang w:val="en-GB"/>
        </w:rPr>
        <w:t xml:space="preserve"> </w:t>
      </w:r>
      <w:r w:rsidR="0057275E" w:rsidRPr="0057275E">
        <w:rPr>
          <w:sz w:val="20"/>
          <w:szCs w:val="20"/>
          <w:lang w:val="en-GB"/>
        </w:rPr>
        <w:t>(</w:t>
      </w:r>
      <w:r w:rsidR="0057275E" w:rsidRPr="00814883">
        <w:rPr>
          <w:sz w:val="20"/>
          <w:szCs w:val="20"/>
          <w:lang w:val="en-GB"/>
        </w:rPr>
        <w:t xml:space="preserve">44.10% [95% CrI: 4.18% – 86.62%] cumulative decrease) </w:t>
      </w:r>
      <w:r w:rsidR="00A66D24" w:rsidRPr="0057275E">
        <w:rPr>
          <w:sz w:val="20"/>
          <w:szCs w:val="20"/>
          <w:lang w:val="en-GB"/>
        </w:rPr>
        <w:t>across</w:t>
      </w:r>
      <w:r w:rsidR="00A66D24">
        <w:rPr>
          <w:sz w:val="20"/>
          <w:szCs w:val="20"/>
          <w:lang w:val="en-GB"/>
        </w:rPr>
        <w:t xml:space="preserve"> the 15-year horizon</w:t>
      </w:r>
      <w:r w:rsidR="00375E2D">
        <w:rPr>
          <w:sz w:val="20"/>
          <w:szCs w:val="20"/>
          <w:lang w:val="en-GB"/>
        </w:rPr>
        <w:t>, respectively</w:t>
      </w:r>
      <w:commentRangeEnd w:id="290"/>
      <w:r w:rsidR="00D453D4">
        <w:rPr>
          <w:rStyle w:val="CommentReference"/>
          <w:sz w:val="20"/>
          <w:szCs w:val="20"/>
          <w:lang w:val="en-GB"/>
        </w:rPr>
        <w:commentReference w:id="290"/>
      </w:r>
      <w:commentRangeEnd w:id="291"/>
      <w:r w:rsidR="00A66D24">
        <w:rPr>
          <w:rStyle w:val="CommentReference"/>
          <w:sz w:val="20"/>
          <w:szCs w:val="20"/>
          <w:lang w:val="en-GB"/>
        </w:rPr>
        <w:commentReference w:id="291"/>
      </w:r>
      <w:r w:rsidR="00375E2D">
        <w:rPr>
          <w:sz w:val="20"/>
          <w:szCs w:val="20"/>
          <w:lang w:val="en-GB"/>
        </w:rPr>
        <w:t xml:space="preserve">. </w:t>
      </w:r>
      <w:r w:rsidR="00580754" w:rsidRPr="00375E2D">
        <w:rPr>
          <w:sz w:val="20"/>
          <w:szCs w:val="20"/>
          <w:lang w:val="en-GB"/>
        </w:rPr>
        <w:t>Th</w:t>
      </w:r>
      <w:r w:rsidR="00580754">
        <w:rPr>
          <w:sz w:val="20"/>
          <w:szCs w:val="20"/>
          <w:lang w:val="en-GB"/>
        </w:rPr>
        <w:t>ese</w:t>
      </w:r>
      <w:r w:rsidR="00580754" w:rsidRPr="00375E2D">
        <w:rPr>
          <w:sz w:val="20"/>
          <w:szCs w:val="20"/>
          <w:lang w:val="en-GB"/>
        </w:rPr>
        <w:t xml:space="preserve"> </w:t>
      </w:r>
      <w:r w:rsidR="000C4B10">
        <w:rPr>
          <w:sz w:val="20"/>
          <w:szCs w:val="20"/>
          <w:lang w:val="en-GB"/>
        </w:rPr>
        <w:t>interventions</w:t>
      </w:r>
      <w:r w:rsidR="00375E2D">
        <w:rPr>
          <w:sz w:val="20"/>
          <w:szCs w:val="20"/>
          <w:lang w:val="en-GB"/>
        </w:rPr>
        <w:t xml:space="preserve"> </w:t>
      </w:r>
      <w:r w:rsidRPr="00375E2D">
        <w:rPr>
          <w:sz w:val="20"/>
          <w:szCs w:val="20"/>
          <w:lang w:val="en-GB"/>
        </w:rPr>
        <w:t>establish a lower absolute transmission equilibrium that remains stable through 204</w:t>
      </w:r>
      <w:r w:rsidR="000D5A6E" w:rsidRPr="00375E2D">
        <w:rPr>
          <w:sz w:val="20"/>
          <w:szCs w:val="20"/>
          <w:lang w:val="en-GB"/>
        </w:rPr>
        <w:t xml:space="preserve">1 that </w:t>
      </w:r>
      <w:r w:rsidR="00D453D4">
        <w:rPr>
          <w:sz w:val="20"/>
          <w:szCs w:val="20"/>
          <w:lang w:val="en-GB"/>
        </w:rPr>
        <w:t>projects</w:t>
      </w:r>
      <w:r w:rsidR="00D453D4" w:rsidRPr="00375E2D">
        <w:rPr>
          <w:sz w:val="20"/>
          <w:szCs w:val="20"/>
          <w:lang w:val="en-GB"/>
        </w:rPr>
        <w:t xml:space="preserve"> </w:t>
      </w:r>
      <w:r w:rsidR="00231ACA" w:rsidRPr="00375E2D">
        <w:rPr>
          <w:sz w:val="20"/>
          <w:szCs w:val="20"/>
          <w:lang w:val="en-GB"/>
        </w:rPr>
        <w:t>99300 (</w:t>
      </w:r>
      <w:r w:rsidR="00A66D24">
        <w:rPr>
          <w:sz w:val="20"/>
          <w:szCs w:val="20"/>
          <w:lang w:val="en-GB"/>
        </w:rPr>
        <w:t xml:space="preserve">95% CrI: </w:t>
      </w:r>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521900) infections under vaccination </w:t>
      </w:r>
      <w:r w:rsidR="00346D43">
        <w:rPr>
          <w:sz w:val="20"/>
          <w:szCs w:val="20"/>
          <w:lang w:val="en-GB"/>
        </w:rPr>
        <w:t>standalone intervention</w:t>
      </w:r>
      <w:r w:rsidR="00231ACA" w:rsidRPr="00375E2D">
        <w:rPr>
          <w:sz w:val="20"/>
          <w:szCs w:val="20"/>
          <w:lang w:val="en-GB"/>
        </w:rPr>
        <w:t xml:space="preserve"> compared with 94300 (</w:t>
      </w:r>
      <w:r w:rsidR="00A66D24">
        <w:rPr>
          <w:sz w:val="20"/>
          <w:szCs w:val="20"/>
          <w:lang w:val="en-GB"/>
        </w:rPr>
        <w:t xml:space="preserve">95% CrI: </w:t>
      </w:r>
      <w:r w:rsidR="00231ACA" w:rsidRPr="00375E2D">
        <w:rPr>
          <w:sz w:val="20"/>
          <w:szCs w:val="20"/>
          <w:lang w:val="en-GB"/>
        </w:rPr>
        <w:t xml:space="preserve">0 </w:t>
      </w:r>
      <w:r w:rsidR="003F1772" w:rsidRPr="00375E2D">
        <w:rPr>
          <w:sz w:val="20"/>
          <w:szCs w:val="20"/>
          <w:lang w:val="en-GB"/>
        </w:rPr>
        <w:t>–</w:t>
      </w:r>
      <w:r w:rsidR="00231ACA" w:rsidRPr="00375E2D">
        <w:rPr>
          <w:sz w:val="20"/>
          <w:szCs w:val="20"/>
          <w:lang w:val="en-GB"/>
        </w:rPr>
        <w:t xml:space="preserve"> 518300) under the </w:t>
      </w:r>
      <w:r w:rsidR="00CF1286">
        <w:rPr>
          <w:sz w:val="20"/>
          <w:szCs w:val="20"/>
          <w:lang w:val="en-GB"/>
        </w:rPr>
        <w:t xml:space="preserve">combined </w:t>
      </w:r>
      <w:r w:rsidR="00231ACA" w:rsidRPr="00375E2D">
        <w:rPr>
          <w:sz w:val="20"/>
          <w:szCs w:val="20"/>
          <w:lang w:val="en-GB"/>
        </w:rPr>
        <w:t>intervention.</w:t>
      </w:r>
      <w:r w:rsidR="002A0E4F" w:rsidRPr="002A0E4F">
        <w:t xml:space="preserve"> </w:t>
      </w:r>
      <w:r w:rsidR="002A0E4F" w:rsidRPr="002A0E4F">
        <w:rPr>
          <w:sz w:val="20"/>
          <w:szCs w:val="20"/>
          <w:lang w:val="en-GB"/>
        </w:rPr>
        <w:t xml:space="preserve">Crucially, over the 15-year operational horizon, the long-term annual incidence of </w:t>
      </w:r>
      <w:r w:rsidR="002A0E4F" w:rsidRPr="005976C8">
        <w:rPr>
          <w:i/>
          <w:iCs/>
          <w:sz w:val="20"/>
          <w:szCs w:val="20"/>
          <w:lang w:val="en-GB"/>
        </w:rPr>
        <w:t>N</w:t>
      </w:r>
      <w:r w:rsidR="002A0E4F">
        <w:rPr>
          <w:i/>
          <w:iCs/>
          <w:sz w:val="20"/>
          <w:szCs w:val="20"/>
          <w:lang w:val="en-GB"/>
        </w:rPr>
        <w:t>.</w:t>
      </w:r>
      <w:r w:rsidR="002A0E4F" w:rsidRPr="005976C8">
        <w:rPr>
          <w:i/>
          <w:iCs/>
          <w:sz w:val="20"/>
          <w:szCs w:val="20"/>
          <w:lang w:val="en-GB"/>
        </w:rPr>
        <w:t xml:space="preserve"> gonorrhoeae</w:t>
      </w:r>
      <w:r w:rsidR="002A0E4F" w:rsidRPr="002A0E4F">
        <w:rPr>
          <w:sz w:val="20"/>
          <w:szCs w:val="20"/>
          <w:lang w:val="en-GB"/>
        </w:rPr>
        <w:t xml:space="preserve"> infection under the standalone doxy-PEP strategy converged with the baseline counterfactual</w:t>
      </w:r>
      <w:ins w:id="292" w:author="#WANG ZIHAO#" w:date="2026-06-16T18:55:00Z" w16du:dateUtc="2026-06-16T10:55:00Z">
        <w:r w:rsidR="00CC1612">
          <w:rPr>
            <w:sz w:val="20"/>
            <w:szCs w:val="20"/>
            <w:lang w:val="en-GB"/>
          </w:rPr>
          <w:t xml:space="preserve">. </w:t>
        </w:r>
      </w:ins>
      <w:del w:id="293" w:author="#WANG ZIHAO#" w:date="2026-06-16T18:55:00Z" w16du:dateUtc="2026-06-16T10:55:00Z">
        <w:r w:rsidR="002A0E4F" w:rsidRPr="002A0E4F" w:rsidDel="00CC1612">
          <w:rPr>
            <w:sz w:val="20"/>
            <w:szCs w:val="20"/>
            <w:lang w:val="en-GB"/>
          </w:rPr>
          <w:delText xml:space="preserve">, demonstrating that standalone doxy-PEP strategy is ineffective at sustaining </w:delText>
        </w:r>
        <w:r w:rsidR="002471C6" w:rsidDel="00CC1612">
          <w:rPr>
            <w:sz w:val="20"/>
            <w:szCs w:val="20"/>
            <w:lang w:val="en-GB"/>
          </w:rPr>
          <w:delText xml:space="preserve">long-term </w:delText>
        </w:r>
        <w:r w:rsidR="002A0E4F" w:rsidRPr="002A0E4F" w:rsidDel="00CC1612">
          <w:rPr>
            <w:sz w:val="20"/>
            <w:szCs w:val="20"/>
            <w:lang w:val="en-GB"/>
          </w:rPr>
          <w:delText>reductions</w:delText>
        </w:r>
        <w:r w:rsidR="00814883" w:rsidDel="00CC1612">
          <w:rPr>
            <w:sz w:val="20"/>
            <w:szCs w:val="20"/>
            <w:lang w:val="en-GB"/>
          </w:rPr>
          <w:delText xml:space="preserve"> in </w:delText>
        </w:r>
        <w:r w:rsidR="00814883" w:rsidRPr="00216CCD" w:rsidDel="00CC1612">
          <w:rPr>
            <w:i/>
            <w:iCs/>
            <w:sz w:val="20"/>
            <w:szCs w:val="20"/>
            <w:lang w:val="en-GB"/>
          </w:rPr>
          <w:delText>N</w:delText>
        </w:r>
        <w:r w:rsidR="00814883" w:rsidDel="00CC1612">
          <w:rPr>
            <w:i/>
            <w:iCs/>
            <w:sz w:val="20"/>
            <w:szCs w:val="20"/>
            <w:lang w:val="en-GB"/>
          </w:rPr>
          <w:delText>.</w:delText>
        </w:r>
        <w:r w:rsidR="00814883" w:rsidRPr="00216CCD" w:rsidDel="00CC1612">
          <w:rPr>
            <w:i/>
            <w:iCs/>
            <w:sz w:val="20"/>
            <w:szCs w:val="20"/>
            <w:lang w:val="en-GB"/>
          </w:rPr>
          <w:delText xml:space="preserve"> gonorrhoeae</w:delText>
        </w:r>
        <w:r w:rsidR="00814883" w:rsidDel="00CC1612">
          <w:rPr>
            <w:i/>
            <w:iCs/>
            <w:sz w:val="20"/>
            <w:szCs w:val="20"/>
            <w:lang w:val="en-GB"/>
          </w:rPr>
          <w:delText xml:space="preserve"> </w:delText>
        </w:r>
        <w:r w:rsidR="00814883" w:rsidRPr="005976C8" w:rsidDel="00CC1612">
          <w:rPr>
            <w:sz w:val="20"/>
            <w:szCs w:val="20"/>
            <w:lang w:val="en-GB"/>
          </w:rPr>
          <w:delText>incidence</w:delText>
        </w:r>
        <w:r w:rsidR="002A0E4F" w:rsidRPr="002A0E4F" w:rsidDel="00CC1612">
          <w:rPr>
            <w:sz w:val="20"/>
            <w:szCs w:val="20"/>
            <w:lang w:val="en-GB"/>
          </w:rPr>
          <w:delText xml:space="preserve">. </w:delText>
        </w:r>
      </w:del>
      <w:r w:rsidR="002471C6">
        <w:rPr>
          <w:sz w:val="20"/>
          <w:szCs w:val="20"/>
          <w:lang w:val="en-GB"/>
        </w:rPr>
        <w:t xml:space="preserve">Specifically, under the standalone approach, the </w:t>
      </w:r>
      <w:del w:id="294" w:author="#WANG ZIHAO#" w:date="2026-06-18T23:17:00Z" w16du:dateUtc="2026-06-18T15:17:00Z">
        <w:r w:rsidR="002A0E4F" w:rsidRPr="002A0E4F" w:rsidDel="00317E25">
          <w:rPr>
            <w:sz w:val="20"/>
            <w:szCs w:val="20"/>
            <w:lang w:val="en-GB"/>
          </w:rPr>
          <w:delText>susceptible</w:delText>
        </w:r>
      </w:del>
      <w:ins w:id="295" w:author="#WANG ZIHAO#" w:date="2026-06-18T23:17:00Z" w16du:dateUtc="2026-06-18T15:17:00Z">
        <w:r w:rsidR="00317E25">
          <w:rPr>
            <w:sz w:val="20"/>
            <w:szCs w:val="20"/>
            <w:lang w:val="en-GB"/>
          </w:rPr>
          <w:t>baseline susceptible</w:t>
        </w:r>
      </w:ins>
      <w:r w:rsidR="002A0E4F" w:rsidRPr="002A0E4F">
        <w:rPr>
          <w:sz w:val="20"/>
          <w:szCs w:val="20"/>
          <w:lang w:val="en-GB"/>
        </w:rPr>
        <w:t xml:space="preserve"> strain </w:t>
      </w:r>
      <w:r w:rsidR="002471C6">
        <w:rPr>
          <w:sz w:val="20"/>
          <w:szCs w:val="20"/>
          <w:lang w:val="en-GB"/>
        </w:rPr>
        <w:t xml:space="preserve">is replaced </w:t>
      </w:r>
      <w:r w:rsidR="002A0E4F" w:rsidRPr="002A0E4F">
        <w:rPr>
          <w:sz w:val="20"/>
          <w:szCs w:val="20"/>
          <w:lang w:val="en-GB"/>
        </w:rPr>
        <w:t>by</w:t>
      </w:r>
      <w:r w:rsidR="002471C6">
        <w:rPr>
          <w:sz w:val="20"/>
          <w:szCs w:val="20"/>
          <w:lang w:val="en-GB"/>
        </w:rPr>
        <w:t xml:space="preserve"> the</w:t>
      </w:r>
      <w:r w:rsidR="002A0E4F" w:rsidRPr="002A0E4F">
        <w:rPr>
          <w:sz w:val="20"/>
          <w:szCs w:val="20"/>
          <w:lang w:val="en-GB"/>
        </w:rPr>
        <w:t xml:space="preserve"> </w:t>
      </w:r>
      <w:r w:rsidR="002A0E4F">
        <w:rPr>
          <w:sz w:val="20"/>
          <w:szCs w:val="20"/>
          <w:lang w:val="en-GB"/>
        </w:rPr>
        <w:t>Tet-R</w:t>
      </w:r>
      <w:r w:rsidR="002A0E4F" w:rsidRPr="002A0E4F">
        <w:rPr>
          <w:sz w:val="20"/>
          <w:szCs w:val="20"/>
          <w:lang w:val="en-GB"/>
        </w:rPr>
        <w:t xml:space="preserve"> </w:t>
      </w:r>
      <w:r w:rsidR="003C774C">
        <w:rPr>
          <w:sz w:val="20"/>
          <w:szCs w:val="20"/>
          <w:lang w:val="en-GB"/>
        </w:rPr>
        <w:t>strain</w:t>
      </w:r>
      <w:r w:rsidR="002A0E4F" w:rsidRPr="002A0E4F">
        <w:rPr>
          <w:sz w:val="20"/>
          <w:szCs w:val="20"/>
          <w:lang w:val="en-GB"/>
        </w:rPr>
        <w:t>. Mirroring this dynamic, the long-term epidemiological trajectories of the standalone vaccination strategy and the combined dual-intervention framework also converged</w:t>
      </w:r>
      <w:del w:id="296" w:author="#WANG ZIHAO#" w:date="2026-06-16T18:42:00Z" w16du:dateUtc="2026-06-16T10:42:00Z">
        <w:r w:rsidR="002A0E4F" w:rsidRPr="002A0E4F" w:rsidDel="00913702">
          <w:rPr>
            <w:sz w:val="20"/>
            <w:szCs w:val="20"/>
            <w:lang w:val="en-GB"/>
          </w:rPr>
          <w:delText xml:space="preserve">, indicating that </w:delText>
        </w:r>
        <w:r w:rsidR="00814883" w:rsidDel="00913702">
          <w:rPr>
            <w:sz w:val="20"/>
            <w:szCs w:val="20"/>
            <w:lang w:val="en-GB"/>
          </w:rPr>
          <w:delText xml:space="preserve">public health gains were conferred by the </w:delText>
        </w:r>
        <w:r w:rsidR="002A0E4F" w:rsidRPr="002A0E4F" w:rsidDel="00913702">
          <w:rPr>
            <w:sz w:val="20"/>
            <w:szCs w:val="20"/>
            <w:lang w:val="en-GB"/>
          </w:rPr>
          <w:delText xml:space="preserve">transmission-blocking efficacy of the vaccine rather than </w:delText>
        </w:r>
        <w:r w:rsidR="002A0E4F" w:rsidDel="00913702">
          <w:rPr>
            <w:sz w:val="20"/>
            <w:szCs w:val="20"/>
            <w:lang w:val="en-GB"/>
          </w:rPr>
          <w:delText>doxy-PEP</w:delText>
        </w:r>
      </w:del>
      <w:r w:rsidR="002A0E4F" w:rsidRPr="002A0E4F">
        <w:rPr>
          <w:sz w:val="20"/>
          <w:szCs w:val="20"/>
          <w:lang w:val="en-GB"/>
        </w:rPr>
        <w:t>.</w:t>
      </w:r>
    </w:p>
    <w:p w14:paraId="3CB6A63C" w14:textId="1FDDF226" w:rsidR="000C4B10" w:rsidRDefault="00B83724" w:rsidP="00B83724">
      <w:pPr>
        <w:pStyle w:val="NormalWeb"/>
        <w:spacing w:line="276" w:lineRule="auto"/>
        <w:jc w:val="both"/>
        <w:rPr>
          <w:sz w:val="20"/>
          <w:szCs w:val="20"/>
          <w:lang w:val="en-GB"/>
        </w:rPr>
      </w:pPr>
      <w:r w:rsidRPr="00C2139E">
        <w:rPr>
          <w:sz w:val="20"/>
          <w:szCs w:val="20"/>
          <w:lang w:val="en-GB"/>
        </w:rPr>
        <w:t xml:space="preserve">Differences in projected strain-specific incidence highlight the selection pressures </w:t>
      </w:r>
      <w:r w:rsidR="00FC56AA" w:rsidRPr="00CF5428">
        <w:rPr>
          <w:sz w:val="20"/>
          <w:szCs w:val="20"/>
          <w:lang w:val="en-GB"/>
        </w:rPr>
        <w:t>exerted by targeted antibiotic prophylaxis. Under the no-intervention baseline</w:t>
      </w:r>
      <w:ins w:id="297" w:author="#WANG ZIHAO#" w:date="2026-06-18T23:17:00Z" w16du:dateUtc="2026-06-18T15:17:00Z">
        <w:r w:rsidR="00317E25">
          <w:rPr>
            <w:sz w:val="20"/>
            <w:szCs w:val="20"/>
            <w:lang w:val="en-GB"/>
          </w:rPr>
          <w:t xml:space="preserve"> </w:t>
        </w:r>
      </w:ins>
      <w:del w:id="298" w:author="#WANG ZIHAO#" w:date="2026-06-18T23:17:00Z" w16du:dateUtc="2026-06-18T15:17:00Z">
        <w:r w:rsidR="00FC56AA" w:rsidRPr="00CF5428" w:rsidDel="00317E25">
          <w:rPr>
            <w:sz w:val="20"/>
            <w:szCs w:val="20"/>
            <w:lang w:val="en-GB"/>
          </w:rPr>
          <w:delText xml:space="preserve">, </w:delText>
        </w:r>
      </w:del>
      <w:r w:rsidR="006C6B2C" w:rsidRPr="00CF5428">
        <w:rPr>
          <w:sz w:val="20"/>
          <w:szCs w:val="20"/>
          <w:lang w:val="en-GB"/>
        </w:rPr>
        <w:t>susceptible</w:t>
      </w:r>
      <w:r w:rsidR="00FC56AA" w:rsidRPr="00CF5428">
        <w:rPr>
          <w:sz w:val="20"/>
          <w:szCs w:val="20"/>
          <w:lang w:val="en-GB"/>
        </w:rPr>
        <w:t xml:space="preserve"> </w:t>
      </w:r>
      <w:del w:id="299" w:author="#WANG ZIHAO#" w:date="2026-06-18T23:10:00Z" w16du:dateUtc="2026-06-18T15:10:00Z">
        <w:r w:rsidR="00FC56AA" w:rsidRPr="00CF5428" w:rsidDel="00501720">
          <w:rPr>
            <w:sz w:val="20"/>
            <w:szCs w:val="20"/>
            <w:lang w:val="en-GB"/>
          </w:rPr>
          <w:delText xml:space="preserve">(wild-type) </w:delText>
        </w:r>
      </w:del>
      <w:r w:rsidR="00FC56AA" w:rsidRPr="00CF5428">
        <w:rPr>
          <w:sz w:val="20"/>
          <w:szCs w:val="20"/>
          <w:lang w:val="en-GB"/>
        </w:rPr>
        <w:t>infections increase linearly</w:t>
      </w:r>
      <w:r w:rsidR="00DC03AD">
        <w:rPr>
          <w:sz w:val="20"/>
          <w:szCs w:val="20"/>
          <w:lang w:val="en-GB"/>
        </w:rPr>
        <w:t xml:space="preserve"> to 129100 (</w:t>
      </w:r>
      <w:r w:rsidR="00A66D24">
        <w:rPr>
          <w:sz w:val="20"/>
          <w:szCs w:val="20"/>
          <w:lang w:val="en-GB"/>
        </w:rPr>
        <w:t xml:space="preserve">95% CrI: </w:t>
      </w:r>
      <w:r w:rsidR="00DC03AD">
        <w:rPr>
          <w:sz w:val="20"/>
          <w:szCs w:val="20"/>
          <w:lang w:val="en-GB"/>
        </w:rPr>
        <w:t xml:space="preserve">19300 </w:t>
      </w:r>
      <w:r w:rsidR="00880CDF">
        <w:rPr>
          <w:sz w:val="20"/>
          <w:szCs w:val="20"/>
          <w:lang w:val="en-GB"/>
        </w:rPr>
        <w:t>–</w:t>
      </w:r>
      <w:r w:rsidR="00DC03AD">
        <w:rPr>
          <w:sz w:val="20"/>
          <w:szCs w:val="20"/>
          <w:lang w:val="en-GB"/>
        </w:rPr>
        <w:t xml:space="preserve"> 430000) </w:t>
      </w:r>
      <w:r w:rsidR="00880CDF" w:rsidRPr="00880CDF">
        <w:rPr>
          <w:sz w:val="20"/>
          <w:szCs w:val="20"/>
          <w:lang w:val="en-GB"/>
        </w:rPr>
        <w:t>by year 15</w:t>
      </w:r>
      <w:r w:rsidR="00880CDF">
        <w:rPr>
          <w:sz w:val="20"/>
          <w:szCs w:val="20"/>
          <w:lang w:val="en-GB"/>
        </w:rPr>
        <w:t>.</w:t>
      </w:r>
      <w:r w:rsidR="00FC56AA" w:rsidRPr="00CF5428">
        <w:rPr>
          <w:sz w:val="20"/>
          <w:szCs w:val="20"/>
          <w:lang w:val="en-GB"/>
        </w:rPr>
        <w:t xml:space="preserve"> </w:t>
      </w:r>
      <w:r w:rsidR="00880CDF">
        <w:rPr>
          <w:sz w:val="20"/>
          <w:szCs w:val="20"/>
          <w:lang w:val="en-GB"/>
        </w:rPr>
        <w:t>H</w:t>
      </w:r>
      <w:r w:rsidR="00FC56AA" w:rsidRPr="00CF5428">
        <w:rPr>
          <w:sz w:val="20"/>
          <w:szCs w:val="20"/>
          <w:lang w:val="en-GB"/>
        </w:rPr>
        <w:t xml:space="preserve">owever, </w:t>
      </w:r>
      <w:r w:rsidR="004849EC">
        <w:rPr>
          <w:sz w:val="20"/>
          <w:szCs w:val="20"/>
          <w:lang w:val="en-GB"/>
        </w:rPr>
        <w:t>gonococcal infection</w:t>
      </w:r>
      <w:r w:rsidR="000C4B10">
        <w:rPr>
          <w:sz w:val="20"/>
          <w:szCs w:val="20"/>
          <w:lang w:val="en-GB"/>
        </w:rPr>
        <w:t xml:space="preserve"> incidence</w:t>
      </w:r>
      <w:r w:rsidR="00FC56AA" w:rsidRPr="00CF5428">
        <w:rPr>
          <w:sz w:val="20"/>
          <w:szCs w:val="20"/>
          <w:lang w:val="en-GB"/>
        </w:rPr>
        <w:t xml:space="preserve"> </w:t>
      </w:r>
      <w:r w:rsidR="004849EC">
        <w:rPr>
          <w:sz w:val="20"/>
          <w:szCs w:val="20"/>
          <w:lang w:val="en-GB"/>
        </w:rPr>
        <w:t xml:space="preserve">by the </w:t>
      </w:r>
      <w:del w:id="300" w:author="#WANG ZIHAO#" w:date="2026-06-18T23:17:00Z" w16du:dateUtc="2026-06-18T15:17:00Z">
        <w:r w:rsidR="004849EC" w:rsidDel="00317E25">
          <w:rPr>
            <w:sz w:val="20"/>
            <w:szCs w:val="20"/>
            <w:lang w:val="en-GB"/>
          </w:rPr>
          <w:delText>susceptible</w:delText>
        </w:r>
      </w:del>
      <w:ins w:id="301" w:author="#WANG ZIHAO#" w:date="2026-06-18T23:17:00Z" w16du:dateUtc="2026-06-18T15:17:00Z">
        <w:r w:rsidR="00317E25">
          <w:rPr>
            <w:sz w:val="20"/>
            <w:szCs w:val="20"/>
            <w:lang w:val="en-GB"/>
          </w:rPr>
          <w:t>baseline susceptible</w:t>
        </w:r>
      </w:ins>
      <w:r w:rsidR="004849EC">
        <w:rPr>
          <w:sz w:val="20"/>
          <w:szCs w:val="20"/>
          <w:lang w:val="en-GB"/>
        </w:rPr>
        <w:t xml:space="preserve"> strain rapidly decline</w:t>
      </w:r>
      <w:r w:rsidR="000C4B10">
        <w:rPr>
          <w:sz w:val="20"/>
          <w:szCs w:val="20"/>
          <w:lang w:val="en-GB"/>
        </w:rPr>
        <w:t xml:space="preserve">s </w:t>
      </w:r>
      <w:r w:rsidR="004849EC">
        <w:rPr>
          <w:sz w:val="20"/>
          <w:szCs w:val="20"/>
          <w:lang w:val="en-GB"/>
        </w:rPr>
        <w:t xml:space="preserve">to </w:t>
      </w:r>
      <w:r w:rsidR="00FC56AA" w:rsidRPr="00CF5428">
        <w:rPr>
          <w:sz w:val="20"/>
          <w:szCs w:val="20"/>
          <w:lang w:val="en-GB"/>
        </w:rPr>
        <w:t xml:space="preserve">near-complete elimination </w:t>
      </w:r>
      <w:r w:rsidR="00DC03AD">
        <w:rPr>
          <w:sz w:val="20"/>
          <w:szCs w:val="20"/>
          <w:lang w:val="en-GB"/>
        </w:rPr>
        <w:t>under</w:t>
      </w:r>
      <w:r w:rsidR="00FC56AA" w:rsidRPr="00CF5428">
        <w:rPr>
          <w:sz w:val="20"/>
          <w:szCs w:val="20"/>
          <w:lang w:val="en-GB"/>
        </w:rPr>
        <w:t xml:space="preserve"> the introduction of either doxy-PEP </w:t>
      </w:r>
      <w:r w:rsidR="00346D43">
        <w:rPr>
          <w:sz w:val="20"/>
          <w:szCs w:val="20"/>
          <w:lang w:val="en-GB"/>
        </w:rPr>
        <w:t>standalone intervention</w:t>
      </w:r>
      <w:r w:rsidR="00FC56AA" w:rsidRPr="00CF5428">
        <w:rPr>
          <w:sz w:val="20"/>
          <w:szCs w:val="20"/>
          <w:lang w:val="en-GB"/>
        </w:rPr>
        <w:t xml:space="preserve"> </w:t>
      </w:r>
      <w:commentRangeStart w:id="302"/>
      <w:commentRangeStart w:id="303"/>
      <w:r w:rsidR="00880CDF">
        <w:rPr>
          <w:sz w:val="20"/>
          <w:szCs w:val="20"/>
          <w:lang w:val="en-GB"/>
        </w:rPr>
        <w:t>(</w:t>
      </w:r>
      <w:r w:rsidR="00D453D4">
        <w:rPr>
          <w:sz w:val="20"/>
          <w:szCs w:val="20"/>
          <w:lang w:val="en-GB"/>
        </w:rPr>
        <w:t>95% CrI:</w:t>
      </w:r>
      <w:r w:rsidR="00D453D4" w:rsidDel="00D453D4">
        <w:rPr>
          <w:sz w:val="20"/>
          <w:szCs w:val="20"/>
          <w:lang w:val="en-GB"/>
        </w:rPr>
        <w:t xml:space="preserve"> </w:t>
      </w:r>
      <w:r w:rsidR="00DC03AD">
        <w:rPr>
          <w:sz w:val="20"/>
          <w:szCs w:val="20"/>
          <w:lang w:val="en-GB"/>
        </w:rPr>
        <w:t xml:space="preserve">0 </w:t>
      </w:r>
      <w:r w:rsidR="00880CDF">
        <w:rPr>
          <w:sz w:val="20"/>
          <w:szCs w:val="20"/>
          <w:lang w:val="en-GB"/>
        </w:rPr>
        <w:t>–</w:t>
      </w:r>
      <w:r w:rsidR="00CC0231">
        <w:rPr>
          <w:sz w:val="20"/>
          <w:szCs w:val="20"/>
          <w:lang w:val="en-GB"/>
        </w:rPr>
        <w:t xml:space="preserve"> </w:t>
      </w:r>
      <w:r w:rsidR="00DC03AD">
        <w:rPr>
          <w:sz w:val="20"/>
          <w:szCs w:val="20"/>
          <w:lang w:val="en-GB"/>
        </w:rPr>
        <w:t>117700 infections</w:t>
      </w:r>
      <w:r w:rsidR="00514AEE">
        <w:rPr>
          <w:sz w:val="20"/>
          <w:szCs w:val="20"/>
          <w:lang w:val="en-GB"/>
        </w:rPr>
        <w:t>, Fig</w:t>
      </w:r>
      <w:r w:rsidR="00A66D24">
        <w:rPr>
          <w:sz w:val="20"/>
          <w:szCs w:val="20"/>
          <w:lang w:val="en-GB"/>
        </w:rPr>
        <w:t>. 2b</w:t>
      </w:r>
      <w:r w:rsidR="00880CDF">
        <w:rPr>
          <w:sz w:val="20"/>
          <w:szCs w:val="20"/>
          <w:lang w:val="en-GB"/>
        </w:rPr>
        <w:t>)</w:t>
      </w:r>
      <w:commentRangeEnd w:id="302"/>
      <w:r w:rsidR="00D453D4">
        <w:rPr>
          <w:rStyle w:val="CommentReference"/>
          <w:sz w:val="20"/>
          <w:szCs w:val="20"/>
          <w:lang w:val="en-GB"/>
        </w:rPr>
        <w:commentReference w:id="302"/>
      </w:r>
      <w:commentRangeEnd w:id="303"/>
      <w:r w:rsidR="00A66D24">
        <w:rPr>
          <w:rStyle w:val="CommentReference"/>
          <w:sz w:val="20"/>
          <w:szCs w:val="20"/>
          <w:lang w:val="en-GB"/>
        </w:rPr>
        <w:commentReference w:id="303"/>
      </w:r>
      <w:r w:rsidR="00DC03AD">
        <w:rPr>
          <w:sz w:val="20"/>
          <w:szCs w:val="20"/>
          <w:lang w:val="en-GB"/>
        </w:rPr>
        <w:t xml:space="preserve"> </w:t>
      </w:r>
      <w:r w:rsidR="00FC56AA" w:rsidRPr="00CF5428">
        <w:rPr>
          <w:sz w:val="20"/>
          <w:szCs w:val="20"/>
          <w:lang w:val="en-GB"/>
        </w:rPr>
        <w:t>or the combined strategy</w:t>
      </w:r>
      <w:r w:rsidR="004849EC">
        <w:rPr>
          <w:sz w:val="20"/>
          <w:szCs w:val="20"/>
          <w:lang w:val="en-GB"/>
        </w:rPr>
        <w:t xml:space="preserve"> encompassing doxy-PEP and vaccination</w:t>
      </w:r>
      <w:r w:rsidR="00DC03AD">
        <w:rPr>
          <w:sz w:val="20"/>
          <w:szCs w:val="20"/>
          <w:lang w:val="en-GB"/>
        </w:rPr>
        <w:t xml:space="preserve"> </w:t>
      </w:r>
      <w:r w:rsidR="00880CDF">
        <w:rPr>
          <w:sz w:val="20"/>
          <w:szCs w:val="20"/>
          <w:lang w:val="en-GB"/>
        </w:rPr>
        <w:t>(</w:t>
      </w:r>
      <w:r w:rsidR="00DC03AD">
        <w:rPr>
          <w:sz w:val="20"/>
          <w:szCs w:val="20"/>
          <w:lang w:val="en-GB"/>
        </w:rPr>
        <w:t xml:space="preserve">0 </w:t>
      </w:r>
      <w:r w:rsidR="00880CDF">
        <w:rPr>
          <w:sz w:val="20"/>
          <w:szCs w:val="20"/>
          <w:lang w:val="en-GB"/>
        </w:rPr>
        <w:t>[</w:t>
      </w:r>
      <w:r w:rsidR="00A66D24">
        <w:rPr>
          <w:sz w:val="20"/>
          <w:szCs w:val="20"/>
          <w:lang w:val="en-GB"/>
        </w:rPr>
        <w:t xml:space="preserve">95% CrI: </w:t>
      </w:r>
      <w:r w:rsidR="00DC03AD">
        <w:rPr>
          <w:sz w:val="20"/>
          <w:szCs w:val="20"/>
          <w:lang w:val="en-GB"/>
        </w:rPr>
        <w:t xml:space="preserve">0 </w:t>
      </w:r>
      <w:r w:rsidR="00880CDF">
        <w:rPr>
          <w:sz w:val="20"/>
          <w:szCs w:val="20"/>
          <w:lang w:val="en-GB"/>
        </w:rPr>
        <w:t>–</w:t>
      </w:r>
      <w:r w:rsidR="00DC03AD">
        <w:rPr>
          <w:sz w:val="20"/>
          <w:szCs w:val="20"/>
          <w:lang w:val="en-GB"/>
        </w:rPr>
        <w:t xml:space="preserve"> 107000</w:t>
      </w:r>
      <w:r w:rsidR="00880CDF">
        <w:rPr>
          <w:sz w:val="20"/>
          <w:szCs w:val="20"/>
          <w:lang w:val="en-GB"/>
        </w:rPr>
        <w:t>]</w:t>
      </w:r>
      <w:r w:rsidR="00DC03AD">
        <w:rPr>
          <w:sz w:val="20"/>
          <w:szCs w:val="20"/>
          <w:lang w:val="en-GB"/>
        </w:rPr>
        <w:t xml:space="preserve"> infections</w:t>
      </w:r>
      <w:r w:rsidR="00880CDF">
        <w:rPr>
          <w:sz w:val="20"/>
          <w:szCs w:val="20"/>
          <w:lang w:val="en-GB"/>
        </w:rPr>
        <w:t>)</w:t>
      </w:r>
      <w:r w:rsidR="00DC03AD">
        <w:rPr>
          <w:sz w:val="20"/>
          <w:szCs w:val="20"/>
          <w:lang w:val="en-GB"/>
        </w:rPr>
        <w:t xml:space="preserve"> </w:t>
      </w:r>
      <w:r w:rsidR="00880CDF">
        <w:rPr>
          <w:sz w:val="20"/>
          <w:szCs w:val="20"/>
          <w:lang w:val="en-GB"/>
        </w:rPr>
        <w:t>by year 15</w:t>
      </w:r>
      <w:r w:rsidR="00FC56AA" w:rsidRPr="00CF5428">
        <w:rPr>
          <w:sz w:val="20"/>
          <w:szCs w:val="20"/>
          <w:lang w:val="en-GB"/>
        </w:rPr>
        <w:t xml:space="preserve">, with the latter accelerating the </w:t>
      </w:r>
      <w:r w:rsidR="004849EC">
        <w:rPr>
          <w:sz w:val="20"/>
          <w:szCs w:val="20"/>
          <w:lang w:val="en-GB"/>
        </w:rPr>
        <w:t xml:space="preserve">speed at which </w:t>
      </w:r>
      <w:del w:id="304" w:author="#WANG ZIHAO#" w:date="2026-06-18T23:17:00Z" w16du:dateUtc="2026-06-18T15:17:00Z">
        <w:r w:rsidR="004849EC" w:rsidDel="00317E25">
          <w:rPr>
            <w:sz w:val="20"/>
            <w:szCs w:val="20"/>
            <w:lang w:val="en-GB"/>
          </w:rPr>
          <w:delText>susceptible</w:delText>
        </w:r>
      </w:del>
      <w:ins w:id="305" w:author="#WANG ZIHAO#" w:date="2026-06-18T23:17:00Z" w16du:dateUtc="2026-06-18T15:17:00Z">
        <w:r w:rsidR="00317E25">
          <w:rPr>
            <w:sz w:val="20"/>
            <w:szCs w:val="20"/>
            <w:lang w:val="en-GB"/>
          </w:rPr>
          <w:t>baseline susceptible</w:t>
        </w:r>
      </w:ins>
      <w:r w:rsidR="004849EC">
        <w:rPr>
          <w:sz w:val="20"/>
          <w:szCs w:val="20"/>
          <w:lang w:val="en-GB"/>
        </w:rPr>
        <w:t xml:space="preserve"> strains are eliminated from circulation</w:t>
      </w:r>
      <w:r w:rsidR="00FC56AA" w:rsidRPr="00CF5428">
        <w:rPr>
          <w:sz w:val="20"/>
          <w:szCs w:val="20"/>
          <w:lang w:val="en-GB"/>
        </w:rPr>
        <w:t xml:space="preserve"> (Fig. 2b). </w:t>
      </w:r>
      <w:r w:rsidR="004849EC">
        <w:rPr>
          <w:sz w:val="20"/>
          <w:szCs w:val="20"/>
          <w:lang w:val="en-GB"/>
        </w:rPr>
        <w:t>Whereas</w:t>
      </w:r>
      <w:r w:rsidR="00FC56AA" w:rsidRPr="00CF5428">
        <w:rPr>
          <w:sz w:val="20"/>
          <w:szCs w:val="20"/>
          <w:lang w:val="en-GB"/>
        </w:rPr>
        <w:t xml:space="preserve"> </w:t>
      </w:r>
      <w:r w:rsidR="004849EC">
        <w:rPr>
          <w:sz w:val="20"/>
          <w:szCs w:val="20"/>
          <w:lang w:val="en-GB"/>
        </w:rPr>
        <w:t>i</w:t>
      </w:r>
      <w:r w:rsidR="00FC56AA" w:rsidRPr="00CF5428">
        <w:rPr>
          <w:sz w:val="20"/>
          <w:szCs w:val="20"/>
          <w:lang w:val="en-GB"/>
        </w:rPr>
        <w:t xml:space="preserve">n the </w:t>
      </w:r>
      <w:r w:rsidR="00DC03AD">
        <w:rPr>
          <w:sz w:val="20"/>
          <w:szCs w:val="20"/>
          <w:lang w:val="en-GB"/>
        </w:rPr>
        <w:t>no-intervention</w:t>
      </w:r>
      <w:r w:rsidR="00FC56AA" w:rsidRPr="00CF5428">
        <w:rPr>
          <w:sz w:val="20"/>
          <w:szCs w:val="20"/>
          <w:lang w:val="en-GB"/>
        </w:rPr>
        <w:t xml:space="preserve"> and vaccination-only scenarios, Tet-R infections exhibit </w:t>
      </w:r>
      <w:r w:rsidR="00B80AF6">
        <w:rPr>
          <w:sz w:val="20"/>
          <w:szCs w:val="20"/>
          <w:lang w:val="en-GB"/>
        </w:rPr>
        <w:t xml:space="preserve">sustained </w:t>
      </w:r>
      <w:r w:rsidR="00FC56AA" w:rsidRPr="00CF5428">
        <w:rPr>
          <w:sz w:val="20"/>
          <w:szCs w:val="20"/>
          <w:lang w:val="en-GB"/>
        </w:rPr>
        <w:t>decline</w:t>
      </w:r>
      <w:r w:rsidR="00B80AF6">
        <w:rPr>
          <w:sz w:val="20"/>
          <w:szCs w:val="20"/>
          <w:lang w:val="en-GB"/>
        </w:rPr>
        <w:t>s</w:t>
      </w:r>
      <w:r w:rsidR="00CC0231">
        <w:rPr>
          <w:sz w:val="20"/>
          <w:szCs w:val="20"/>
          <w:lang w:val="en-GB"/>
        </w:rPr>
        <w:t xml:space="preserve">, falling to </w:t>
      </w:r>
      <w:r w:rsidR="00DC03AD">
        <w:rPr>
          <w:sz w:val="20"/>
          <w:szCs w:val="20"/>
          <w:lang w:val="en-GB"/>
        </w:rPr>
        <w:t>54400 (</w:t>
      </w:r>
      <w:r w:rsidR="00A66D24">
        <w:rPr>
          <w:sz w:val="20"/>
          <w:szCs w:val="20"/>
          <w:lang w:val="en-GB"/>
        </w:rPr>
        <w:t xml:space="preserve">95% CrI: </w:t>
      </w:r>
      <w:r w:rsidR="00DC03AD">
        <w:rPr>
          <w:sz w:val="20"/>
          <w:szCs w:val="20"/>
          <w:lang w:val="en-GB"/>
        </w:rPr>
        <w:t>8600 – 283600) infections</w:t>
      </w:r>
      <w:r w:rsidR="00CC0231">
        <w:rPr>
          <w:sz w:val="20"/>
          <w:szCs w:val="20"/>
          <w:lang w:val="en-GB"/>
        </w:rPr>
        <w:t xml:space="preserve"> </w:t>
      </w:r>
      <w:r w:rsidR="00DC03AD">
        <w:rPr>
          <w:sz w:val="20"/>
          <w:szCs w:val="20"/>
          <w:lang w:val="en-GB"/>
        </w:rPr>
        <w:t>and 21900 (</w:t>
      </w:r>
      <w:r w:rsidR="00A66D24">
        <w:rPr>
          <w:sz w:val="20"/>
          <w:szCs w:val="20"/>
          <w:lang w:val="en-GB"/>
        </w:rPr>
        <w:t xml:space="preserve">95% CrI: </w:t>
      </w:r>
      <w:r w:rsidR="00DC03AD">
        <w:rPr>
          <w:sz w:val="20"/>
          <w:szCs w:val="20"/>
          <w:lang w:val="en-GB"/>
        </w:rPr>
        <w:t xml:space="preserve">0 – 253600) infections </w:t>
      </w:r>
      <w:r w:rsidR="00CC0231">
        <w:rPr>
          <w:sz w:val="20"/>
          <w:szCs w:val="20"/>
          <w:lang w:val="en-GB"/>
        </w:rPr>
        <w:t>by year 15, respectively</w:t>
      </w:r>
      <w:r w:rsidR="00DC03AD">
        <w:rPr>
          <w:sz w:val="20"/>
          <w:szCs w:val="20"/>
          <w:lang w:val="en-GB"/>
        </w:rPr>
        <w:t xml:space="preserve"> </w:t>
      </w:r>
      <w:r w:rsidR="008C6EE0">
        <w:rPr>
          <w:sz w:val="20"/>
          <w:szCs w:val="20"/>
          <w:lang w:val="en-GB"/>
        </w:rPr>
        <w:t>(</w:t>
      </w:r>
      <w:r w:rsidR="00CC0231">
        <w:rPr>
          <w:sz w:val="20"/>
          <w:szCs w:val="20"/>
          <w:lang w:val="en-GB"/>
        </w:rPr>
        <w:t xml:space="preserve">with vaccination </w:t>
      </w:r>
      <w:r w:rsidR="00346D43">
        <w:rPr>
          <w:sz w:val="20"/>
          <w:szCs w:val="20"/>
          <w:lang w:val="en-GB"/>
        </w:rPr>
        <w:t>standalone intervention</w:t>
      </w:r>
      <w:r w:rsidR="00CC0231">
        <w:rPr>
          <w:sz w:val="20"/>
          <w:szCs w:val="20"/>
          <w:lang w:val="en-GB"/>
        </w:rPr>
        <w:t xml:space="preserve"> </w:t>
      </w:r>
      <w:r w:rsidR="008C6EE0" w:rsidRPr="008C6EE0">
        <w:rPr>
          <w:sz w:val="20"/>
          <w:szCs w:val="20"/>
          <w:lang w:val="en-GB"/>
        </w:rPr>
        <w:t xml:space="preserve">averting </w:t>
      </w:r>
      <w:r w:rsidR="00CC0231">
        <w:rPr>
          <w:sz w:val="20"/>
          <w:szCs w:val="20"/>
          <w:lang w:val="en-GB"/>
        </w:rPr>
        <w:t xml:space="preserve">a cumulative </w:t>
      </w:r>
      <w:r w:rsidR="008C6EE0" w:rsidRPr="008C6EE0">
        <w:rPr>
          <w:sz w:val="20"/>
          <w:szCs w:val="20"/>
          <w:lang w:val="en-GB"/>
        </w:rPr>
        <w:t>3165</w:t>
      </w:r>
      <w:r w:rsidR="008C6EE0">
        <w:rPr>
          <w:sz w:val="20"/>
          <w:szCs w:val="20"/>
          <w:lang w:val="en-GB"/>
        </w:rPr>
        <w:t>00</w:t>
      </w:r>
      <w:r w:rsidR="008C6EE0" w:rsidRPr="008C6EE0">
        <w:rPr>
          <w:sz w:val="20"/>
          <w:szCs w:val="20"/>
          <w:lang w:val="en-GB"/>
        </w:rPr>
        <w:t xml:space="preserve"> </w:t>
      </w:r>
      <w:r w:rsidR="00CC0231">
        <w:rPr>
          <w:sz w:val="20"/>
          <w:szCs w:val="20"/>
          <w:lang w:val="en-GB"/>
        </w:rPr>
        <w:t>[</w:t>
      </w:r>
      <w:r w:rsidR="00A66D24">
        <w:rPr>
          <w:sz w:val="20"/>
          <w:szCs w:val="20"/>
          <w:lang w:val="en-GB"/>
        </w:rPr>
        <w:t xml:space="preserve">95% CrI: </w:t>
      </w:r>
      <w:r w:rsidR="008C6EE0" w:rsidRPr="008C6EE0">
        <w:rPr>
          <w:sz w:val="20"/>
          <w:szCs w:val="20"/>
          <w:lang w:val="en-GB"/>
        </w:rPr>
        <w:t>450</w:t>
      </w:r>
      <w:r w:rsidR="008C6EE0">
        <w:rPr>
          <w:sz w:val="20"/>
          <w:szCs w:val="20"/>
          <w:lang w:val="en-GB"/>
        </w:rPr>
        <w:t>0</w:t>
      </w:r>
      <w:r w:rsidR="007E7B65">
        <w:rPr>
          <w:sz w:val="20"/>
          <w:szCs w:val="20"/>
          <w:lang w:val="en-GB"/>
        </w:rPr>
        <w:t xml:space="preserve"> </w:t>
      </w:r>
      <w:r w:rsidR="00CC0231">
        <w:rPr>
          <w:sz w:val="20"/>
          <w:szCs w:val="20"/>
          <w:lang w:val="en-GB"/>
        </w:rPr>
        <w:t xml:space="preserve">– </w:t>
      </w:r>
      <w:r w:rsidR="008C6EE0" w:rsidRPr="008C6EE0">
        <w:rPr>
          <w:sz w:val="20"/>
          <w:szCs w:val="20"/>
          <w:lang w:val="en-GB"/>
        </w:rPr>
        <w:t>11206</w:t>
      </w:r>
      <w:r w:rsidR="008C6EE0">
        <w:rPr>
          <w:sz w:val="20"/>
          <w:szCs w:val="20"/>
          <w:lang w:val="en-GB"/>
        </w:rPr>
        <w:t>00</w:t>
      </w:r>
      <w:r w:rsidR="00CC0231">
        <w:rPr>
          <w:sz w:val="20"/>
          <w:szCs w:val="20"/>
          <w:lang w:val="en-GB"/>
        </w:rPr>
        <w:t>]</w:t>
      </w:r>
      <w:r w:rsidR="008C6EE0" w:rsidRPr="008C6EE0">
        <w:rPr>
          <w:sz w:val="20"/>
          <w:szCs w:val="20"/>
          <w:lang w:val="en-GB"/>
        </w:rPr>
        <w:t xml:space="preserve"> </w:t>
      </w:r>
      <w:r w:rsidR="008C6EE0" w:rsidRPr="00EA68D5">
        <w:rPr>
          <w:sz w:val="20"/>
          <w:szCs w:val="20"/>
          <w:lang w:val="en-GB"/>
        </w:rPr>
        <w:t>infections</w:t>
      </w:r>
      <w:r w:rsidR="00EA68D5" w:rsidRPr="00EA68D5">
        <w:rPr>
          <w:sz w:val="20"/>
          <w:szCs w:val="20"/>
          <w:lang w:val="en-GB"/>
        </w:rPr>
        <w:t xml:space="preserve">, representing a </w:t>
      </w:r>
      <w:r w:rsidR="00EA68D5" w:rsidRPr="00C2139E">
        <w:rPr>
          <w:sz w:val="20"/>
          <w:szCs w:val="20"/>
          <w:lang w:val="en-GB"/>
        </w:rPr>
        <w:t>37.61% [95% CrI: 2.92% – 83.61%] cumulative decrease</w:t>
      </w:r>
      <w:r w:rsidR="008C6EE0" w:rsidRPr="00EA68D5">
        <w:rPr>
          <w:sz w:val="20"/>
          <w:szCs w:val="20"/>
          <w:lang w:val="en-GB"/>
        </w:rPr>
        <w:t xml:space="preserve">) </w:t>
      </w:r>
      <w:r w:rsidR="00FC56AA" w:rsidRPr="00EA68D5">
        <w:rPr>
          <w:sz w:val="20"/>
          <w:szCs w:val="20"/>
          <w:lang w:val="en-GB"/>
        </w:rPr>
        <w:t xml:space="preserve">(Fig. 2c). </w:t>
      </w:r>
      <w:del w:id="306" w:author="#WANG ZIHAO#" w:date="2026-06-16T18:43:00Z" w16du:dateUtc="2026-06-16T10:43:00Z">
        <w:r w:rsidR="00FC56AA" w:rsidRPr="00EA68D5" w:rsidDel="00913702">
          <w:rPr>
            <w:sz w:val="20"/>
            <w:szCs w:val="20"/>
            <w:lang w:val="en-GB"/>
          </w:rPr>
          <w:delText xml:space="preserve">This pattern suggests that in the absence of sustained, population-level antibiotic pressure, the intrinsic fitness cost </w:delText>
        </w:r>
      </w:del>
      <m:oMath>
        <m:sSub>
          <m:sSubPr>
            <m:ctrlPr>
              <w:del w:id="307" w:author="#WANG ZIHAO#" w:date="2026-06-16T18:43:00Z" w16du:dateUtc="2026-06-16T10:43:00Z">
                <w:rPr>
                  <w:rFonts w:ascii="Cambria Math" w:hAnsi="Cambria Math"/>
                  <w:i/>
                  <w:iCs/>
                  <w:color w:val="000000" w:themeColor="text1"/>
                  <w:sz w:val="20"/>
                  <w:szCs w:val="20"/>
                  <w:lang w:val="en-GB"/>
                </w:rPr>
              </w:del>
            </m:ctrlPr>
          </m:sSubPr>
          <m:e>
            <m:r>
              <w:del w:id="308" w:author="#WANG ZIHAO#" w:date="2026-06-16T18:43:00Z" w16du:dateUtc="2026-06-16T10:43:00Z">
                <w:rPr>
                  <w:rFonts w:ascii="Cambria Math" w:hAnsi="Cambria Math"/>
                  <w:color w:val="000000" w:themeColor="text1"/>
                  <w:sz w:val="20"/>
                  <w:szCs w:val="20"/>
                  <w:lang w:val="en-GB"/>
                </w:rPr>
                <m:t>f</m:t>
              </w:del>
            </m:r>
          </m:e>
          <m:sub>
            <m:r>
              <w:del w:id="309" w:author="#WANG ZIHAO#" w:date="2026-06-16T18:43:00Z" w16du:dateUtc="2026-06-16T10:43:00Z">
                <w:rPr>
                  <w:rFonts w:ascii="Cambria Math" w:hAnsi="Cambria Math"/>
                  <w:color w:val="000000" w:themeColor="text1"/>
                  <w:sz w:val="20"/>
                  <w:szCs w:val="20"/>
                  <w:lang w:val="en-GB"/>
                </w:rPr>
                <m:t>t</m:t>
              </w:del>
            </m:r>
          </m:sub>
        </m:sSub>
      </m:oMath>
      <w:del w:id="310" w:author="#WANG ZIHAO#" w:date="2026-06-16T18:43:00Z" w16du:dateUtc="2026-06-16T10:43:00Z">
        <w:r w:rsidR="00FC56AA" w:rsidRPr="00EA68D5" w:rsidDel="00913702">
          <w:rPr>
            <w:iCs/>
            <w:color w:val="000000" w:themeColor="text1"/>
            <w:sz w:val="20"/>
            <w:szCs w:val="20"/>
            <w:lang w:val="en-GB"/>
          </w:rPr>
          <w:delText xml:space="preserve"> </w:delText>
        </w:r>
        <w:r w:rsidR="00FC56AA" w:rsidRPr="00EA68D5" w:rsidDel="00913702">
          <w:rPr>
            <w:sz w:val="20"/>
            <w:szCs w:val="20"/>
            <w:lang w:val="en-GB"/>
          </w:rPr>
          <w:delText>associated with tetracyclin</w:delText>
        </w:r>
        <w:r w:rsidR="00FC56AA" w:rsidRPr="00CF5428" w:rsidDel="00913702">
          <w:rPr>
            <w:sz w:val="20"/>
            <w:szCs w:val="20"/>
            <w:lang w:val="en-GB"/>
          </w:rPr>
          <w:delText xml:space="preserve">e resistance determinants renders these strains less competitive than the fitter wild-type lineage, </w:delText>
        </w:r>
        <w:r w:rsidR="004849EC" w:rsidDel="00913702">
          <w:rPr>
            <w:sz w:val="20"/>
            <w:szCs w:val="20"/>
            <w:lang w:val="en-GB"/>
          </w:rPr>
          <w:delText>demonstrating</w:delText>
        </w:r>
        <w:r w:rsidR="004849EC" w:rsidRPr="00CF5428" w:rsidDel="00913702">
          <w:rPr>
            <w:sz w:val="20"/>
            <w:szCs w:val="20"/>
            <w:lang w:val="en-GB"/>
          </w:rPr>
          <w:delText xml:space="preserve"> </w:delText>
        </w:r>
        <w:r w:rsidR="00FC56AA" w:rsidRPr="00CF5428" w:rsidDel="00913702">
          <w:rPr>
            <w:sz w:val="20"/>
            <w:szCs w:val="20"/>
            <w:lang w:val="en-GB"/>
          </w:rPr>
          <w:delText xml:space="preserve">that elevated </w:delText>
        </w:r>
        <w:r w:rsidR="004849EC" w:rsidDel="00913702">
          <w:rPr>
            <w:sz w:val="20"/>
            <w:szCs w:val="20"/>
            <w:lang w:val="en-GB"/>
          </w:rPr>
          <w:delText xml:space="preserve">incidence </w:delText>
        </w:r>
        <w:r w:rsidR="00FC56AA" w:rsidRPr="00CF5428" w:rsidDel="00913702">
          <w:rPr>
            <w:sz w:val="20"/>
            <w:szCs w:val="20"/>
            <w:lang w:val="en-GB"/>
          </w:rPr>
          <w:delText>alone do</w:delText>
        </w:r>
        <w:r w:rsidR="00B80AF6" w:rsidDel="00913702">
          <w:rPr>
            <w:sz w:val="20"/>
            <w:szCs w:val="20"/>
            <w:lang w:val="en-GB"/>
          </w:rPr>
          <w:delText>es</w:delText>
        </w:r>
        <w:r w:rsidR="00FC56AA" w:rsidRPr="00CF5428" w:rsidDel="00913702">
          <w:rPr>
            <w:sz w:val="20"/>
            <w:szCs w:val="20"/>
            <w:lang w:val="en-GB"/>
          </w:rPr>
          <w:delText xml:space="preserve"> not guarantee the expansion of resistant variants. </w:delText>
        </w:r>
      </w:del>
    </w:p>
    <w:p w14:paraId="765CFF9D" w14:textId="61D95A24" w:rsidR="00FC56AA" w:rsidRDefault="00FC56AA" w:rsidP="00B83724">
      <w:pPr>
        <w:pStyle w:val="NormalWeb"/>
        <w:spacing w:line="276" w:lineRule="auto"/>
        <w:jc w:val="both"/>
        <w:rPr>
          <w:sz w:val="20"/>
          <w:szCs w:val="20"/>
          <w:lang w:val="en-GB"/>
        </w:rPr>
      </w:pPr>
      <w:r w:rsidRPr="00CF5428">
        <w:rPr>
          <w:sz w:val="20"/>
          <w:szCs w:val="20"/>
          <w:lang w:val="en-GB"/>
        </w:rPr>
        <w:t xml:space="preserve">Conversely, the introduction of doxy-PEP overrides </w:t>
      </w:r>
      <w:r w:rsidR="004849EC">
        <w:rPr>
          <w:sz w:val="20"/>
          <w:szCs w:val="20"/>
          <w:lang w:val="en-GB"/>
        </w:rPr>
        <w:t>the</w:t>
      </w:r>
      <w:r w:rsidR="004849EC" w:rsidRPr="00CF5428">
        <w:rPr>
          <w:sz w:val="20"/>
          <w:szCs w:val="20"/>
          <w:lang w:val="en-GB"/>
        </w:rPr>
        <w:t xml:space="preserve"> </w:t>
      </w:r>
      <w:r w:rsidRPr="00CF5428">
        <w:rPr>
          <w:sz w:val="20"/>
          <w:szCs w:val="20"/>
          <w:lang w:val="en-GB"/>
        </w:rPr>
        <w:t>intrinsic fitness disadvantage</w:t>
      </w:r>
      <w:r w:rsidR="004849EC">
        <w:rPr>
          <w:sz w:val="20"/>
          <w:szCs w:val="20"/>
          <w:lang w:val="en-GB"/>
        </w:rPr>
        <w:t xml:space="preserve"> associated to the </w:t>
      </w:r>
      <w:del w:id="311" w:author="#WANG ZIHAO#" w:date="2026-06-18T23:17:00Z" w16du:dateUtc="2026-06-18T15:17:00Z">
        <w:r w:rsidR="004849EC" w:rsidDel="00317E25">
          <w:rPr>
            <w:sz w:val="20"/>
            <w:szCs w:val="20"/>
            <w:lang w:val="en-GB"/>
          </w:rPr>
          <w:delText>susceptible</w:delText>
        </w:r>
      </w:del>
      <w:ins w:id="312" w:author="#WANG ZIHAO#" w:date="2026-06-18T23:17:00Z" w16du:dateUtc="2026-06-18T15:17:00Z">
        <w:r w:rsidR="00317E25">
          <w:rPr>
            <w:sz w:val="20"/>
            <w:szCs w:val="20"/>
            <w:lang w:val="en-GB"/>
          </w:rPr>
          <w:t>baseline susceptible</w:t>
        </w:r>
      </w:ins>
      <w:r w:rsidR="004849EC">
        <w:rPr>
          <w:sz w:val="20"/>
          <w:szCs w:val="20"/>
          <w:lang w:val="en-GB"/>
        </w:rPr>
        <w:t xml:space="preserve"> strain and</w:t>
      </w:r>
      <w:r w:rsidRPr="00CF5428">
        <w:rPr>
          <w:sz w:val="20"/>
          <w:szCs w:val="20"/>
          <w:lang w:val="en-GB"/>
        </w:rPr>
        <w:t xml:space="preserve"> trigger</w:t>
      </w:r>
      <w:r w:rsidR="004849EC">
        <w:rPr>
          <w:sz w:val="20"/>
          <w:szCs w:val="20"/>
          <w:lang w:val="en-GB"/>
        </w:rPr>
        <w:t>s</w:t>
      </w:r>
      <w:r w:rsidRPr="00CF5428">
        <w:rPr>
          <w:sz w:val="20"/>
          <w:szCs w:val="20"/>
          <w:lang w:val="en-GB"/>
        </w:rPr>
        <w:t xml:space="preserve"> a</w:t>
      </w:r>
      <w:r w:rsidR="004849EC">
        <w:rPr>
          <w:sz w:val="20"/>
          <w:szCs w:val="20"/>
          <w:lang w:val="en-GB"/>
        </w:rPr>
        <w:t xml:space="preserve">n </w:t>
      </w:r>
      <w:r w:rsidRPr="00CF5428">
        <w:rPr>
          <w:sz w:val="20"/>
          <w:szCs w:val="20"/>
          <w:lang w:val="en-GB"/>
        </w:rPr>
        <w:t>expansion of the Tet-R population</w:t>
      </w:r>
      <w:r w:rsidR="00DC03AD">
        <w:rPr>
          <w:sz w:val="20"/>
          <w:szCs w:val="20"/>
          <w:lang w:val="en-GB"/>
        </w:rPr>
        <w:t xml:space="preserve"> to 194400 (</w:t>
      </w:r>
      <w:r w:rsidR="00A66D24">
        <w:rPr>
          <w:sz w:val="20"/>
          <w:szCs w:val="20"/>
          <w:lang w:val="en-GB"/>
        </w:rPr>
        <w:t xml:space="preserve">95% CrI: </w:t>
      </w:r>
      <w:r w:rsidR="00DC03AD">
        <w:rPr>
          <w:sz w:val="20"/>
          <w:szCs w:val="20"/>
          <w:lang w:val="en-GB"/>
        </w:rPr>
        <w:t xml:space="preserve">41700 – 533300) infections </w:t>
      </w:r>
      <w:r w:rsidR="00E65B69">
        <w:rPr>
          <w:sz w:val="20"/>
          <w:szCs w:val="20"/>
          <w:lang w:val="en-GB"/>
        </w:rPr>
        <w:t xml:space="preserve">by year 15, resulting in a </w:t>
      </w:r>
      <w:r w:rsidR="004849EC">
        <w:rPr>
          <w:sz w:val="20"/>
          <w:szCs w:val="20"/>
          <w:lang w:val="en-GB"/>
        </w:rPr>
        <w:t xml:space="preserve">negative number of </w:t>
      </w:r>
      <w:r w:rsidR="004849EC" w:rsidRPr="004A153B">
        <w:rPr>
          <w:sz w:val="20"/>
          <w:szCs w:val="20"/>
          <w:lang w:val="en-GB"/>
        </w:rPr>
        <w:t xml:space="preserve">-1320900 </w:t>
      </w:r>
      <w:r w:rsidR="004A153B" w:rsidRPr="004A153B">
        <w:rPr>
          <w:sz w:val="20"/>
          <w:szCs w:val="20"/>
          <w:lang w:val="en-GB"/>
        </w:rPr>
        <w:t>(</w:t>
      </w:r>
      <w:r w:rsidR="00A66D24">
        <w:rPr>
          <w:sz w:val="20"/>
          <w:szCs w:val="20"/>
          <w:lang w:val="en-GB"/>
        </w:rPr>
        <w:t xml:space="preserve">95% CrI: </w:t>
      </w:r>
      <w:r w:rsidR="004A153B" w:rsidRPr="004A153B">
        <w:rPr>
          <w:sz w:val="20"/>
          <w:szCs w:val="20"/>
          <w:lang w:val="en-GB"/>
        </w:rPr>
        <w:t xml:space="preserve">-3632400 – -287300) </w:t>
      </w:r>
      <w:commentRangeStart w:id="313"/>
      <w:commentRangeStart w:id="314"/>
      <w:commentRangeStart w:id="315"/>
      <w:r w:rsidR="00E65B69">
        <w:rPr>
          <w:sz w:val="20"/>
          <w:szCs w:val="20"/>
          <w:lang w:val="en-GB"/>
        </w:rPr>
        <w:t xml:space="preserve">averted </w:t>
      </w:r>
      <w:r w:rsidR="004849EC">
        <w:rPr>
          <w:sz w:val="20"/>
          <w:szCs w:val="20"/>
          <w:lang w:val="en-GB"/>
        </w:rPr>
        <w:t xml:space="preserve">Tet-R </w:t>
      </w:r>
      <w:r w:rsidR="004A153B" w:rsidRPr="004652A3">
        <w:rPr>
          <w:sz w:val="20"/>
          <w:szCs w:val="20"/>
          <w:lang w:val="en-GB"/>
        </w:rPr>
        <w:t>infections</w:t>
      </w:r>
      <w:commentRangeEnd w:id="313"/>
      <w:r w:rsidR="004849EC" w:rsidRPr="00F84029">
        <w:rPr>
          <w:rStyle w:val="CommentReference"/>
          <w:sz w:val="20"/>
          <w:szCs w:val="20"/>
          <w:lang w:val="en-GB"/>
        </w:rPr>
        <w:commentReference w:id="313"/>
      </w:r>
      <w:commentRangeEnd w:id="314"/>
      <w:r w:rsidR="004849EC" w:rsidRPr="00F84029">
        <w:rPr>
          <w:rStyle w:val="CommentReference"/>
          <w:sz w:val="20"/>
          <w:szCs w:val="20"/>
          <w:lang w:val="en-GB"/>
        </w:rPr>
        <w:commentReference w:id="314"/>
      </w:r>
      <w:commentRangeEnd w:id="315"/>
      <w:r w:rsidR="0094374F" w:rsidRPr="00F84029">
        <w:rPr>
          <w:rStyle w:val="CommentReference"/>
          <w:sz w:val="20"/>
          <w:szCs w:val="20"/>
          <w:lang w:val="en-GB"/>
        </w:rPr>
        <w:commentReference w:id="315"/>
      </w:r>
      <w:r w:rsidR="004652A3" w:rsidRPr="00F84029">
        <w:rPr>
          <w:sz w:val="20"/>
          <w:szCs w:val="20"/>
          <w:lang w:val="en-GB"/>
        </w:rPr>
        <w:t xml:space="preserve"> </w:t>
      </w:r>
      <w:r w:rsidR="004652A3" w:rsidRPr="004652A3">
        <w:rPr>
          <w:sz w:val="20"/>
          <w:szCs w:val="20"/>
          <w:lang w:val="en-GB"/>
        </w:rPr>
        <w:t>(</w:t>
      </w:r>
      <w:r w:rsidR="004652A3" w:rsidRPr="00C2139E">
        <w:rPr>
          <w:sz w:val="20"/>
          <w:szCs w:val="20"/>
          <w:lang w:val="en-GB"/>
        </w:rPr>
        <w:t>-116.84% [95% CrI: -304.88% – -34.59%] cumulative decrease)</w:t>
      </w:r>
      <w:r w:rsidRPr="004652A3">
        <w:rPr>
          <w:sz w:val="20"/>
          <w:szCs w:val="20"/>
          <w:lang w:val="en-GB"/>
        </w:rPr>
        <w:t>.</w:t>
      </w:r>
      <w:r w:rsidRPr="00CF5428">
        <w:rPr>
          <w:sz w:val="20"/>
          <w:szCs w:val="20"/>
          <w:lang w:val="en-GB"/>
        </w:rPr>
        <w:t xml:space="preserve"> Notably, the combined doxy-PEP and vaccination strategy initially </w:t>
      </w:r>
      <w:r w:rsidR="0034614B">
        <w:rPr>
          <w:sz w:val="20"/>
          <w:szCs w:val="20"/>
          <w:lang w:val="en-GB"/>
        </w:rPr>
        <w:t>suppresses</w:t>
      </w:r>
      <w:r w:rsidR="0034614B" w:rsidRPr="00CF5428">
        <w:rPr>
          <w:sz w:val="20"/>
          <w:szCs w:val="20"/>
          <w:lang w:val="en-GB"/>
        </w:rPr>
        <w:t xml:space="preserve"> </w:t>
      </w:r>
      <w:r w:rsidRPr="00CF5428">
        <w:rPr>
          <w:sz w:val="20"/>
          <w:szCs w:val="20"/>
          <w:lang w:val="en-GB"/>
        </w:rPr>
        <w:t xml:space="preserve">Tet-R </w:t>
      </w:r>
      <w:r w:rsidR="0034614B">
        <w:rPr>
          <w:sz w:val="20"/>
          <w:szCs w:val="20"/>
          <w:lang w:val="en-GB"/>
        </w:rPr>
        <w:t>incidence</w:t>
      </w:r>
      <w:r w:rsidRPr="00CF5428">
        <w:rPr>
          <w:sz w:val="20"/>
          <w:szCs w:val="20"/>
          <w:lang w:val="en-GB"/>
        </w:rPr>
        <w:t xml:space="preserve"> below baseline levels</w:t>
      </w:r>
      <w:r w:rsidR="00DC03AD">
        <w:rPr>
          <w:sz w:val="20"/>
          <w:szCs w:val="20"/>
          <w:lang w:val="en-GB"/>
        </w:rPr>
        <w:t xml:space="preserve"> </w:t>
      </w:r>
      <w:r w:rsidR="00E65B69">
        <w:rPr>
          <w:sz w:val="20"/>
          <w:szCs w:val="20"/>
          <w:lang w:val="en-GB"/>
        </w:rPr>
        <w:t xml:space="preserve">by the </w:t>
      </w:r>
      <w:r w:rsidR="00774407">
        <w:rPr>
          <w:sz w:val="20"/>
          <w:szCs w:val="20"/>
          <w:lang w:val="en-GB"/>
        </w:rPr>
        <w:t>second</w:t>
      </w:r>
      <w:r w:rsidR="00E65B69">
        <w:rPr>
          <w:sz w:val="20"/>
          <w:szCs w:val="20"/>
          <w:lang w:val="en-GB"/>
        </w:rPr>
        <w:t xml:space="preserve"> year of deployment (81700 [</w:t>
      </w:r>
      <w:r w:rsidR="00A66D24">
        <w:rPr>
          <w:sz w:val="20"/>
          <w:szCs w:val="20"/>
          <w:lang w:val="en-GB"/>
        </w:rPr>
        <w:t xml:space="preserve">95% CrI: </w:t>
      </w:r>
      <w:r w:rsidR="00E65B69">
        <w:rPr>
          <w:sz w:val="20"/>
          <w:szCs w:val="20"/>
          <w:lang w:val="en-GB"/>
        </w:rPr>
        <w:t xml:space="preserve">23400 – 258700] infections vs. 86500 [38700 – 248700] infections </w:t>
      </w:r>
      <w:r w:rsidR="0034614B">
        <w:rPr>
          <w:sz w:val="20"/>
          <w:szCs w:val="20"/>
          <w:lang w:val="en-GB"/>
        </w:rPr>
        <w:t>at baseline</w:t>
      </w:r>
      <w:r w:rsidR="00E65B69">
        <w:rPr>
          <w:sz w:val="20"/>
          <w:szCs w:val="20"/>
          <w:lang w:val="en-GB"/>
        </w:rPr>
        <w:t xml:space="preserve">). </w:t>
      </w:r>
      <w:commentRangeStart w:id="316"/>
      <w:commentRangeStart w:id="317"/>
      <w:r w:rsidRPr="001D733D">
        <w:rPr>
          <w:sz w:val="20"/>
          <w:szCs w:val="20"/>
          <w:lang w:val="en-GB"/>
        </w:rPr>
        <w:t>However, doxy-PEP drive</w:t>
      </w:r>
      <w:r w:rsidR="0034614B" w:rsidRPr="001D733D">
        <w:rPr>
          <w:sz w:val="20"/>
          <w:szCs w:val="20"/>
          <w:lang w:val="en-GB"/>
        </w:rPr>
        <w:t>n selective pressure</w:t>
      </w:r>
      <w:commentRangeEnd w:id="316"/>
      <w:r w:rsidR="0034614B">
        <w:rPr>
          <w:rStyle w:val="CommentReference"/>
          <w:sz w:val="20"/>
          <w:szCs w:val="20"/>
          <w:lang w:val="en-GB"/>
        </w:rPr>
        <w:commentReference w:id="316"/>
      </w:r>
      <w:commentRangeEnd w:id="317"/>
      <w:r w:rsidR="00E57C26">
        <w:rPr>
          <w:rStyle w:val="CommentReference"/>
          <w:sz w:val="20"/>
          <w:szCs w:val="20"/>
          <w:lang w:val="en-GB"/>
        </w:rPr>
        <w:commentReference w:id="317"/>
      </w:r>
      <w:r w:rsidR="00C2139E">
        <w:rPr>
          <w:sz w:val="20"/>
          <w:szCs w:val="20"/>
          <w:lang w:val="en-GB"/>
        </w:rPr>
        <w:t xml:space="preserve"> </w:t>
      </w:r>
      <w:r w:rsidR="00E65B69">
        <w:rPr>
          <w:sz w:val="20"/>
          <w:szCs w:val="20"/>
          <w:lang w:val="en-GB"/>
        </w:rPr>
        <w:t xml:space="preserve">results </w:t>
      </w:r>
      <w:r w:rsidRPr="00CF5428">
        <w:rPr>
          <w:sz w:val="20"/>
          <w:szCs w:val="20"/>
          <w:lang w:val="en-GB"/>
        </w:rPr>
        <w:t xml:space="preserve">in </w:t>
      </w:r>
      <w:r w:rsidR="0034614B">
        <w:rPr>
          <w:sz w:val="20"/>
          <w:szCs w:val="20"/>
          <w:lang w:val="en-GB"/>
        </w:rPr>
        <w:t>an increase in 93200 (</w:t>
      </w:r>
      <w:r w:rsidR="00A66D24">
        <w:rPr>
          <w:sz w:val="20"/>
          <w:szCs w:val="20"/>
          <w:lang w:val="en-GB"/>
        </w:rPr>
        <w:t xml:space="preserve">95% CrI: </w:t>
      </w:r>
      <w:r w:rsidR="0034614B">
        <w:rPr>
          <w:sz w:val="20"/>
          <w:szCs w:val="20"/>
          <w:lang w:val="en-GB"/>
        </w:rPr>
        <w:t>0 – 484500) and 54400 (</w:t>
      </w:r>
      <w:r w:rsidR="00A66D24">
        <w:rPr>
          <w:sz w:val="20"/>
          <w:szCs w:val="20"/>
          <w:lang w:val="en-GB"/>
        </w:rPr>
        <w:t xml:space="preserve">95% CrI: </w:t>
      </w:r>
      <w:r w:rsidR="0034614B">
        <w:rPr>
          <w:sz w:val="20"/>
          <w:szCs w:val="20"/>
          <w:lang w:val="en-GB"/>
        </w:rPr>
        <w:t xml:space="preserve">8600 – 283600) </w:t>
      </w:r>
      <w:r w:rsidRPr="00CF5428">
        <w:rPr>
          <w:sz w:val="20"/>
          <w:szCs w:val="20"/>
          <w:lang w:val="en-GB"/>
        </w:rPr>
        <w:t>Tet-R infections</w:t>
      </w:r>
      <w:r w:rsidR="0034614B">
        <w:rPr>
          <w:sz w:val="20"/>
          <w:szCs w:val="20"/>
          <w:lang w:val="en-GB"/>
        </w:rPr>
        <w:t xml:space="preserve"> under the doxy-PEP only and combined strategy over the non-intervention</w:t>
      </w:r>
      <w:r w:rsidRPr="00CF5428">
        <w:rPr>
          <w:sz w:val="20"/>
          <w:szCs w:val="20"/>
          <w:lang w:val="en-GB"/>
        </w:rPr>
        <w:t xml:space="preserve"> counterfactual baseline by </w:t>
      </w:r>
      <w:r w:rsidR="0034614B">
        <w:rPr>
          <w:sz w:val="20"/>
          <w:szCs w:val="20"/>
          <w:lang w:val="en-GB"/>
        </w:rPr>
        <w:t>2041 respectively.</w:t>
      </w:r>
    </w:p>
    <w:p w14:paraId="32B46611" w14:textId="460E6BE4" w:rsidR="00FC56AA" w:rsidRPr="00D7448D" w:rsidRDefault="00FC56AA" w:rsidP="006E0D5A">
      <w:pPr>
        <w:pStyle w:val="NormalWeb"/>
        <w:spacing w:line="276" w:lineRule="auto"/>
        <w:jc w:val="both"/>
        <w:rPr>
          <w:sz w:val="20"/>
          <w:szCs w:val="20"/>
          <w:lang w:val="en-GB"/>
        </w:rPr>
      </w:pPr>
      <w:r w:rsidRPr="00CF5428">
        <w:rPr>
          <w:sz w:val="20"/>
          <w:szCs w:val="20"/>
          <w:lang w:val="en-GB"/>
        </w:rPr>
        <w:t xml:space="preserve">Despite low-level initialization to </w:t>
      </w:r>
      <w:commentRangeStart w:id="318"/>
      <w:commentRangeStart w:id="319"/>
      <w:commentRangeStart w:id="320"/>
      <w:r w:rsidRPr="00CF5428">
        <w:rPr>
          <w:sz w:val="20"/>
          <w:szCs w:val="20"/>
          <w:lang w:val="en-GB"/>
        </w:rPr>
        <w:t xml:space="preserve">simulate </w:t>
      </w:r>
      <w:del w:id="321" w:author="#WANG ZIHAO#" w:date="2026-06-16T17:38:00Z" w16du:dateUtc="2026-06-16T09:38:00Z">
        <w:r w:rsidRPr="00CF5428" w:rsidDel="003F738F">
          <w:rPr>
            <w:sz w:val="20"/>
            <w:szCs w:val="20"/>
            <w:lang w:val="en-GB"/>
          </w:rPr>
          <w:delText>cryptic ingress</w:delText>
        </w:r>
        <w:commentRangeEnd w:id="318"/>
        <w:r w:rsidR="00624F97" w:rsidDel="003F738F">
          <w:rPr>
            <w:rStyle w:val="CommentReference"/>
            <w:sz w:val="20"/>
            <w:szCs w:val="20"/>
            <w:lang w:val="en-GB"/>
          </w:rPr>
          <w:commentReference w:id="318"/>
        </w:r>
        <w:commentRangeEnd w:id="319"/>
        <w:r w:rsidR="000C4B10" w:rsidDel="003F738F">
          <w:rPr>
            <w:rStyle w:val="CommentReference"/>
            <w:sz w:val="20"/>
            <w:szCs w:val="20"/>
            <w:lang w:val="en-GB"/>
          </w:rPr>
          <w:commentReference w:id="319"/>
        </w:r>
      </w:del>
      <w:commentRangeEnd w:id="320"/>
      <w:r w:rsidR="003F738F">
        <w:rPr>
          <w:rStyle w:val="CommentReference"/>
          <w:sz w:val="20"/>
          <w:szCs w:val="20"/>
          <w:lang w:val="en-GB"/>
        </w:rPr>
        <w:commentReference w:id="320"/>
      </w:r>
      <w:ins w:id="322" w:author="#WANG ZIHAO#" w:date="2026-06-16T17:38:00Z" w16du:dateUtc="2026-06-16T09:38:00Z">
        <w:r w:rsidR="003F738F">
          <w:rPr>
            <w:sz w:val="20"/>
            <w:szCs w:val="20"/>
            <w:lang w:val="en-GB"/>
          </w:rPr>
          <w:t>emergence</w:t>
        </w:r>
      </w:ins>
      <w:r w:rsidRPr="00CF5428">
        <w:rPr>
          <w:sz w:val="20"/>
          <w:szCs w:val="20"/>
          <w:lang w:val="en-GB"/>
        </w:rPr>
        <w:t>, Cef-R and Dual-R strains failed to achieve endemic stability, exhibiting consistent downward trajectories toward extinction across all evaluated scenarios</w:t>
      </w:r>
      <w:r w:rsidR="00B738A8" w:rsidRPr="00CF5428">
        <w:rPr>
          <w:sz w:val="20"/>
          <w:szCs w:val="20"/>
          <w:lang w:val="en-GB"/>
        </w:rPr>
        <w:t xml:space="preserve"> (Fig. 2d and Fig. 2e)</w:t>
      </w:r>
      <w:r w:rsidRPr="00CF5428">
        <w:rPr>
          <w:sz w:val="20"/>
          <w:szCs w:val="20"/>
          <w:lang w:val="en-GB"/>
        </w:rPr>
        <w:t xml:space="preserve">. </w:t>
      </w:r>
      <w:commentRangeStart w:id="323"/>
      <w:commentRangeStart w:id="324"/>
      <w:del w:id="325" w:author="#WANG ZIHAO#" w:date="2026-06-16T17:40:00Z" w16du:dateUtc="2026-06-16T09:40:00Z">
        <w:r w:rsidRPr="00CF5428" w:rsidDel="003F738F">
          <w:rPr>
            <w:sz w:val="20"/>
            <w:szCs w:val="20"/>
            <w:lang w:val="en-GB"/>
          </w:rPr>
          <w:delText xml:space="preserve">This decline is primarily driven by therapeutic treatment failure parameter </w:delText>
        </w:r>
      </w:del>
      <m:oMath>
        <m:r>
          <w:del w:id="326" w:author="#WANG ZIHAO#" w:date="2026-06-16T17:40:00Z" w16du:dateUtc="2026-06-16T09:40:00Z">
            <w:rPr>
              <w:rFonts w:ascii="Cambria Math" w:hAnsi="Cambria Math"/>
              <w:sz w:val="20"/>
              <w:szCs w:val="20"/>
              <w:lang w:val="en-GB"/>
            </w:rPr>
            <m:t>ϕ</m:t>
          </w:del>
        </m:r>
      </m:oMath>
      <w:del w:id="327" w:author="#WANG ZIHAO#" w:date="2026-06-16T17:40:00Z" w16du:dateUtc="2026-06-16T09:40:00Z">
        <w:r w:rsidRPr="00CF5428" w:rsidDel="003F738F">
          <w:rPr>
            <w:sz w:val="20"/>
            <w:szCs w:val="20"/>
            <w:lang w:val="en-GB"/>
          </w:rPr>
          <w:delText xml:space="preserve"> being near zero. This value reflects contemporary molecular surveillance data from England, where documented ceftriaxone-resistant isolates have historically been constrained to travel-associated transmission networks among heterosexual cohorts rather than establishing sustained, endemic transmission loops within the local MSM network </w:delText>
        </w:r>
        <w:commentRangeEnd w:id="323"/>
        <w:r w:rsidR="0023779A" w:rsidRPr="00CF5428" w:rsidDel="003F738F">
          <w:rPr>
            <w:rStyle w:val="CommentReference"/>
            <w:color w:val="212121"/>
            <w:sz w:val="20"/>
            <w:szCs w:val="20"/>
            <w:shd w:val="clear" w:color="auto" w:fill="FFFFFF"/>
            <w:lang w:val="en-GB"/>
          </w:rPr>
          <w:commentReference w:id="323"/>
        </w:r>
        <w:commentRangeEnd w:id="324"/>
        <w:r w:rsidR="007E031A" w:rsidRPr="00CF5428" w:rsidDel="003F738F">
          <w:rPr>
            <w:rStyle w:val="CommentReference"/>
            <w:color w:val="212121"/>
            <w:sz w:val="20"/>
            <w:szCs w:val="20"/>
            <w:shd w:val="clear" w:color="auto" w:fill="FFFFFF"/>
            <w:lang w:val="en-GB"/>
          </w:rPr>
          <w:commentReference w:id="324"/>
        </w:r>
        <w:r w:rsidRPr="00CF5428" w:rsidDel="003F738F">
          <w:rPr>
            <w:color w:val="212121"/>
            <w:sz w:val="20"/>
            <w:szCs w:val="20"/>
            <w:shd w:val="clear" w:color="auto" w:fill="FFFFFF"/>
            <w:lang w:val="en-GB"/>
          </w:rPr>
          <w:fldChar w:fldCharType="begin"/>
        </w:r>
        <w:r w:rsidR="00031F54" w:rsidDel="003F738F">
          <w:rPr>
            <w:color w:val="212121"/>
            <w:sz w:val="20"/>
            <w:szCs w:val="20"/>
            <w:shd w:val="clear" w:color="auto" w:fill="FFFFFF"/>
            <w:lang w:val="en-GB"/>
          </w:rPr>
          <w:delInstrText xml:space="preserve"> ADDIN ZOTERO_ITEM CSL_CITATION {"citationID":"x1sGT8LD","properties":{"unsorted":false,"formattedCitation":"[12]","plainCitation":"[12]","noteIndex":0},"citationItems":[{"id":468,"uris":["http://zotero.org/users/9663344/items/VTAG53KE"],"itemData":{"id":468,"type":"article-journal","abstract":"OBJECTIVES: Since June 2022, there has been a rise in the number of ceftriaxone-resistant Neisseria gonorrhoeae cases detected in England (n = 15), of which a third were XDR. We describe the demographic and clinical details of the recent cases and investigate the phenotypic and molecular characteristics of the isolates. For a comprehensive overview, we also reviewed 16 ceftriaxone-resistant cases previously identified in England since December 2015 and performed a global genomic comparison of all publicly available ceftriaxone-resistant N. gonorrhoeae strains with mosaic penA alleles.\nMETHODS: All N. gonorrhoeae isolates resistant to ceftriaxone (MIC &gt; 0.125 mg/L) were whole-genome sequenced and compared with 142 global sequences of ceftriaxone-resistant N. gonorrhoeae. Demographic, behavioural and clinical data were collected.\nRESULTS: All cases were heterosexual, and most infections were associated with travel from the Asia-Pacific region. However, some had not travelled outside England within the previous few months. There were no ceftriaxone genital treatment failures, but three of five pharyngeal infections and the only rectal infection failed treatment. The isolates represented 13 different MLST STs, and most had the mosaic penA-60.001 allele. The global genomes clustered into eight major phylogroups, with regional associations. All XDR isolates belonged to the same phylogroup, represented by MLST ST16406.\nCONCLUSIONS: Most cases of ceftriaxone-resistant N. gonorrhoeae detected in England were associated with travel from the Asia-Pacific region. All genital infections were successfully treated with ceftriaxone, but there were extragenital treatment failures. Ceftriaxone resistance continues to be associated with the penA-60.001 allele within multiple genetic backgrounds and with widespread dissemination in the Asia-Pacific region.","container-title":"The Journal of Antimicrobial Chemotherapy","DOI":"10.1093/jac/dkae369","ISSN":"1460-2091","issue":"12","journalAbbreviation":"J Antimicrob Chemother","language":"eng","page":"3332-3339","PMID":"39417254","PMCID":"PMC11638718","source":"PubMed","title":"Ceftriaxone-resistant Neisseria gonorrhoeae detected in England, 2015-24: an observational analysis","title-short":"Ceftriaxone-resistant Neisseria gonorrhoeae detected in England, 2015-24","volume":"79","author":[{"family":"Fifer","given":"Helen"},{"family":"Doumith","given":"Michel"},{"family":"Rubinstein","given":"Luciana"},{"family":"Mitchell","given":"Laura"},{"family":"Wallis","given":"Mark"},{"family":"Singh","given":"Selena"},{"family":"Jagjit Singh","given":"Gurmit"},{"family":"Rayment","given":"Michael"},{"family":"Evans-Jones","given":"John"},{"family":"Blume","given":"Alison"},{"family":"Dosekun","given":"Olamide"},{"family":"Poon","given":"Kenny"},{"family":"Nori","given":"Achyuta"},{"family":"Day","given":"Michaela"},{"family":"Pitt-Kendall","given":"Rachel"},{"family":"Sun","given":"Suzy"},{"family":"Narayanan","given":"Prarthana"},{"family":"Callan","given":"Emma"},{"family":"Vickers","given":"Anna"},{"family":"Minshull","given":"Jack"},{"family":"Bennet","given":"Kirsty F."},{"family":"Johnson","given":"James E. C."},{"family":"Saunders","given":"John"},{"family":"Alexander","given":"Sarah"},{"family":"Mohammed","given":"Hamish"},{"family":"Woodford","given":"Neil"},{"family":"Sinka","given":"Katy"},{"family":"Cole","given":"Michelle"}],"issued":{"date-parts":[["2024",12,2]]}}}],"schema":"https://github.com/citation-style-language/schema/raw/master/csl-citation.json"} </w:delInstrText>
        </w:r>
        <w:r w:rsidRPr="00CF5428" w:rsidDel="003F738F">
          <w:rPr>
            <w:color w:val="212121"/>
            <w:sz w:val="20"/>
            <w:szCs w:val="20"/>
            <w:shd w:val="clear" w:color="auto" w:fill="FFFFFF"/>
            <w:lang w:val="en-GB"/>
          </w:rPr>
          <w:fldChar w:fldCharType="separate"/>
        </w:r>
        <w:r w:rsidRPr="00CF5428" w:rsidDel="003F738F">
          <w:rPr>
            <w:color w:val="212121"/>
            <w:sz w:val="20"/>
            <w:szCs w:val="20"/>
            <w:shd w:val="clear" w:color="auto" w:fill="FFFFFF"/>
            <w:lang w:val="en-GB"/>
          </w:rPr>
          <w:delText>[12]</w:delText>
        </w:r>
        <w:r w:rsidRPr="00CF5428" w:rsidDel="003F738F">
          <w:rPr>
            <w:color w:val="212121"/>
            <w:sz w:val="20"/>
            <w:szCs w:val="20"/>
            <w:shd w:val="clear" w:color="auto" w:fill="FFFFFF"/>
            <w:lang w:val="en-GB"/>
          </w:rPr>
          <w:fldChar w:fldCharType="end"/>
        </w:r>
        <w:r w:rsidRPr="00CF5428" w:rsidDel="003F738F">
          <w:rPr>
            <w:color w:val="212121"/>
            <w:sz w:val="20"/>
            <w:szCs w:val="20"/>
            <w:shd w:val="clear" w:color="auto" w:fill="FFFFFF"/>
            <w:lang w:val="en-GB"/>
          </w:rPr>
          <w:delText xml:space="preserve">. </w:delText>
        </w:r>
        <w:commentRangeStart w:id="328"/>
        <w:r w:rsidRPr="00CF5428" w:rsidDel="003F738F">
          <w:rPr>
            <w:sz w:val="20"/>
            <w:szCs w:val="20"/>
            <w:lang w:val="en-GB"/>
          </w:rPr>
          <w:delText xml:space="preserve">Under these parameterized conditions, the intrinsic fitness costs associated with </w:delText>
        </w:r>
        <w:r w:rsidR="00C127A2" w:rsidDel="003F738F">
          <w:rPr>
            <w:sz w:val="20"/>
            <w:szCs w:val="20"/>
            <w:lang w:val="en-GB"/>
          </w:rPr>
          <w:delText>ceftriaxone</w:delText>
        </w:r>
        <w:r w:rsidRPr="00CF5428" w:rsidDel="003F738F">
          <w:rPr>
            <w:sz w:val="20"/>
            <w:szCs w:val="20"/>
            <w:lang w:val="en-GB"/>
          </w:rPr>
          <w:delText xml:space="preserve"> resistance mutations exceed the marginal selective advantages conferred by treatment failure</w:delText>
        </w:r>
        <w:commentRangeEnd w:id="328"/>
        <w:r w:rsidR="007E031A" w:rsidRPr="00CF5428" w:rsidDel="003F738F">
          <w:rPr>
            <w:rStyle w:val="CommentReference"/>
            <w:sz w:val="20"/>
            <w:szCs w:val="20"/>
            <w:lang w:val="en-GB"/>
          </w:rPr>
          <w:commentReference w:id="328"/>
        </w:r>
        <w:r w:rsidRPr="00CF5428" w:rsidDel="003F738F">
          <w:rPr>
            <w:sz w:val="20"/>
            <w:szCs w:val="20"/>
            <w:lang w:val="en-GB"/>
          </w:rPr>
          <w:delText xml:space="preserve">. </w:delText>
        </w:r>
      </w:del>
      <w:r w:rsidRPr="00CF5428">
        <w:rPr>
          <w:sz w:val="20"/>
          <w:szCs w:val="20"/>
          <w:lang w:val="en-GB"/>
        </w:rPr>
        <w:t xml:space="preserve">Sensitivity analyses demonstrated that resistance expansion is highly conditional on this threshold: increasing the treatment failure </w:t>
      </w:r>
      <w:r w:rsidRPr="00520819">
        <w:rPr>
          <w:sz w:val="20"/>
          <w:szCs w:val="20"/>
          <w:lang w:val="en-GB"/>
        </w:rPr>
        <w:t>parameter allows Cef-R and Dual-R strains to proliferate once the selection pressure successfully countervails the biological fitness penalty</w:t>
      </w:r>
      <w:r w:rsidR="00CC0540" w:rsidRPr="00520819">
        <w:rPr>
          <w:sz w:val="20"/>
          <w:szCs w:val="20"/>
          <w:lang w:val="en-GB"/>
        </w:rPr>
        <w:t xml:space="preserve"> (detailed in the following subsection)</w:t>
      </w:r>
      <w:r w:rsidRPr="00520819">
        <w:rPr>
          <w:sz w:val="20"/>
          <w:szCs w:val="20"/>
          <w:lang w:val="en-GB"/>
        </w:rPr>
        <w:t xml:space="preserve">. Within the primary analysis, the combined strategy mediated the most rapid clearance of the Cef-R </w:t>
      </w:r>
      <w:r w:rsidR="003C774C">
        <w:rPr>
          <w:sz w:val="20"/>
          <w:szCs w:val="20"/>
          <w:lang w:val="en-GB"/>
        </w:rPr>
        <w:t>strain</w:t>
      </w:r>
      <w:r w:rsidR="001B419D">
        <w:rPr>
          <w:sz w:val="20"/>
          <w:szCs w:val="20"/>
          <w:lang w:val="en-GB"/>
        </w:rPr>
        <w:t xml:space="preserve">, </w:t>
      </w:r>
      <w:r w:rsidR="00520819" w:rsidRPr="00520819">
        <w:rPr>
          <w:sz w:val="20"/>
          <w:szCs w:val="20"/>
          <w:lang w:val="en-GB"/>
        </w:rPr>
        <w:t xml:space="preserve">averting a </w:t>
      </w:r>
      <w:r w:rsidR="00520819" w:rsidRPr="00520819">
        <w:rPr>
          <w:sz w:val="20"/>
          <w:szCs w:val="20"/>
          <w:lang w:val="en-GB"/>
        </w:rPr>
        <w:lastRenderedPageBreak/>
        <w:t xml:space="preserve">cumulative </w:t>
      </w:r>
      <w:r w:rsidR="001B419D">
        <w:rPr>
          <w:sz w:val="20"/>
          <w:szCs w:val="20"/>
          <w:lang w:val="en-GB"/>
        </w:rPr>
        <w:t xml:space="preserve">total of </w:t>
      </w:r>
      <w:r w:rsidR="00520819" w:rsidRPr="00520819">
        <w:rPr>
          <w:sz w:val="20"/>
          <w:szCs w:val="20"/>
          <w:lang w:val="en-GB"/>
        </w:rPr>
        <w:t>9</w:t>
      </w:r>
      <w:r w:rsidR="001B419D">
        <w:rPr>
          <w:sz w:val="20"/>
          <w:szCs w:val="20"/>
          <w:lang w:val="en-GB"/>
        </w:rPr>
        <w:t>0 (</w:t>
      </w:r>
      <w:r w:rsidR="00A66D24">
        <w:rPr>
          <w:sz w:val="20"/>
          <w:szCs w:val="20"/>
          <w:lang w:val="en-GB"/>
        </w:rPr>
        <w:t xml:space="preserve">95% CrI: </w:t>
      </w:r>
      <w:r w:rsidR="00520819" w:rsidRPr="00520819">
        <w:rPr>
          <w:sz w:val="20"/>
          <w:szCs w:val="20"/>
          <w:lang w:val="en-GB"/>
        </w:rPr>
        <w:t>21 – 510</w:t>
      </w:r>
      <w:r w:rsidR="001B419D">
        <w:rPr>
          <w:sz w:val="20"/>
          <w:szCs w:val="20"/>
          <w:lang w:val="en-GB"/>
        </w:rPr>
        <w:t>)</w:t>
      </w:r>
      <w:r w:rsidR="00520819" w:rsidRPr="00520819">
        <w:rPr>
          <w:sz w:val="20"/>
          <w:szCs w:val="20"/>
          <w:lang w:val="en-GB"/>
        </w:rPr>
        <w:t xml:space="preserve"> infections</w:t>
      </w:r>
      <w:r w:rsidR="001B419D" w:rsidRPr="001B419D">
        <w:rPr>
          <w:sz w:val="20"/>
          <w:szCs w:val="20"/>
          <w:lang w:val="en-GB"/>
        </w:rPr>
        <w:t xml:space="preserve"> over the 15-year </w:t>
      </w:r>
      <w:r w:rsidR="001B419D" w:rsidRPr="00D7448D">
        <w:rPr>
          <w:sz w:val="20"/>
          <w:szCs w:val="20"/>
          <w:lang w:val="en-GB"/>
        </w:rPr>
        <w:t>horizon</w:t>
      </w:r>
      <w:r w:rsidR="00D7448D" w:rsidRPr="00D7448D">
        <w:rPr>
          <w:sz w:val="20"/>
          <w:szCs w:val="20"/>
          <w:lang w:val="en-GB"/>
        </w:rPr>
        <w:t xml:space="preserve"> (</w:t>
      </w:r>
      <w:r w:rsidR="00D7448D" w:rsidRPr="00C2139E">
        <w:rPr>
          <w:sz w:val="20"/>
          <w:szCs w:val="20"/>
          <w:lang w:val="en-GB"/>
        </w:rPr>
        <w:t>72.85% [95% CrI: 28.72% – 91.54%] cumulative decrease)</w:t>
      </w:r>
      <w:r w:rsidR="001B419D" w:rsidRPr="00D7448D">
        <w:rPr>
          <w:sz w:val="20"/>
          <w:szCs w:val="20"/>
          <w:lang w:val="en-GB"/>
        </w:rPr>
        <w:t>.</w:t>
      </w:r>
      <w:r w:rsidR="001B419D" w:rsidRPr="001B419D">
        <w:rPr>
          <w:sz w:val="20"/>
          <w:szCs w:val="20"/>
          <w:lang w:val="en-GB"/>
        </w:rPr>
        <w:t xml:space="preserve"> Conversely, </w:t>
      </w:r>
      <w:r w:rsidR="001B419D">
        <w:rPr>
          <w:sz w:val="20"/>
          <w:szCs w:val="20"/>
          <w:lang w:val="en-GB"/>
        </w:rPr>
        <w:t xml:space="preserve">the </w:t>
      </w:r>
      <w:r w:rsidRPr="00520819">
        <w:rPr>
          <w:sz w:val="20"/>
          <w:szCs w:val="20"/>
          <w:lang w:val="en-GB"/>
        </w:rPr>
        <w:t>vaccination</w:t>
      </w:r>
      <w:r w:rsidRPr="00CF5428">
        <w:rPr>
          <w:sz w:val="20"/>
          <w:szCs w:val="20"/>
          <w:lang w:val="en-GB"/>
        </w:rPr>
        <w:t xml:space="preserve"> </w:t>
      </w:r>
      <w:r w:rsidR="00346D43">
        <w:rPr>
          <w:sz w:val="20"/>
          <w:szCs w:val="20"/>
          <w:lang w:val="en-GB"/>
        </w:rPr>
        <w:t xml:space="preserve">standalone </w:t>
      </w:r>
      <w:r w:rsidR="00346D43" w:rsidRPr="00AB0572">
        <w:rPr>
          <w:sz w:val="20"/>
          <w:szCs w:val="20"/>
          <w:lang w:val="en-GB"/>
        </w:rPr>
        <w:t>intervention</w:t>
      </w:r>
      <w:r w:rsidRPr="00AB0572">
        <w:rPr>
          <w:sz w:val="20"/>
          <w:szCs w:val="20"/>
          <w:lang w:val="en-GB"/>
        </w:rPr>
        <w:t xml:space="preserve"> proved most effective at accelerating the decline of the Dual-R lineage</w:t>
      </w:r>
      <w:r w:rsidR="001B419D">
        <w:rPr>
          <w:sz w:val="20"/>
          <w:szCs w:val="20"/>
          <w:lang w:val="en-GB"/>
        </w:rPr>
        <w:t xml:space="preserve">, </w:t>
      </w:r>
      <w:r w:rsidR="00520819">
        <w:rPr>
          <w:sz w:val="20"/>
          <w:szCs w:val="20"/>
          <w:lang w:val="en-GB"/>
        </w:rPr>
        <w:t>averting a</w:t>
      </w:r>
      <w:r w:rsidR="00AB0572" w:rsidRPr="00AB0572">
        <w:rPr>
          <w:sz w:val="20"/>
          <w:szCs w:val="20"/>
          <w:lang w:val="en-GB"/>
        </w:rPr>
        <w:t xml:space="preserve"> cumulative </w:t>
      </w:r>
      <w:r w:rsidR="001B419D">
        <w:rPr>
          <w:sz w:val="20"/>
          <w:szCs w:val="20"/>
          <w:lang w:val="en-GB"/>
        </w:rPr>
        <w:t xml:space="preserve">total of </w:t>
      </w:r>
      <w:r w:rsidR="00AB0572" w:rsidRPr="00AB0572">
        <w:rPr>
          <w:sz w:val="20"/>
          <w:szCs w:val="20"/>
          <w:lang w:val="en-GB"/>
        </w:rPr>
        <w:t xml:space="preserve">12 </w:t>
      </w:r>
      <w:r w:rsidR="00520819">
        <w:rPr>
          <w:sz w:val="20"/>
          <w:szCs w:val="20"/>
          <w:lang w:val="en-GB"/>
        </w:rPr>
        <w:t>[</w:t>
      </w:r>
      <w:r w:rsidR="00A66D24">
        <w:rPr>
          <w:sz w:val="20"/>
          <w:szCs w:val="20"/>
          <w:lang w:val="en-GB"/>
        </w:rPr>
        <w:t xml:space="preserve">95% CrI: </w:t>
      </w:r>
      <w:r w:rsidR="00AB0572" w:rsidRPr="00AB0572">
        <w:rPr>
          <w:sz w:val="20"/>
          <w:szCs w:val="20"/>
          <w:lang w:val="en-GB"/>
        </w:rPr>
        <w:t>2 – 57</w:t>
      </w:r>
      <w:r w:rsidR="00520819">
        <w:rPr>
          <w:sz w:val="20"/>
          <w:szCs w:val="20"/>
          <w:lang w:val="en-GB"/>
        </w:rPr>
        <w:t>]</w:t>
      </w:r>
      <w:r w:rsidR="00AB0572" w:rsidRPr="00AB0572">
        <w:rPr>
          <w:sz w:val="20"/>
          <w:szCs w:val="20"/>
          <w:lang w:val="en-GB"/>
        </w:rPr>
        <w:t xml:space="preserve"> </w:t>
      </w:r>
      <w:r w:rsidR="00AB0572" w:rsidRPr="00D7448D">
        <w:rPr>
          <w:sz w:val="20"/>
          <w:szCs w:val="20"/>
          <w:lang w:val="en-GB"/>
        </w:rPr>
        <w:t>infections</w:t>
      </w:r>
      <w:r w:rsidR="00D7448D" w:rsidRPr="00D7448D">
        <w:rPr>
          <w:sz w:val="20"/>
          <w:szCs w:val="20"/>
          <w:lang w:val="en-GB"/>
        </w:rPr>
        <w:t xml:space="preserve"> (</w:t>
      </w:r>
      <w:r w:rsidR="00D7448D" w:rsidRPr="00C2139E">
        <w:rPr>
          <w:sz w:val="20"/>
          <w:szCs w:val="20"/>
          <w:lang w:val="en-GB"/>
        </w:rPr>
        <w:t>28.57% [95% CrI: 2.55% – 71.09%] cumulative decrease)</w:t>
      </w:r>
      <w:r w:rsidR="001B419D" w:rsidRPr="00D7448D">
        <w:rPr>
          <w:sz w:val="20"/>
          <w:szCs w:val="20"/>
          <w:lang w:val="en-GB"/>
        </w:rPr>
        <w:t>.</w:t>
      </w:r>
    </w:p>
    <w:p w14:paraId="4E52FD1D" w14:textId="3EC8B83F" w:rsidR="00E16D4F" w:rsidRDefault="00E16D4F" w:rsidP="006E0D5A">
      <w:pPr>
        <w:pStyle w:val="NormalWeb"/>
        <w:spacing w:line="276" w:lineRule="auto"/>
        <w:jc w:val="both"/>
        <w:rPr>
          <w:sz w:val="20"/>
          <w:szCs w:val="20"/>
          <w:lang w:val="en-GB"/>
        </w:rPr>
      </w:pPr>
      <w:r w:rsidRPr="00E16D4F">
        <w:rPr>
          <w:b/>
          <w:bCs/>
          <w:sz w:val="20"/>
          <w:szCs w:val="20"/>
          <w:lang w:val="en-GB"/>
        </w:rPr>
        <w:t xml:space="preserve">Table 1. Cumulative averted infections </w:t>
      </w:r>
      <w:r w:rsidR="005930C4">
        <w:rPr>
          <w:b/>
          <w:bCs/>
          <w:sz w:val="20"/>
          <w:szCs w:val="20"/>
          <w:lang w:val="en-GB"/>
        </w:rPr>
        <w:t xml:space="preserve">and </w:t>
      </w:r>
      <w:r w:rsidR="00A41379">
        <w:rPr>
          <w:b/>
          <w:bCs/>
          <w:sz w:val="20"/>
          <w:szCs w:val="20"/>
          <w:lang w:val="en-GB"/>
        </w:rPr>
        <w:t xml:space="preserve">cumulative </w:t>
      </w:r>
      <w:r w:rsidR="005930C4">
        <w:rPr>
          <w:b/>
          <w:bCs/>
          <w:sz w:val="20"/>
          <w:szCs w:val="20"/>
          <w:lang w:val="en-GB"/>
        </w:rPr>
        <w:t xml:space="preserve">percentage decrease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w:t>
      </w:r>
      <w:del w:id="329" w:author="#WANG ZIHAO#" w:date="2026-06-16T14:55:00Z" w16du:dateUtc="2026-06-16T06:55:00Z">
        <w:r w:rsidRPr="00E16D4F" w:rsidDel="00A00613">
          <w:rPr>
            <w:b/>
            <w:bCs/>
            <w:sz w:val="20"/>
            <w:szCs w:val="20"/>
            <w:lang w:val="en-GB"/>
          </w:rPr>
          <w:delText>phenotypic</w:delText>
        </w:r>
      </w:del>
      <w:del w:id="330" w:author="#WANG ZIHAO#" w:date="2026-06-16T17:44:00Z" w16du:dateUtc="2026-06-16T09:44:00Z">
        <w:r w:rsidRPr="00E16D4F" w:rsidDel="006C092A">
          <w:rPr>
            <w:b/>
            <w:bCs/>
            <w:sz w:val="20"/>
            <w:szCs w:val="20"/>
            <w:lang w:val="en-GB"/>
          </w:rPr>
          <w:delText xml:space="preserve"> </w:delText>
        </w:r>
      </w:del>
      <w:r w:rsidRPr="00E16D4F">
        <w:rPr>
          <w:b/>
          <w:bCs/>
          <w:sz w:val="20"/>
          <w:szCs w:val="20"/>
          <w:lang w:val="en-GB"/>
        </w:rPr>
        <w:t>strain and intervention strategy over a 15-year simulation horizon, 2027-2041.</w:t>
      </w:r>
      <w:r>
        <w:rPr>
          <w:sz w:val="20"/>
          <w:szCs w:val="20"/>
          <w:lang w:val="en-GB"/>
        </w:rPr>
        <w:t xml:space="preserve"> </w:t>
      </w:r>
      <w:r w:rsidR="009C1D0D" w:rsidRPr="00C2139E">
        <w:rPr>
          <w:sz w:val="20"/>
          <w:szCs w:val="20"/>
          <w:lang w:val="en-GB"/>
        </w:rPr>
        <w:t>Cumulative averted infections</w:t>
      </w:r>
      <w:r w:rsidR="009C1D0D" w:rsidRPr="00E16D4F">
        <w:rPr>
          <w:b/>
          <w:bCs/>
          <w:sz w:val="20"/>
          <w:szCs w:val="20"/>
          <w:lang w:val="en-GB"/>
        </w:rPr>
        <w:t xml:space="preserve"> </w:t>
      </w:r>
      <w:r w:rsidRPr="00E16D4F">
        <w:rPr>
          <w:sz w:val="20"/>
          <w:szCs w:val="20"/>
          <w:lang w:val="en-GB"/>
        </w:rPr>
        <w:t>are presented in thousands</w:t>
      </w:r>
      <w:r w:rsidR="000168AA">
        <w:rPr>
          <w:sz w:val="20"/>
          <w:szCs w:val="20"/>
          <w:lang w:val="en-GB"/>
        </w:rPr>
        <w:t xml:space="preserve">, </w:t>
      </w:r>
      <w:r>
        <w:rPr>
          <w:sz w:val="20"/>
          <w:szCs w:val="20"/>
          <w:lang w:val="en-GB"/>
        </w:rPr>
        <w:t>and</w:t>
      </w:r>
      <w:r w:rsidR="000168AA">
        <w:rPr>
          <w:sz w:val="20"/>
          <w:szCs w:val="20"/>
          <w:lang w:val="en-GB"/>
        </w:rPr>
        <w:t xml:space="preserve"> both metrics</w:t>
      </w:r>
      <w:r>
        <w:rPr>
          <w:sz w:val="20"/>
          <w:szCs w:val="20"/>
          <w:lang w:val="en-GB"/>
        </w:rPr>
        <w:t xml:space="preserve">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Model simulations incorporate an empirically calibrated, near-zero ceftriaxone therapeutic treatment failure rate </w:t>
      </w:r>
      <m:oMath>
        <m:r>
          <w:rPr>
            <w:rFonts w:ascii="Cambria Math" w:hAnsi="Cambria Math"/>
            <w:sz w:val="20"/>
            <w:szCs w:val="20"/>
          </w:rPr>
          <m:t>ϕ</m:t>
        </m:r>
      </m:oMath>
      <w:r w:rsidRPr="00E16D4F">
        <w:rPr>
          <w:sz w:val="20"/>
          <w:szCs w:val="20"/>
          <w:lang w:val="en-GB"/>
        </w:rPr>
        <w:t xml:space="preserve"> derived from historical national surveillance data. Forward projections are initialized in 2027 with population-level </w:t>
      </w:r>
      <w:del w:id="331" w:author="#WANG ZIHAO#" w:date="2026-06-16T14:55:00Z" w16du:dateUtc="2026-06-16T06:55:00Z">
        <w:r w:rsidRPr="00E16D4F" w:rsidDel="00A00613">
          <w:rPr>
            <w:sz w:val="20"/>
            <w:szCs w:val="20"/>
            <w:lang w:val="en-GB"/>
          </w:rPr>
          <w:delText>phenotypic</w:delText>
        </w:r>
      </w:del>
      <w:ins w:id="332" w:author="#WANG ZIHAO#" w:date="2026-06-16T14:55:00Z" w16du:dateUtc="2026-06-16T06:55:00Z">
        <w:r w:rsidR="00A00613">
          <w:rPr>
            <w:sz w:val="20"/>
            <w:szCs w:val="20"/>
            <w:lang w:val="en-GB"/>
          </w:rPr>
          <w:t>strain-specific</w:t>
        </w:r>
      </w:ins>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p>
    <w:tbl>
      <w:tblPr>
        <w:tblStyle w:val="TableGrid"/>
        <w:tblW w:w="0" w:type="auto"/>
        <w:tblLayout w:type="fixed"/>
        <w:tblLook w:val="04A0" w:firstRow="1" w:lastRow="0" w:firstColumn="1" w:lastColumn="0" w:noHBand="0" w:noVBand="1"/>
      </w:tblPr>
      <w:tblGrid>
        <w:gridCol w:w="954"/>
        <w:gridCol w:w="1476"/>
        <w:gridCol w:w="1440"/>
        <w:gridCol w:w="1272"/>
        <w:gridCol w:w="1159"/>
        <w:gridCol w:w="1349"/>
        <w:gridCol w:w="1376"/>
      </w:tblGrid>
      <w:tr w:rsidR="005930C4" w14:paraId="207D7696" w14:textId="089CD6A8" w:rsidTr="00C2139E">
        <w:tc>
          <w:tcPr>
            <w:tcW w:w="954" w:type="dxa"/>
            <w:tcBorders>
              <w:top w:val="single" w:sz="4" w:space="0" w:color="auto"/>
              <w:bottom w:val="nil"/>
            </w:tcBorders>
          </w:tcPr>
          <w:p w14:paraId="6F8A091A" w14:textId="0825810D" w:rsidR="005930C4" w:rsidRPr="00C2139E" w:rsidRDefault="005930C4" w:rsidP="006E0D5A">
            <w:pPr>
              <w:pStyle w:val="NormalWeb"/>
              <w:spacing w:line="276" w:lineRule="auto"/>
              <w:rPr>
                <w:sz w:val="16"/>
                <w:szCs w:val="16"/>
                <w:lang w:val="en-GB"/>
              </w:rPr>
            </w:pPr>
          </w:p>
        </w:tc>
        <w:tc>
          <w:tcPr>
            <w:tcW w:w="2916" w:type="dxa"/>
            <w:gridSpan w:val="2"/>
            <w:tcBorders>
              <w:top w:val="single" w:sz="4" w:space="0" w:color="auto"/>
              <w:bottom w:val="nil"/>
            </w:tcBorders>
          </w:tcPr>
          <w:p w14:paraId="7AF2B4F4" w14:textId="68C6F35E" w:rsidR="005930C4" w:rsidRPr="00C2139E" w:rsidRDefault="005930C4" w:rsidP="006E0D5A">
            <w:pPr>
              <w:pStyle w:val="NormalWeb"/>
              <w:spacing w:line="276" w:lineRule="auto"/>
              <w:rPr>
                <w:sz w:val="16"/>
                <w:szCs w:val="16"/>
                <w:lang w:val="en-GB"/>
              </w:rPr>
            </w:pPr>
            <w:r w:rsidRPr="00C2139E">
              <w:rPr>
                <w:sz w:val="16"/>
                <w:szCs w:val="16"/>
                <w:lang w:val="en-GB"/>
              </w:rPr>
              <w:t xml:space="preserve">Doxy-PEP         </w:t>
            </w:r>
            <w:r w:rsidR="000D3207">
              <w:rPr>
                <w:sz w:val="16"/>
                <w:szCs w:val="16"/>
                <w:lang w:val="en-GB"/>
              </w:rPr>
              <w:t xml:space="preserve">                             </w:t>
            </w:r>
            <w:r w:rsidRPr="00C2139E">
              <w:rPr>
                <w:sz w:val="16"/>
                <w:szCs w:val="16"/>
                <w:lang w:val="en-GB"/>
              </w:rPr>
              <w:t xml:space="preserve">Standalone Intervention </w:t>
            </w:r>
          </w:p>
        </w:tc>
        <w:tc>
          <w:tcPr>
            <w:tcW w:w="2431" w:type="dxa"/>
            <w:gridSpan w:val="2"/>
            <w:tcBorders>
              <w:top w:val="single" w:sz="4" w:space="0" w:color="auto"/>
              <w:bottom w:val="nil"/>
            </w:tcBorders>
          </w:tcPr>
          <w:p w14:paraId="5259B61A" w14:textId="349A1805" w:rsidR="005930C4" w:rsidRPr="00C2139E" w:rsidRDefault="005930C4" w:rsidP="006E0D5A">
            <w:pPr>
              <w:pStyle w:val="NormalWeb"/>
              <w:spacing w:line="276" w:lineRule="auto"/>
              <w:rPr>
                <w:sz w:val="16"/>
                <w:szCs w:val="16"/>
                <w:lang w:val="en-GB"/>
              </w:rPr>
            </w:pPr>
            <w:commentRangeStart w:id="333"/>
            <w:commentRangeStart w:id="334"/>
            <w:r w:rsidRPr="00C2139E">
              <w:rPr>
                <w:sz w:val="16"/>
                <w:szCs w:val="16"/>
                <w:lang w:val="en-GB"/>
              </w:rPr>
              <w:t xml:space="preserve">Vaccination          </w:t>
            </w:r>
            <w:commentRangeEnd w:id="333"/>
            <w:r w:rsidR="00C47E11">
              <w:rPr>
                <w:rStyle w:val="CommentReference"/>
                <w:lang w:val="en-GB"/>
              </w:rPr>
              <w:commentReference w:id="333"/>
            </w:r>
            <w:commentRangeEnd w:id="334"/>
            <w:r w:rsidR="00E57C26">
              <w:rPr>
                <w:rStyle w:val="CommentReference"/>
                <w:lang w:val="en-GB"/>
              </w:rPr>
              <w:commentReference w:id="334"/>
            </w:r>
            <w:r w:rsidR="000D3207">
              <w:rPr>
                <w:sz w:val="16"/>
                <w:szCs w:val="16"/>
                <w:lang w:val="en-GB"/>
              </w:rPr>
              <w:t xml:space="preserve">                </w:t>
            </w:r>
            <w:r w:rsidRPr="00C2139E">
              <w:rPr>
                <w:sz w:val="16"/>
                <w:szCs w:val="16"/>
                <w:lang w:val="en-GB"/>
              </w:rPr>
              <w:t xml:space="preserve">Standalone Intervention </w:t>
            </w:r>
          </w:p>
        </w:tc>
        <w:tc>
          <w:tcPr>
            <w:tcW w:w="2725" w:type="dxa"/>
            <w:gridSpan w:val="2"/>
            <w:tcBorders>
              <w:top w:val="single" w:sz="4" w:space="0" w:color="auto"/>
              <w:bottom w:val="nil"/>
            </w:tcBorders>
          </w:tcPr>
          <w:p w14:paraId="03E39F43" w14:textId="3C5013EC" w:rsidR="005930C4" w:rsidRPr="00C2139E" w:rsidRDefault="005930C4" w:rsidP="006E0D5A">
            <w:pPr>
              <w:pStyle w:val="NormalWeb"/>
              <w:spacing w:line="276" w:lineRule="auto"/>
              <w:rPr>
                <w:sz w:val="16"/>
                <w:szCs w:val="16"/>
                <w:lang w:val="en-GB"/>
              </w:rPr>
            </w:pPr>
            <w:r w:rsidRPr="00C2139E">
              <w:rPr>
                <w:sz w:val="16"/>
                <w:szCs w:val="16"/>
                <w:lang w:val="en-GB"/>
              </w:rPr>
              <w:t xml:space="preserve">Doxy-PEP + Vaccination </w:t>
            </w:r>
            <w:r w:rsidR="000D3207">
              <w:rPr>
                <w:sz w:val="16"/>
                <w:szCs w:val="16"/>
                <w:lang w:val="en-GB"/>
              </w:rPr>
              <w:t xml:space="preserve">           </w:t>
            </w:r>
            <w:r w:rsidRPr="00C2139E">
              <w:rPr>
                <w:sz w:val="16"/>
                <w:szCs w:val="16"/>
                <w:lang w:val="en-GB"/>
              </w:rPr>
              <w:t>Combined Intervention</w:t>
            </w:r>
          </w:p>
        </w:tc>
      </w:tr>
      <w:tr w:rsidR="00B35375" w14:paraId="46C86238" w14:textId="77777777" w:rsidTr="00C2139E">
        <w:tc>
          <w:tcPr>
            <w:tcW w:w="954" w:type="dxa"/>
            <w:tcBorders>
              <w:top w:val="nil"/>
              <w:bottom w:val="single" w:sz="4" w:space="0" w:color="auto"/>
            </w:tcBorders>
          </w:tcPr>
          <w:p w14:paraId="48B2FE28" w14:textId="2D72AA24" w:rsidR="00B35375" w:rsidRPr="00C2139E" w:rsidRDefault="00B35375" w:rsidP="00B35375">
            <w:pPr>
              <w:pStyle w:val="NormalWeb"/>
              <w:spacing w:line="276" w:lineRule="auto"/>
              <w:rPr>
                <w:sz w:val="16"/>
                <w:szCs w:val="16"/>
                <w:lang w:val="en-GB"/>
              </w:rPr>
            </w:pPr>
            <w:r w:rsidRPr="00C2139E">
              <w:rPr>
                <w:sz w:val="16"/>
                <w:szCs w:val="16"/>
                <w:lang w:val="en-GB"/>
              </w:rPr>
              <w:t>Strain</w:t>
            </w:r>
          </w:p>
        </w:tc>
        <w:tc>
          <w:tcPr>
            <w:tcW w:w="1476" w:type="dxa"/>
            <w:tcBorders>
              <w:top w:val="nil"/>
              <w:bottom w:val="single" w:sz="4" w:space="0" w:color="auto"/>
            </w:tcBorders>
          </w:tcPr>
          <w:p w14:paraId="15CD22A5" w14:textId="12D076FD"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440" w:type="dxa"/>
            <w:tcBorders>
              <w:top w:val="nil"/>
              <w:bottom w:val="single" w:sz="4" w:space="0" w:color="auto"/>
            </w:tcBorders>
          </w:tcPr>
          <w:p w14:paraId="79B6CCCF" w14:textId="002D1BC6" w:rsidR="00B35375" w:rsidRPr="00C2139E" w:rsidRDefault="002571B8" w:rsidP="00B35375">
            <w:pPr>
              <w:pStyle w:val="NormalWeb"/>
              <w:spacing w:line="276" w:lineRule="auto"/>
              <w:rPr>
                <w:sz w:val="16"/>
                <w:szCs w:val="16"/>
                <w:lang w:val="en-GB"/>
              </w:rPr>
            </w:pPr>
            <w:r>
              <w:rPr>
                <w:sz w:val="16"/>
                <w:szCs w:val="16"/>
                <w:lang w:val="en-GB"/>
              </w:rPr>
              <w:t>Cumulative p</w:t>
            </w:r>
            <w:r w:rsidR="00B35375" w:rsidRPr="00C2139E">
              <w:rPr>
                <w:sz w:val="16"/>
                <w:szCs w:val="16"/>
                <w:lang w:val="en-GB"/>
              </w:rPr>
              <w:t>ercentage decrease, %</w:t>
            </w:r>
          </w:p>
        </w:tc>
        <w:tc>
          <w:tcPr>
            <w:tcW w:w="1272" w:type="dxa"/>
            <w:tcBorders>
              <w:top w:val="nil"/>
              <w:bottom w:val="single" w:sz="4" w:space="0" w:color="auto"/>
            </w:tcBorders>
          </w:tcPr>
          <w:p w14:paraId="74DC1C3B" w14:textId="703BEA36"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159" w:type="dxa"/>
            <w:tcBorders>
              <w:top w:val="nil"/>
              <w:bottom w:val="single" w:sz="4" w:space="0" w:color="auto"/>
            </w:tcBorders>
          </w:tcPr>
          <w:p w14:paraId="3B33E704" w14:textId="61E2904A" w:rsidR="00B35375" w:rsidRPr="00C2139E" w:rsidRDefault="002571B8"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349" w:type="dxa"/>
            <w:tcBorders>
              <w:top w:val="nil"/>
              <w:bottom w:val="single" w:sz="4" w:space="0" w:color="auto"/>
            </w:tcBorders>
          </w:tcPr>
          <w:p w14:paraId="5132475D" w14:textId="62E72153" w:rsidR="00B35375" w:rsidRPr="00C2139E" w:rsidRDefault="00B35375" w:rsidP="00B35375">
            <w:pPr>
              <w:pStyle w:val="NormalWeb"/>
              <w:spacing w:line="276" w:lineRule="auto"/>
              <w:rPr>
                <w:sz w:val="16"/>
                <w:szCs w:val="16"/>
                <w:lang w:val="en-GB"/>
              </w:rPr>
            </w:pPr>
            <w:r w:rsidRPr="00C2139E">
              <w:rPr>
                <w:sz w:val="16"/>
                <w:szCs w:val="16"/>
                <w:lang w:val="en-GB"/>
              </w:rPr>
              <w:t>Cumulative averted infections, thousands</w:t>
            </w:r>
          </w:p>
        </w:tc>
        <w:tc>
          <w:tcPr>
            <w:tcW w:w="1376" w:type="dxa"/>
            <w:tcBorders>
              <w:top w:val="nil"/>
              <w:bottom w:val="single" w:sz="4" w:space="0" w:color="auto"/>
            </w:tcBorders>
          </w:tcPr>
          <w:p w14:paraId="10E89C7F" w14:textId="3990A8E9" w:rsidR="00B35375" w:rsidRPr="00C2139E" w:rsidRDefault="002571B8"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r>
      <w:tr w:rsidR="009C1D0D" w14:paraId="6CFBFB18" w14:textId="4E61719B" w:rsidTr="00C2139E">
        <w:tc>
          <w:tcPr>
            <w:tcW w:w="954" w:type="dxa"/>
            <w:tcBorders>
              <w:top w:val="single" w:sz="4" w:space="0" w:color="auto"/>
            </w:tcBorders>
          </w:tcPr>
          <w:p w14:paraId="083B0AC6" w14:textId="7B3A3CB7" w:rsidR="009C1D0D" w:rsidRPr="00C2139E" w:rsidRDefault="009C1D0D" w:rsidP="009C1D0D">
            <w:pPr>
              <w:pStyle w:val="NormalWeb"/>
              <w:spacing w:line="276" w:lineRule="auto"/>
              <w:rPr>
                <w:sz w:val="16"/>
                <w:szCs w:val="16"/>
                <w:lang w:val="en-GB"/>
              </w:rPr>
            </w:pPr>
            <w:r w:rsidRPr="00C2139E">
              <w:rPr>
                <w:sz w:val="16"/>
                <w:szCs w:val="16"/>
                <w:lang w:val="en-GB"/>
              </w:rPr>
              <w:t>All</w:t>
            </w:r>
          </w:p>
        </w:tc>
        <w:tc>
          <w:tcPr>
            <w:tcW w:w="1476" w:type="dxa"/>
            <w:tcBorders>
              <w:top w:val="single" w:sz="4" w:space="0" w:color="auto"/>
            </w:tcBorders>
          </w:tcPr>
          <w:p w14:paraId="5C18FCD5" w14:textId="08A8D7F1" w:rsidR="009C1D0D" w:rsidRPr="00C2139E" w:rsidRDefault="009C1D0D" w:rsidP="009C1D0D">
            <w:pPr>
              <w:pStyle w:val="NormalWeb"/>
              <w:spacing w:line="276" w:lineRule="auto"/>
              <w:rPr>
                <w:sz w:val="16"/>
                <w:szCs w:val="16"/>
                <w:lang w:val="en-GB"/>
              </w:rPr>
            </w:pPr>
            <w:r w:rsidRPr="00C2139E">
              <w:rPr>
                <w:sz w:val="16"/>
                <w:szCs w:val="16"/>
                <w:lang w:val="en-GB"/>
              </w:rPr>
              <w:t>108.5                           (25.7 – 284.9)</w:t>
            </w:r>
          </w:p>
        </w:tc>
        <w:tc>
          <w:tcPr>
            <w:tcW w:w="1440" w:type="dxa"/>
            <w:tcBorders>
              <w:top w:val="single" w:sz="4" w:space="0" w:color="auto"/>
            </w:tcBorders>
          </w:tcPr>
          <w:p w14:paraId="5C9FC197" w14:textId="56A81056" w:rsidR="009C1D0D" w:rsidRPr="00C2139E" w:rsidRDefault="00563210" w:rsidP="009C1D0D">
            <w:pPr>
              <w:pStyle w:val="NormalWeb"/>
              <w:spacing w:line="276" w:lineRule="auto"/>
              <w:rPr>
                <w:sz w:val="16"/>
                <w:szCs w:val="16"/>
                <w:lang w:val="en-GB"/>
              </w:rPr>
            </w:pPr>
            <w:r>
              <w:rPr>
                <w:sz w:val="16"/>
                <w:szCs w:val="16"/>
                <w:lang w:val="en-GB"/>
              </w:rPr>
              <w:t xml:space="preserve">3.38         </w:t>
            </w:r>
            <w:r w:rsidR="00C47E11">
              <w:rPr>
                <w:sz w:val="16"/>
                <w:szCs w:val="16"/>
                <w:lang w:val="en-GB"/>
              </w:rPr>
              <w:t xml:space="preserve">          </w:t>
            </w:r>
            <w:r>
              <w:rPr>
                <w:sz w:val="16"/>
                <w:szCs w:val="16"/>
                <w:lang w:val="en-GB"/>
              </w:rPr>
              <w:t xml:space="preserve">  (0.54 – 17.93)</w:t>
            </w:r>
          </w:p>
        </w:tc>
        <w:tc>
          <w:tcPr>
            <w:tcW w:w="1272" w:type="dxa"/>
            <w:tcBorders>
              <w:top w:val="single" w:sz="4" w:space="0" w:color="auto"/>
            </w:tcBorders>
          </w:tcPr>
          <w:p w14:paraId="45A86C58" w14:textId="4C14FFA2" w:rsidR="009C1D0D" w:rsidRPr="00C2139E" w:rsidRDefault="009C1D0D" w:rsidP="009C1D0D">
            <w:pPr>
              <w:pStyle w:val="NormalWeb"/>
              <w:spacing w:line="276" w:lineRule="auto"/>
              <w:rPr>
                <w:sz w:val="16"/>
                <w:szCs w:val="16"/>
                <w:lang w:val="en-GB"/>
              </w:rPr>
            </w:pPr>
            <w:r w:rsidRPr="00C2139E">
              <w:rPr>
                <w:sz w:val="16"/>
                <w:szCs w:val="16"/>
                <w:lang w:val="en-GB"/>
              </w:rPr>
              <w:t>959.1                          (139.4 – 254.0)</w:t>
            </w:r>
          </w:p>
        </w:tc>
        <w:tc>
          <w:tcPr>
            <w:tcW w:w="1159" w:type="dxa"/>
            <w:tcBorders>
              <w:top w:val="single" w:sz="4" w:space="0" w:color="auto"/>
            </w:tcBorders>
          </w:tcPr>
          <w:p w14:paraId="1D3AA9D4" w14:textId="7B5A59B4" w:rsidR="009C1D0D" w:rsidRPr="00C2139E" w:rsidRDefault="00C47E11" w:rsidP="009C1D0D">
            <w:pPr>
              <w:pStyle w:val="NormalWeb"/>
              <w:spacing w:line="276" w:lineRule="auto"/>
              <w:rPr>
                <w:sz w:val="16"/>
                <w:szCs w:val="16"/>
                <w:lang w:val="en-GB"/>
              </w:rPr>
            </w:pPr>
            <w:r>
              <w:rPr>
                <w:sz w:val="16"/>
                <w:szCs w:val="16"/>
                <w:lang w:val="en-GB"/>
              </w:rPr>
              <w:t>38.88           (3.20 – 83.54)</w:t>
            </w:r>
          </w:p>
        </w:tc>
        <w:tc>
          <w:tcPr>
            <w:tcW w:w="1349" w:type="dxa"/>
            <w:tcBorders>
              <w:top w:val="single" w:sz="4" w:space="0" w:color="auto"/>
            </w:tcBorders>
          </w:tcPr>
          <w:p w14:paraId="69513433" w14:textId="56ABF09D" w:rsidR="009C1D0D" w:rsidRPr="00C2139E" w:rsidRDefault="009C1D0D" w:rsidP="009C1D0D">
            <w:pPr>
              <w:pStyle w:val="NormalWeb"/>
              <w:spacing w:line="276" w:lineRule="auto"/>
              <w:rPr>
                <w:sz w:val="16"/>
                <w:szCs w:val="16"/>
                <w:lang w:val="en-GB"/>
              </w:rPr>
            </w:pPr>
            <w:r w:rsidRPr="00C2139E">
              <w:rPr>
                <w:sz w:val="16"/>
                <w:szCs w:val="16"/>
                <w:lang w:val="en-GB"/>
              </w:rPr>
              <w:t>1055.4                                                  (200.3 – 2647.7)</w:t>
            </w:r>
          </w:p>
        </w:tc>
        <w:tc>
          <w:tcPr>
            <w:tcW w:w="1376" w:type="dxa"/>
            <w:tcBorders>
              <w:top w:val="single" w:sz="4" w:space="0" w:color="auto"/>
            </w:tcBorders>
          </w:tcPr>
          <w:p w14:paraId="0B501DDB" w14:textId="29B8372E" w:rsidR="009C1D0D" w:rsidRPr="00C2139E" w:rsidRDefault="00563210" w:rsidP="009C1D0D">
            <w:pPr>
              <w:pStyle w:val="NormalWeb"/>
              <w:spacing w:line="276" w:lineRule="auto"/>
              <w:rPr>
                <w:sz w:val="16"/>
                <w:szCs w:val="16"/>
                <w:lang w:val="en-GB"/>
              </w:rPr>
            </w:pPr>
            <w:r>
              <w:rPr>
                <w:sz w:val="16"/>
                <w:szCs w:val="16"/>
                <w:lang w:val="en-GB"/>
              </w:rPr>
              <w:t>44.10</w:t>
            </w:r>
            <w:r w:rsidR="00C47E11">
              <w:rPr>
                <w:sz w:val="16"/>
                <w:szCs w:val="16"/>
                <w:lang w:val="en-GB"/>
              </w:rPr>
              <w:t xml:space="preserve">            </w:t>
            </w:r>
            <w:r>
              <w:rPr>
                <w:sz w:val="16"/>
                <w:szCs w:val="16"/>
                <w:lang w:val="en-GB"/>
              </w:rPr>
              <w:t xml:space="preserve"> (4.18 – 86.62)</w:t>
            </w:r>
          </w:p>
        </w:tc>
      </w:tr>
      <w:tr w:rsidR="009C1D0D" w14:paraId="3C5F387D" w14:textId="1B96062B" w:rsidTr="00C2139E">
        <w:tc>
          <w:tcPr>
            <w:tcW w:w="954" w:type="dxa"/>
          </w:tcPr>
          <w:p w14:paraId="19DCB0FF" w14:textId="368527D3" w:rsidR="009C1D0D" w:rsidRPr="00C2139E" w:rsidRDefault="009C1D0D" w:rsidP="009C1D0D">
            <w:pPr>
              <w:pStyle w:val="NormalWeb"/>
              <w:spacing w:line="276" w:lineRule="auto"/>
              <w:rPr>
                <w:sz w:val="16"/>
                <w:szCs w:val="16"/>
                <w:lang w:val="en-GB"/>
              </w:rPr>
            </w:pPr>
            <w:r w:rsidRPr="00C2139E">
              <w:rPr>
                <w:sz w:val="16"/>
                <w:szCs w:val="16"/>
                <w:lang w:val="en-GB"/>
              </w:rPr>
              <w:t>Susceptible</w:t>
            </w:r>
          </w:p>
        </w:tc>
        <w:tc>
          <w:tcPr>
            <w:tcW w:w="1476" w:type="dxa"/>
          </w:tcPr>
          <w:p w14:paraId="427EE20E" w14:textId="156C6D9E" w:rsidR="009C1D0D" w:rsidRPr="00C2139E" w:rsidRDefault="009C1D0D" w:rsidP="009C1D0D">
            <w:pPr>
              <w:pStyle w:val="NormalWeb"/>
              <w:spacing w:line="276" w:lineRule="auto"/>
              <w:rPr>
                <w:sz w:val="16"/>
                <w:szCs w:val="16"/>
                <w:lang w:val="en-GB"/>
              </w:rPr>
            </w:pPr>
            <w:r w:rsidRPr="00C2139E">
              <w:rPr>
                <w:sz w:val="16"/>
                <w:szCs w:val="16"/>
                <w:lang w:val="en-GB"/>
              </w:rPr>
              <w:t>1444.9                      (390.5 – 3849.7)</w:t>
            </w:r>
          </w:p>
        </w:tc>
        <w:tc>
          <w:tcPr>
            <w:tcW w:w="1440" w:type="dxa"/>
          </w:tcPr>
          <w:p w14:paraId="691A4AE8" w14:textId="5E2CD94B" w:rsidR="009C1D0D" w:rsidRPr="00C2139E" w:rsidRDefault="00563210" w:rsidP="009C1D0D">
            <w:pPr>
              <w:pStyle w:val="NormalWeb"/>
              <w:spacing w:line="276" w:lineRule="auto"/>
              <w:rPr>
                <w:sz w:val="16"/>
                <w:szCs w:val="16"/>
                <w:lang w:val="en-GB"/>
              </w:rPr>
            </w:pPr>
            <w:r>
              <w:rPr>
                <w:sz w:val="16"/>
                <w:szCs w:val="16"/>
                <w:lang w:val="en-GB"/>
              </w:rPr>
              <w:t xml:space="preserve">80.55        </w:t>
            </w:r>
            <w:r w:rsidR="00C47E11">
              <w:rPr>
                <w:sz w:val="16"/>
                <w:szCs w:val="16"/>
                <w:lang w:val="en-GB"/>
              </w:rPr>
              <w:t xml:space="preserve">       </w:t>
            </w:r>
            <w:r>
              <w:rPr>
                <w:sz w:val="16"/>
                <w:szCs w:val="16"/>
                <w:lang w:val="en-GB"/>
              </w:rPr>
              <w:t xml:space="preserve">  (32.26 – 90.52)</w:t>
            </w:r>
          </w:p>
        </w:tc>
        <w:tc>
          <w:tcPr>
            <w:tcW w:w="1272" w:type="dxa"/>
          </w:tcPr>
          <w:p w14:paraId="18B30E80" w14:textId="77D2B297" w:rsidR="009C1D0D" w:rsidRPr="00C2139E" w:rsidRDefault="009C1D0D" w:rsidP="009C1D0D">
            <w:pPr>
              <w:pStyle w:val="NormalWeb"/>
              <w:spacing w:line="276" w:lineRule="auto"/>
              <w:rPr>
                <w:sz w:val="16"/>
                <w:szCs w:val="16"/>
                <w:lang w:val="en-GB"/>
              </w:rPr>
            </w:pPr>
            <w:r w:rsidRPr="00C2139E">
              <w:rPr>
                <w:sz w:val="16"/>
                <w:szCs w:val="16"/>
                <w:lang w:val="en-GB"/>
              </w:rPr>
              <w:t>574.3                           (83.3 – 1750.6)</w:t>
            </w:r>
          </w:p>
        </w:tc>
        <w:tc>
          <w:tcPr>
            <w:tcW w:w="1159" w:type="dxa"/>
          </w:tcPr>
          <w:p w14:paraId="6E7D6A56" w14:textId="0148324E" w:rsidR="009C1D0D" w:rsidRPr="00C2139E" w:rsidRDefault="00C47E11" w:rsidP="009C1D0D">
            <w:pPr>
              <w:pStyle w:val="NormalWeb"/>
              <w:spacing w:line="276" w:lineRule="auto"/>
              <w:rPr>
                <w:sz w:val="16"/>
                <w:szCs w:val="16"/>
                <w:lang w:val="en-GB"/>
              </w:rPr>
            </w:pPr>
            <w:r>
              <w:rPr>
                <w:sz w:val="16"/>
                <w:szCs w:val="16"/>
                <w:lang w:val="en-GB"/>
              </w:rPr>
              <w:t>39.61            (3.22 – 85.31)</w:t>
            </w:r>
          </w:p>
        </w:tc>
        <w:tc>
          <w:tcPr>
            <w:tcW w:w="1349" w:type="dxa"/>
          </w:tcPr>
          <w:p w14:paraId="28400F0E" w14:textId="6E91E7FB" w:rsidR="009C1D0D" w:rsidRPr="00C2139E" w:rsidRDefault="009C1D0D" w:rsidP="009C1D0D">
            <w:pPr>
              <w:pStyle w:val="NormalWeb"/>
              <w:spacing w:line="276" w:lineRule="auto"/>
              <w:rPr>
                <w:sz w:val="16"/>
                <w:szCs w:val="16"/>
                <w:lang w:val="en-GB"/>
              </w:rPr>
            </w:pPr>
            <w:r w:rsidRPr="00C2139E">
              <w:rPr>
                <w:sz w:val="16"/>
                <w:szCs w:val="16"/>
                <w:lang w:val="en-GB"/>
              </w:rPr>
              <w:t>1507.8                                    (413.7 – 4029.5)</w:t>
            </w:r>
          </w:p>
        </w:tc>
        <w:tc>
          <w:tcPr>
            <w:tcW w:w="1376" w:type="dxa"/>
          </w:tcPr>
          <w:p w14:paraId="65776E85" w14:textId="0D2BB760" w:rsidR="009C1D0D" w:rsidRPr="00C2139E" w:rsidRDefault="00563210" w:rsidP="009C1D0D">
            <w:pPr>
              <w:pStyle w:val="NormalWeb"/>
              <w:spacing w:line="276" w:lineRule="auto"/>
              <w:rPr>
                <w:sz w:val="16"/>
                <w:szCs w:val="16"/>
                <w:lang w:val="en-GB"/>
              </w:rPr>
            </w:pPr>
            <w:r>
              <w:rPr>
                <w:sz w:val="16"/>
                <w:szCs w:val="16"/>
                <w:lang w:val="en-GB"/>
              </w:rPr>
              <w:t xml:space="preserve">83.79 </w:t>
            </w:r>
            <w:r w:rsidR="00C47E11">
              <w:rPr>
                <w:sz w:val="16"/>
                <w:szCs w:val="16"/>
                <w:lang w:val="en-GB"/>
              </w:rPr>
              <w:t xml:space="preserve">             </w:t>
            </w:r>
            <w:r>
              <w:rPr>
                <w:sz w:val="16"/>
                <w:szCs w:val="16"/>
                <w:lang w:val="en-GB"/>
              </w:rPr>
              <w:t>(34.59 – 92.27)</w:t>
            </w:r>
          </w:p>
        </w:tc>
      </w:tr>
      <w:tr w:rsidR="009C1D0D" w14:paraId="032F2263" w14:textId="31D7C86C" w:rsidTr="00C2139E">
        <w:tc>
          <w:tcPr>
            <w:tcW w:w="954" w:type="dxa"/>
          </w:tcPr>
          <w:p w14:paraId="2C06E1F0" w14:textId="669C4488" w:rsidR="009C1D0D" w:rsidRPr="00C2139E" w:rsidRDefault="009C1D0D" w:rsidP="009C1D0D">
            <w:pPr>
              <w:pStyle w:val="NormalWeb"/>
              <w:spacing w:line="276" w:lineRule="auto"/>
              <w:rPr>
                <w:sz w:val="16"/>
                <w:szCs w:val="16"/>
                <w:lang w:val="en-GB"/>
              </w:rPr>
            </w:pPr>
            <w:r w:rsidRPr="00C2139E">
              <w:rPr>
                <w:sz w:val="16"/>
                <w:szCs w:val="16"/>
                <w:lang w:val="en-GB"/>
              </w:rPr>
              <w:t>Tet-R</w:t>
            </w:r>
          </w:p>
        </w:tc>
        <w:tc>
          <w:tcPr>
            <w:tcW w:w="1476" w:type="dxa"/>
          </w:tcPr>
          <w:p w14:paraId="1F167574" w14:textId="65E34BB9" w:rsidR="009C1D0D" w:rsidRPr="00C2139E" w:rsidRDefault="009C1D0D" w:rsidP="009C1D0D">
            <w:pPr>
              <w:pStyle w:val="NormalWeb"/>
              <w:spacing w:line="276" w:lineRule="auto"/>
              <w:rPr>
                <w:sz w:val="16"/>
                <w:szCs w:val="16"/>
                <w:lang w:val="en-GB"/>
              </w:rPr>
            </w:pPr>
            <w:r w:rsidRPr="00C2139E">
              <w:rPr>
                <w:sz w:val="16"/>
                <w:szCs w:val="16"/>
                <w:lang w:val="en-GB"/>
              </w:rPr>
              <w:t>-1320.9                             (-3632.4 – -287.3)</w:t>
            </w:r>
          </w:p>
        </w:tc>
        <w:tc>
          <w:tcPr>
            <w:tcW w:w="1440" w:type="dxa"/>
          </w:tcPr>
          <w:p w14:paraId="338A9ABE" w14:textId="7FC6F0A5" w:rsidR="009C1D0D" w:rsidRPr="00C2139E" w:rsidRDefault="00563210" w:rsidP="009C1D0D">
            <w:pPr>
              <w:pStyle w:val="NormalWeb"/>
              <w:spacing w:line="276" w:lineRule="auto"/>
              <w:rPr>
                <w:sz w:val="16"/>
                <w:szCs w:val="16"/>
                <w:lang w:val="en-GB"/>
              </w:rPr>
            </w:pPr>
            <w:r>
              <w:rPr>
                <w:sz w:val="16"/>
                <w:szCs w:val="16"/>
                <w:lang w:val="en-GB"/>
              </w:rPr>
              <w:t>-116.84</w:t>
            </w:r>
            <w:r w:rsidR="00C47E11">
              <w:rPr>
                <w:sz w:val="16"/>
                <w:szCs w:val="16"/>
                <w:lang w:val="en-GB"/>
              </w:rPr>
              <w:t xml:space="preserve">                </w:t>
            </w:r>
            <w:r>
              <w:rPr>
                <w:sz w:val="16"/>
                <w:szCs w:val="16"/>
                <w:lang w:val="en-GB"/>
              </w:rPr>
              <w:t xml:space="preserve"> (-304.88 – -34.59)</w:t>
            </w:r>
          </w:p>
        </w:tc>
        <w:tc>
          <w:tcPr>
            <w:tcW w:w="1272" w:type="dxa"/>
          </w:tcPr>
          <w:p w14:paraId="3BA49EA2" w14:textId="30B89075" w:rsidR="009C1D0D" w:rsidRPr="00C2139E" w:rsidRDefault="009C1D0D" w:rsidP="009C1D0D">
            <w:pPr>
              <w:pStyle w:val="NormalWeb"/>
              <w:spacing w:line="276" w:lineRule="auto"/>
              <w:rPr>
                <w:sz w:val="16"/>
                <w:szCs w:val="16"/>
                <w:lang w:val="en-GB"/>
              </w:rPr>
            </w:pPr>
            <w:r w:rsidRPr="00C2139E">
              <w:rPr>
                <w:sz w:val="16"/>
                <w:szCs w:val="16"/>
                <w:lang w:val="en-GB"/>
              </w:rPr>
              <w:t>316.5                            (45.0 – 1120.6)</w:t>
            </w:r>
          </w:p>
        </w:tc>
        <w:tc>
          <w:tcPr>
            <w:tcW w:w="1159" w:type="dxa"/>
          </w:tcPr>
          <w:p w14:paraId="38A6DB86" w14:textId="10F8916B" w:rsidR="009C1D0D" w:rsidRPr="00C2139E" w:rsidRDefault="00C47E11" w:rsidP="009C1D0D">
            <w:pPr>
              <w:pStyle w:val="NormalWeb"/>
              <w:spacing w:line="276" w:lineRule="auto"/>
              <w:rPr>
                <w:sz w:val="16"/>
                <w:szCs w:val="16"/>
                <w:lang w:val="en-GB"/>
              </w:rPr>
            </w:pPr>
            <w:r>
              <w:rPr>
                <w:sz w:val="16"/>
                <w:szCs w:val="16"/>
                <w:lang w:val="en-GB"/>
              </w:rPr>
              <w:t>37.61             (2.92 – 83.61)</w:t>
            </w:r>
          </w:p>
        </w:tc>
        <w:tc>
          <w:tcPr>
            <w:tcW w:w="1349" w:type="dxa"/>
          </w:tcPr>
          <w:p w14:paraId="35668F3C" w14:textId="5C65637F" w:rsidR="009C1D0D" w:rsidRPr="00C2139E" w:rsidRDefault="009C1D0D" w:rsidP="009C1D0D">
            <w:pPr>
              <w:pStyle w:val="NormalWeb"/>
              <w:spacing w:line="276" w:lineRule="auto"/>
              <w:rPr>
                <w:sz w:val="16"/>
                <w:szCs w:val="16"/>
                <w:lang w:val="en-GB"/>
              </w:rPr>
            </w:pPr>
            <w:r w:rsidRPr="00C2139E">
              <w:rPr>
                <w:sz w:val="16"/>
                <w:szCs w:val="16"/>
                <w:lang w:val="en-GB"/>
              </w:rPr>
              <w:t>-269.4                                             (-3104.8 – 944.8)</w:t>
            </w:r>
          </w:p>
        </w:tc>
        <w:tc>
          <w:tcPr>
            <w:tcW w:w="1376" w:type="dxa"/>
          </w:tcPr>
          <w:p w14:paraId="3E30A47C" w14:textId="7A1A7975" w:rsidR="009C1D0D" w:rsidRPr="00C2139E" w:rsidRDefault="00563210" w:rsidP="009C1D0D">
            <w:pPr>
              <w:pStyle w:val="NormalWeb"/>
              <w:spacing w:line="276" w:lineRule="auto"/>
              <w:rPr>
                <w:sz w:val="16"/>
                <w:szCs w:val="16"/>
                <w:lang w:val="en-GB"/>
              </w:rPr>
            </w:pPr>
            <w:r>
              <w:rPr>
                <w:sz w:val="16"/>
                <w:szCs w:val="16"/>
                <w:lang w:val="en-GB"/>
              </w:rPr>
              <w:t xml:space="preserve">-20.09 </w:t>
            </w:r>
            <w:r w:rsidR="00C47E11">
              <w:rPr>
                <w:sz w:val="16"/>
                <w:szCs w:val="16"/>
                <w:lang w:val="en-GB"/>
              </w:rPr>
              <w:t xml:space="preserve">                 </w:t>
            </w:r>
            <w:r>
              <w:rPr>
                <w:sz w:val="16"/>
                <w:szCs w:val="16"/>
                <w:lang w:val="en-GB"/>
              </w:rPr>
              <w:t>(-194.82 – 82.13)</w:t>
            </w:r>
          </w:p>
        </w:tc>
      </w:tr>
      <w:tr w:rsidR="009C1D0D" w14:paraId="2A9A8841" w14:textId="6B230D4C" w:rsidTr="00C2139E">
        <w:tc>
          <w:tcPr>
            <w:tcW w:w="954" w:type="dxa"/>
          </w:tcPr>
          <w:p w14:paraId="6DEC1725" w14:textId="5CC57E1D" w:rsidR="009C1D0D" w:rsidRPr="00C2139E" w:rsidRDefault="009C1D0D" w:rsidP="009C1D0D">
            <w:pPr>
              <w:pStyle w:val="NormalWeb"/>
              <w:spacing w:line="276" w:lineRule="auto"/>
              <w:rPr>
                <w:sz w:val="16"/>
                <w:szCs w:val="16"/>
                <w:lang w:val="en-GB"/>
              </w:rPr>
            </w:pPr>
            <w:r w:rsidRPr="00C2139E">
              <w:rPr>
                <w:sz w:val="16"/>
                <w:szCs w:val="16"/>
                <w:lang w:val="en-GB"/>
              </w:rPr>
              <w:t>Cef-R</w:t>
            </w:r>
          </w:p>
        </w:tc>
        <w:tc>
          <w:tcPr>
            <w:tcW w:w="1476" w:type="dxa"/>
          </w:tcPr>
          <w:p w14:paraId="1540E0BA" w14:textId="0FD55153" w:rsidR="009C1D0D" w:rsidRPr="00C2139E" w:rsidRDefault="009C1D0D" w:rsidP="009C1D0D">
            <w:pPr>
              <w:pStyle w:val="NormalWeb"/>
              <w:spacing w:line="276" w:lineRule="auto"/>
              <w:rPr>
                <w:sz w:val="16"/>
                <w:szCs w:val="16"/>
                <w:lang w:val="en-GB"/>
              </w:rPr>
            </w:pPr>
            <w:r w:rsidRPr="00C2139E">
              <w:rPr>
                <w:sz w:val="16"/>
                <w:szCs w:val="16"/>
                <w:lang w:val="en-GB"/>
              </w:rPr>
              <w:t>0.085                        (0.019 – 0.49)</w:t>
            </w:r>
          </w:p>
        </w:tc>
        <w:tc>
          <w:tcPr>
            <w:tcW w:w="1440" w:type="dxa"/>
          </w:tcPr>
          <w:p w14:paraId="4A694069" w14:textId="379DCC65" w:rsidR="009C1D0D" w:rsidRPr="00C2139E" w:rsidRDefault="00197188" w:rsidP="009C1D0D">
            <w:pPr>
              <w:pStyle w:val="NormalWeb"/>
              <w:spacing w:line="276" w:lineRule="auto"/>
              <w:rPr>
                <w:sz w:val="16"/>
                <w:szCs w:val="16"/>
                <w:lang w:val="en-GB"/>
              </w:rPr>
            </w:pPr>
            <w:r>
              <w:rPr>
                <w:sz w:val="16"/>
                <w:szCs w:val="16"/>
                <w:lang w:val="en-GB"/>
              </w:rPr>
              <w:t xml:space="preserve">68.34 </w:t>
            </w:r>
            <w:r w:rsidR="00C47E11">
              <w:rPr>
                <w:sz w:val="16"/>
                <w:szCs w:val="16"/>
                <w:lang w:val="en-GB"/>
              </w:rPr>
              <w:t xml:space="preserve">            </w:t>
            </w:r>
            <w:r>
              <w:rPr>
                <w:sz w:val="16"/>
                <w:szCs w:val="16"/>
                <w:lang w:val="en-GB"/>
              </w:rPr>
              <w:t>(25.75 – 89.75)</w:t>
            </w:r>
          </w:p>
        </w:tc>
        <w:tc>
          <w:tcPr>
            <w:tcW w:w="1272" w:type="dxa"/>
          </w:tcPr>
          <w:p w14:paraId="74FA03D4" w14:textId="675F3460" w:rsidR="009C1D0D" w:rsidRPr="00C2139E" w:rsidRDefault="009C1D0D" w:rsidP="009C1D0D">
            <w:pPr>
              <w:pStyle w:val="NormalWeb"/>
              <w:spacing w:line="276" w:lineRule="auto"/>
              <w:rPr>
                <w:sz w:val="16"/>
                <w:szCs w:val="16"/>
                <w:lang w:val="en-GB"/>
              </w:rPr>
            </w:pPr>
            <w:r w:rsidRPr="00C2139E">
              <w:rPr>
                <w:sz w:val="16"/>
                <w:szCs w:val="16"/>
                <w:lang w:val="en-GB"/>
              </w:rPr>
              <w:t>0.033                         (0.006 – 0.18)</w:t>
            </w:r>
          </w:p>
        </w:tc>
        <w:tc>
          <w:tcPr>
            <w:tcW w:w="1159" w:type="dxa"/>
          </w:tcPr>
          <w:p w14:paraId="68E58B71" w14:textId="6BE7E850" w:rsidR="009C1D0D" w:rsidRPr="00C2139E" w:rsidRDefault="00C47E11" w:rsidP="009C1D0D">
            <w:pPr>
              <w:pStyle w:val="NormalWeb"/>
              <w:spacing w:line="276" w:lineRule="auto"/>
              <w:rPr>
                <w:sz w:val="16"/>
                <w:szCs w:val="16"/>
                <w:lang w:val="en-GB"/>
              </w:rPr>
            </w:pPr>
            <w:r>
              <w:rPr>
                <w:sz w:val="16"/>
                <w:szCs w:val="16"/>
                <w:lang w:val="en-GB"/>
              </w:rPr>
              <w:t>33.46            (2.91 – 82.14)</w:t>
            </w:r>
          </w:p>
        </w:tc>
        <w:tc>
          <w:tcPr>
            <w:tcW w:w="1349" w:type="dxa"/>
          </w:tcPr>
          <w:p w14:paraId="3671C810" w14:textId="74407C18" w:rsidR="009C1D0D" w:rsidRPr="00C2139E" w:rsidRDefault="009C1D0D" w:rsidP="009C1D0D">
            <w:pPr>
              <w:pStyle w:val="NormalWeb"/>
              <w:spacing w:line="276" w:lineRule="auto"/>
              <w:rPr>
                <w:sz w:val="16"/>
                <w:szCs w:val="16"/>
                <w:lang w:val="en-GB"/>
              </w:rPr>
            </w:pPr>
            <w:r w:rsidRPr="00C2139E">
              <w:rPr>
                <w:sz w:val="16"/>
                <w:szCs w:val="16"/>
                <w:lang w:val="en-GB"/>
              </w:rPr>
              <w:t>0.090                                      (0.021 – 0.51)</w:t>
            </w:r>
          </w:p>
        </w:tc>
        <w:tc>
          <w:tcPr>
            <w:tcW w:w="1376" w:type="dxa"/>
          </w:tcPr>
          <w:p w14:paraId="3AC21E29" w14:textId="3D4E876F" w:rsidR="009C1D0D" w:rsidRPr="00C2139E" w:rsidRDefault="00563210" w:rsidP="009C1D0D">
            <w:pPr>
              <w:pStyle w:val="NormalWeb"/>
              <w:spacing w:line="276" w:lineRule="auto"/>
              <w:rPr>
                <w:sz w:val="16"/>
                <w:szCs w:val="16"/>
                <w:lang w:val="en-GB"/>
              </w:rPr>
            </w:pPr>
            <w:r>
              <w:rPr>
                <w:sz w:val="16"/>
                <w:szCs w:val="16"/>
                <w:lang w:val="en-GB"/>
              </w:rPr>
              <w:t xml:space="preserve">72.85 </w:t>
            </w:r>
            <w:r w:rsidR="00C47E11">
              <w:rPr>
                <w:sz w:val="16"/>
                <w:szCs w:val="16"/>
                <w:lang w:val="en-GB"/>
              </w:rPr>
              <w:t xml:space="preserve">             </w:t>
            </w:r>
            <w:r>
              <w:rPr>
                <w:sz w:val="16"/>
                <w:szCs w:val="16"/>
                <w:lang w:val="en-GB"/>
              </w:rPr>
              <w:t>(28.72 – 91.54)</w:t>
            </w:r>
          </w:p>
        </w:tc>
      </w:tr>
      <w:tr w:rsidR="009C1D0D" w14:paraId="3A3BDE10" w14:textId="440BE6FB" w:rsidTr="00C2139E">
        <w:tc>
          <w:tcPr>
            <w:tcW w:w="954" w:type="dxa"/>
          </w:tcPr>
          <w:p w14:paraId="51FD01D6" w14:textId="4D860306" w:rsidR="009C1D0D" w:rsidRPr="00C2139E" w:rsidRDefault="009C1D0D" w:rsidP="009C1D0D">
            <w:pPr>
              <w:pStyle w:val="NormalWeb"/>
              <w:spacing w:line="276" w:lineRule="auto"/>
              <w:rPr>
                <w:sz w:val="16"/>
                <w:szCs w:val="16"/>
                <w:lang w:val="en-GB"/>
              </w:rPr>
            </w:pPr>
            <w:r w:rsidRPr="00C2139E">
              <w:rPr>
                <w:sz w:val="16"/>
                <w:szCs w:val="16"/>
                <w:lang w:val="en-GB"/>
              </w:rPr>
              <w:t>Dual-R</w:t>
            </w:r>
          </w:p>
        </w:tc>
        <w:tc>
          <w:tcPr>
            <w:tcW w:w="1476" w:type="dxa"/>
          </w:tcPr>
          <w:p w14:paraId="723C61E7" w14:textId="5C1A2DC2" w:rsidR="009C1D0D" w:rsidRPr="00C2139E" w:rsidRDefault="009C1D0D" w:rsidP="009C1D0D">
            <w:pPr>
              <w:pStyle w:val="NormalWeb"/>
              <w:spacing w:line="276" w:lineRule="auto"/>
              <w:rPr>
                <w:sz w:val="16"/>
                <w:szCs w:val="16"/>
                <w:lang w:val="en-GB"/>
              </w:rPr>
            </w:pPr>
            <w:r w:rsidRPr="00C2139E">
              <w:rPr>
                <w:sz w:val="16"/>
                <w:szCs w:val="16"/>
                <w:lang w:val="en-GB"/>
              </w:rPr>
              <w:t>-0.046                                    (-0.51 – -0.0049)</w:t>
            </w:r>
          </w:p>
        </w:tc>
        <w:tc>
          <w:tcPr>
            <w:tcW w:w="1440" w:type="dxa"/>
          </w:tcPr>
          <w:p w14:paraId="11684F50" w14:textId="45F7CB66" w:rsidR="009C1D0D" w:rsidRPr="00C2139E" w:rsidRDefault="00197188" w:rsidP="009C1D0D">
            <w:pPr>
              <w:pStyle w:val="NormalWeb"/>
              <w:spacing w:line="276" w:lineRule="auto"/>
              <w:rPr>
                <w:sz w:val="16"/>
                <w:szCs w:val="16"/>
                <w:lang w:val="en-GB"/>
              </w:rPr>
            </w:pPr>
            <w:r>
              <w:rPr>
                <w:sz w:val="16"/>
                <w:szCs w:val="16"/>
                <w:lang w:val="en-GB"/>
              </w:rPr>
              <w:t>-74.41</w:t>
            </w:r>
            <w:r w:rsidR="00C47E11">
              <w:rPr>
                <w:sz w:val="16"/>
                <w:szCs w:val="16"/>
                <w:lang w:val="en-GB"/>
              </w:rPr>
              <w:t xml:space="preserve">                     </w:t>
            </w:r>
            <w:r>
              <w:rPr>
                <w:sz w:val="16"/>
                <w:szCs w:val="16"/>
                <w:lang w:val="en-GB"/>
              </w:rPr>
              <w:t xml:space="preserve"> (-361.37 – -21.10)</w:t>
            </w:r>
          </w:p>
        </w:tc>
        <w:tc>
          <w:tcPr>
            <w:tcW w:w="1272" w:type="dxa"/>
          </w:tcPr>
          <w:p w14:paraId="1184E217" w14:textId="42D8C773" w:rsidR="009C1D0D" w:rsidRPr="00C2139E" w:rsidRDefault="009C1D0D" w:rsidP="009C1D0D">
            <w:pPr>
              <w:pStyle w:val="NormalWeb"/>
              <w:spacing w:line="276" w:lineRule="auto"/>
              <w:rPr>
                <w:sz w:val="16"/>
                <w:szCs w:val="16"/>
                <w:lang w:val="en-GB"/>
              </w:rPr>
            </w:pPr>
            <w:r w:rsidRPr="00C2139E">
              <w:rPr>
                <w:sz w:val="16"/>
                <w:szCs w:val="16"/>
                <w:lang w:val="en-GB"/>
              </w:rPr>
              <w:t>0.012                         (0.002 – 0.057)</w:t>
            </w:r>
          </w:p>
        </w:tc>
        <w:tc>
          <w:tcPr>
            <w:tcW w:w="1159" w:type="dxa"/>
          </w:tcPr>
          <w:p w14:paraId="6F778337" w14:textId="61BD5505" w:rsidR="009C1D0D" w:rsidRPr="00C2139E" w:rsidRDefault="00C47E11" w:rsidP="009C1D0D">
            <w:pPr>
              <w:pStyle w:val="NormalWeb"/>
              <w:spacing w:line="276" w:lineRule="auto"/>
              <w:rPr>
                <w:sz w:val="16"/>
                <w:szCs w:val="16"/>
                <w:lang w:val="en-GB"/>
              </w:rPr>
            </w:pPr>
            <w:r>
              <w:rPr>
                <w:sz w:val="16"/>
                <w:szCs w:val="16"/>
                <w:lang w:val="en-GB"/>
              </w:rPr>
              <w:t>28.57            (2.55 – 71.09)</w:t>
            </w:r>
          </w:p>
        </w:tc>
        <w:tc>
          <w:tcPr>
            <w:tcW w:w="1349" w:type="dxa"/>
          </w:tcPr>
          <w:p w14:paraId="31E259E8" w14:textId="49236F74" w:rsidR="009C1D0D" w:rsidRPr="00C2139E" w:rsidRDefault="009C1D0D" w:rsidP="009C1D0D">
            <w:pPr>
              <w:pStyle w:val="NormalWeb"/>
              <w:spacing w:line="276" w:lineRule="auto"/>
              <w:rPr>
                <w:sz w:val="16"/>
                <w:szCs w:val="16"/>
                <w:lang w:val="en-GB"/>
              </w:rPr>
            </w:pPr>
            <w:r w:rsidRPr="00C2139E">
              <w:rPr>
                <w:sz w:val="16"/>
                <w:szCs w:val="16"/>
                <w:lang w:val="en-GB"/>
              </w:rPr>
              <w:t>-0.0090                                            (-0.35 – 0.042)</w:t>
            </w:r>
          </w:p>
        </w:tc>
        <w:tc>
          <w:tcPr>
            <w:tcW w:w="1376" w:type="dxa"/>
          </w:tcPr>
          <w:p w14:paraId="17A90E17" w14:textId="333629D2" w:rsidR="009C1D0D" w:rsidRPr="00C2139E" w:rsidRDefault="00563210" w:rsidP="009C1D0D">
            <w:pPr>
              <w:pStyle w:val="NormalWeb"/>
              <w:spacing w:line="276" w:lineRule="auto"/>
              <w:rPr>
                <w:sz w:val="16"/>
                <w:szCs w:val="16"/>
                <w:lang w:val="en-GB"/>
              </w:rPr>
            </w:pPr>
            <w:r>
              <w:rPr>
                <w:sz w:val="16"/>
                <w:szCs w:val="16"/>
                <w:lang w:val="en-GB"/>
              </w:rPr>
              <w:t>-15.12</w:t>
            </w:r>
            <w:r w:rsidR="00C47E11">
              <w:rPr>
                <w:sz w:val="16"/>
                <w:szCs w:val="16"/>
                <w:lang w:val="en-GB"/>
              </w:rPr>
              <w:t xml:space="preserve">                    </w:t>
            </w:r>
            <w:r>
              <w:rPr>
                <w:sz w:val="16"/>
                <w:szCs w:val="16"/>
                <w:lang w:val="en-GB"/>
              </w:rPr>
              <w:t xml:space="preserve"> (-194.77 – 68.33)</w:t>
            </w:r>
          </w:p>
        </w:tc>
      </w:tr>
    </w:tbl>
    <w:p w14:paraId="055F2A9F" w14:textId="77777777" w:rsidR="004170F9" w:rsidRDefault="004170F9" w:rsidP="006E0D5A">
      <w:pPr>
        <w:pStyle w:val="NormalWeb"/>
        <w:spacing w:line="276" w:lineRule="auto"/>
        <w:jc w:val="both"/>
        <w:rPr>
          <w:ins w:id="335" w:author="#WANG ZIHAO#" w:date="2026-06-17T01:50:00Z" w16du:dateUtc="2026-06-16T17:50:00Z"/>
          <w:b/>
          <w:bCs/>
          <w:sz w:val="20"/>
          <w:szCs w:val="20"/>
          <w:lang w:val="en-GB"/>
        </w:rPr>
      </w:pPr>
    </w:p>
    <w:p w14:paraId="76EF9EC2" w14:textId="77777777" w:rsidR="004170F9" w:rsidRDefault="004170F9" w:rsidP="006E0D5A">
      <w:pPr>
        <w:pStyle w:val="NormalWeb"/>
        <w:spacing w:line="276" w:lineRule="auto"/>
        <w:jc w:val="both"/>
        <w:rPr>
          <w:ins w:id="336" w:author="#WANG ZIHAO#" w:date="2026-06-17T01:50:00Z" w16du:dateUtc="2026-06-16T17:50:00Z"/>
          <w:b/>
          <w:bCs/>
          <w:sz w:val="20"/>
          <w:szCs w:val="20"/>
          <w:lang w:val="en-GB"/>
        </w:rPr>
      </w:pPr>
    </w:p>
    <w:p w14:paraId="457ED64B" w14:textId="5EFDF907" w:rsidR="00D43596" w:rsidRDefault="00F02776" w:rsidP="006E0D5A">
      <w:pPr>
        <w:pStyle w:val="NormalWeb"/>
        <w:spacing w:line="276" w:lineRule="auto"/>
        <w:jc w:val="both"/>
        <w:rPr>
          <w:ins w:id="337" w:author="#WANG ZIHAO#" w:date="2026-06-18T22:02:00Z" w16du:dateUtc="2026-06-18T14:02:00Z"/>
          <w:sz w:val="20"/>
          <w:szCs w:val="20"/>
          <w:lang w:val="en-GB"/>
        </w:rPr>
      </w:pPr>
      <w:commentRangeStart w:id="338"/>
      <w:commentRangeStart w:id="339"/>
      <w:r>
        <w:rPr>
          <w:b/>
          <w:bCs/>
          <w:noProof/>
          <w:sz w:val="20"/>
          <w:szCs w:val="20"/>
          <w:lang w:val="en-GB"/>
          <w14:ligatures w14:val="standardContextual"/>
        </w:rPr>
        <w:lastRenderedPageBreak/>
        <w:drawing>
          <wp:inline distT="0" distB="0" distL="0" distR="0" wp14:anchorId="26DDE38C" wp14:editId="2FFA1B47">
            <wp:extent cx="5731510" cy="5731510"/>
            <wp:effectExtent l="0" t="0" r="0" b="0"/>
            <wp:docPr id="1620763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63124" name="Picture 1620763124"/>
                    <pic:cNvPicPr/>
                  </pic:nvPicPr>
                  <pic:blipFill>
                    <a:blip r:embed="rId16"/>
                    <a:stretch>
                      <a:fillRect/>
                    </a:stretch>
                  </pic:blipFill>
                  <pic:spPr>
                    <a:xfrm>
                      <a:off x="0" y="0"/>
                      <a:ext cx="5731510" cy="5731510"/>
                    </a:xfrm>
                    <a:prstGeom prst="rect">
                      <a:avLst/>
                    </a:prstGeom>
                  </pic:spPr>
                </pic:pic>
              </a:graphicData>
            </a:graphic>
          </wp:inline>
        </w:drawing>
      </w:r>
      <w:commentRangeEnd w:id="338"/>
      <w:r w:rsidR="00470E10" w:rsidRPr="00CF5428">
        <w:rPr>
          <w:rStyle w:val="CommentReference"/>
          <w:b/>
          <w:bCs/>
          <w:sz w:val="20"/>
          <w:szCs w:val="20"/>
          <w:lang w:val="en-GB"/>
        </w:rPr>
        <w:commentReference w:id="338"/>
      </w:r>
      <w:commentRangeEnd w:id="339"/>
      <w:r w:rsidR="00E57C26" w:rsidRPr="00CF5428">
        <w:rPr>
          <w:rStyle w:val="CommentReference"/>
          <w:b/>
          <w:bCs/>
          <w:sz w:val="20"/>
          <w:szCs w:val="20"/>
          <w:lang w:val="en-GB"/>
        </w:rPr>
        <w:commentReference w:id="339"/>
      </w:r>
      <w:r w:rsidR="00D4576E" w:rsidRPr="00CF5428">
        <w:rPr>
          <w:b/>
          <w:bCs/>
          <w:sz w:val="20"/>
          <w:szCs w:val="20"/>
          <w:lang w:val="en-GB"/>
        </w:rPr>
        <w:t xml:space="preserve">Fig. 2: Simulated long-term impact of doxy-PEP and moderate-efficacy vaccination on </w:t>
      </w:r>
      <w:r w:rsidR="00D4576E" w:rsidRPr="00CF5428">
        <w:rPr>
          <w:b/>
          <w:bCs/>
          <w:i/>
          <w:iCs/>
          <w:sz w:val="20"/>
          <w:szCs w:val="20"/>
          <w:lang w:val="en-GB"/>
        </w:rPr>
        <w:t>N. gonorrhoeae</w:t>
      </w:r>
      <w:r w:rsidR="00D4576E" w:rsidRPr="00CF5428">
        <w:rPr>
          <w:b/>
          <w:bCs/>
          <w:sz w:val="20"/>
          <w:szCs w:val="20"/>
          <w:lang w:val="en-GB"/>
        </w:rPr>
        <w:t xml:space="preserve"> </w:t>
      </w:r>
      <w:r w:rsidR="005A7DC8">
        <w:rPr>
          <w:b/>
          <w:bCs/>
          <w:sz w:val="20"/>
          <w:szCs w:val="20"/>
          <w:lang w:val="en-GB"/>
        </w:rPr>
        <w:t>incidence</w:t>
      </w:r>
      <w:r w:rsidR="00D4576E" w:rsidRPr="00CF5428">
        <w:rPr>
          <w:b/>
          <w:bCs/>
          <w:sz w:val="20"/>
          <w:szCs w:val="20"/>
          <w:lang w:val="en-GB"/>
        </w:rPr>
        <w:t xml:space="preserve"> and resistance dynamics under baseline treatment efficacy</w:t>
      </w:r>
      <w:r w:rsidR="00D4576E"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D4576E" w:rsidRPr="00CF5428">
        <w:rPr>
          <w:sz w:val="20"/>
          <w:szCs w:val="20"/>
          <w:lang w:val="en-GB"/>
        </w:rPr>
        <w:t>Projections span a 15-year horizon (2027</w:t>
      </w:r>
      <w:r w:rsidR="00CB56E0" w:rsidRPr="00CF5428">
        <w:rPr>
          <w:sz w:val="20"/>
          <w:szCs w:val="20"/>
          <w:lang w:val="en-GB"/>
        </w:rPr>
        <w:t>-</w:t>
      </w:r>
      <w:r w:rsidR="00D4576E" w:rsidRPr="00CF5428">
        <w:rPr>
          <w:sz w:val="20"/>
          <w:szCs w:val="20"/>
          <w:lang w:val="en-GB"/>
        </w:rPr>
        <w:t xml:space="preserve">2041) under the stabilized </w:t>
      </w:r>
      <w:r w:rsidR="00CB56E0" w:rsidRPr="00CF5428">
        <w:rPr>
          <w:sz w:val="20"/>
          <w:szCs w:val="20"/>
          <w:lang w:val="en-GB"/>
        </w:rPr>
        <w:t>behavioural</w:t>
      </w:r>
      <w:r w:rsidR="00D4576E" w:rsidRPr="00CF5428">
        <w:rPr>
          <w:sz w:val="20"/>
          <w:szCs w:val="20"/>
          <w:lang w:val="en-GB"/>
        </w:rPr>
        <w:t xml:space="preserve"> baseline (Scenario A), assuming a fixed 66% intervention uptake rate within the target population. Model simulations incorporate </w:t>
      </w:r>
      <w:r w:rsidR="00E324E0" w:rsidRPr="00CF5428">
        <w:rPr>
          <w:sz w:val="20"/>
          <w:szCs w:val="20"/>
          <w:lang w:val="en-GB"/>
        </w:rPr>
        <w:t>an</w:t>
      </w:r>
      <w:r w:rsidR="00D4576E" w:rsidRPr="00CF5428">
        <w:rPr>
          <w:sz w:val="20"/>
          <w:szCs w:val="20"/>
          <w:lang w:val="en-GB"/>
        </w:rPr>
        <w:t xml:space="preserve"> empirically calibrated</w:t>
      </w:r>
      <w:r w:rsidR="00C17A34">
        <w:rPr>
          <w:sz w:val="20"/>
          <w:szCs w:val="20"/>
          <w:lang w:val="en-GB"/>
        </w:rPr>
        <w:t xml:space="preserve"> </w:t>
      </w:r>
      <w:r w:rsidR="00D4576E" w:rsidRPr="00CF5428">
        <w:rPr>
          <w:sz w:val="20"/>
          <w:szCs w:val="20"/>
          <w:lang w:val="en-GB"/>
        </w:rPr>
        <w:t xml:space="preserve">ceftriaxone therapeutic treatment failure rate </w:t>
      </w:r>
      <m:oMath>
        <m:r>
          <w:rPr>
            <w:rFonts w:ascii="Cambria Math" w:hAnsi="Cambria Math"/>
            <w:sz w:val="20"/>
            <w:szCs w:val="20"/>
          </w:rPr>
          <m:t>ϕ</m:t>
        </m:r>
      </m:oMath>
      <w:r w:rsidR="00D4576E" w:rsidRPr="00CF5428">
        <w:rPr>
          <w:sz w:val="20"/>
          <w:szCs w:val="20"/>
          <w:lang w:val="en-GB"/>
        </w:rPr>
        <w:t xml:space="preserve"> derived from historical national surveillance data. </w:t>
      </w:r>
      <w:r w:rsidR="00CB56E0" w:rsidRPr="00CF5428">
        <w:rPr>
          <w:sz w:val="20"/>
          <w:szCs w:val="20"/>
          <w:lang w:val="en-GB"/>
        </w:rPr>
        <w:t xml:space="preserve">Forward projections are initialized in 2027 with population-level </w:t>
      </w:r>
      <w:del w:id="340" w:author="#WANG ZIHAO#" w:date="2026-06-16T14:55:00Z" w16du:dateUtc="2026-06-16T06:55:00Z">
        <w:r w:rsidR="00CB56E0" w:rsidRPr="00CF5428" w:rsidDel="00A00613">
          <w:rPr>
            <w:sz w:val="20"/>
            <w:szCs w:val="20"/>
            <w:lang w:val="en-GB"/>
          </w:rPr>
          <w:delText>phenotypic</w:delText>
        </w:r>
      </w:del>
      <w:ins w:id="341" w:author="#WANG ZIHAO#" w:date="2026-06-16T14:55:00Z" w16du:dateUtc="2026-06-16T06:55:00Z">
        <w:r w:rsidR="00A00613">
          <w:rPr>
            <w:sz w:val="20"/>
            <w:szCs w:val="20"/>
            <w:lang w:val="en-GB"/>
          </w:rPr>
          <w:t>strain-specific</w:t>
        </w:r>
      </w:ins>
      <w:r w:rsidR="00CB56E0"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CB56E0"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CB56E0" w:rsidRPr="00CF5428">
        <w:rPr>
          <w:sz w:val="20"/>
          <w:szCs w:val="20"/>
          <w:lang w:val="en-GB"/>
        </w:rPr>
        <w:t xml:space="preserve"> for Dual-R strains. Subpanels depict trajectories for total incident infections alongside disaggregated strain-specific volumes for </w:t>
      </w:r>
      <w:del w:id="342" w:author="#WANG ZIHAO#" w:date="2026-06-18T23:18:00Z" w16du:dateUtc="2026-06-18T15:18:00Z">
        <w:r w:rsidR="006C6B2C" w:rsidRPr="00CF5428" w:rsidDel="00317E25">
          <w:rPr>
            <w:sz w:val="20"/>
            <w:szCs w:val="20"/>
            <w:lang w:val="en-GB"/>
          </w:rPr>
          <w:delText>susceptible</w:delText>
        </w:r>
      </w:del>
      <w:ins w:id="343" w:author="#WANG ZIHAO#" w:date="2026-06-18T23:18:00Z" w16du:dateUtc="2026-06-18T15:18:00Z">
        <w:r w:rsidR="00317E25">
          <w:rPr>
            <w:sz w:val="20"/>
            <w:szCs w:val="20"/>
            <w:lang w:val="en-GB"/>
          </w:rPr>
          <w:t>baseline susceptible</w:t>
        </w:r>
      </w:ins>
      <w:del w:id="344" w:author="#WANG ZIHAO#" w:date="2026-06-18T23:10:00Z" w16du:dateUtc="2026-06-18T15:10:00Z">
        <w:r w:rsidR="00CB56E0" w:rsidRPr="00CF5428" w:rsidDel="00501720">
          <w:rPr>
            <w:sz w:val="20"/>
            <w:szCs w:val="20"/>
            <w:lang w:val="en-GB"/>
          </w:rPr>
          <w:delText xml:space="preserve"> (wild-type)</w:delText>
        </w:r>
      </w:del>
      <w:r w:rsidR="00CB56E0" w:rsidRPr="00CF5428">
        <w:rPr>
          <w:sz w:val="20"/>
          <w:szCs w:val="20"/>
          <w:lang w:val="en-GB"/>
        </w:rPr>
        <w:t xml:space="preserve">, Tet-R, Cef-R, and Dual-R </w:t>
      </w:r>
      <w:r w:rsidR="003C774C">
        <w:rPr>
          <w:sz w:val="20"/>
          <w:szCs w:val="20"/>
          <w:lang w:val="en-GB"/>
        </w:rPr>
        <w:t>strain</w:t>
      </w:r>
      <w:r w:rsidR="00CB56E0" w:rsidRPr="00CF5428">
        <w:rPr>
          <w:sz w:val="20"/>
          <w:szCs w:val="20"/>
          <w:lang w:val="en-GB"/>
        </w:rPr>
        <w:t>s.</w:t>
      </w:r>
    </w:p>
    <w:p w14:paraId="22E59448" w14:textId="4D829443" w:rsidR="00602438" w:rsidRDefault="00602438" w:rsidP="00602438">
      <w:pPr>
        <w:pStyle w:val="NormalWeb"/>
        <w:numPr>
          <w:ilvl w:val="0"/>
          <w:numId w:val="8"/>
        </w:numPr>
        <w:spacing w:line="276" w:lineRule="auto"/>
        <w:jc w:val="both"/>
        <w:rPr>
          <w:ins w:id="345" w:author="#WANG ZIHAO#" w:date="2026-06-18T22:02:00Z" w16du:dateUtc="2026-06-18T14:02:00Z"/>
          <w:sz w:val="20"/>
          <w:szCs w:val="20"/>
          <w:lang w:val="en-GB"/>
        </w:rPr>
        <w:pPrChange w:id="346" w:author="#WANG ZIHAO#" w:date="2026-06-18T22:02:00Z" w16du:dateUtc="2026-06-18T14:02:00Z">
          <w:pPr>
            <w:pStyle w:val="NormalWeb"/>
            <w:numPr>
              <w:numId w:val="12"/>
            </w:numPr>
            <w:spacing w:line="276" w:lineRule="auto"/>
            <w:ind w:left="720" w:hanging="360"/>
            <w:jc w:val="both"/>
          </w:pPr>
        </w:pPrChange>
      </w:pPr>
      <w:ins w:id="347" w:author="#WANG ZIHAO#" w:date="2026-06-18T22:02:00Z" w16du:dateUtc="2026-06-18T14:02:00Z">
        <w:r>
          <w:rPr>
            <w:sz w:val="20"/>
            <w:szCs w:val="20"/>
            <w:lang w:val="en-GB"/>
          </w:rPr>
          <w:t>Efficiency of intervention strategies</w:t>
        </w:r>
      </w:ins>
    </w:p>
    <w:p w14:paraId="5C765350" w14:textId="63E7690A" w:rsidR="00602438" w:rsidRDefault="00D83A19" w:rsidP="00602438">
      <w:pPr>
        <w:pStyle w:val="NormalWeb"/>
        <w:spacing w:line="276" w:lineRule="auto"/>
        <w:jc w:val="both"/>
        <w:rPr>
          <w:ins w:id="348" w:author="#WANG ZIHAO#" w:date="2026-06-18T22:14:00Z" w16du:dateUtc="2026-06-18T14:14:00Z"/>
          <w:sz w:val="20"/>
          <w:szCs w:val="20"/>
          <w:lang w:val="en-GB"/>
        </w:rPr>
      </w:pPr>
      <w:ins w:id="349" w:author="#WANG ZIHAO#" w:date="2026-06-18T22:07:00Z" w16du:dateUtc="2026-06-18T14:07:00Z">
        <w:r>
          <w:rPr>
            <w:sz w:val="20"/>
            <w:szCs w:val="20"/>
            <w:lang w:val="en-GB"/>
          </w:rPr>
          <w:t>T</w:t>
        </w:r>
        <w:r w:rsidRPr="00D83A19">
          <w:rPr>
            <w:sz w:val="20"/>
            <w:szCs w:val="20"/>
            <w:lang w:val="en-GB"/>
            <w:rPrChange w:id="350" w:author="#WANG ZIHAO#" w:date="2026-06-18T22:07:00Z" w16du:dateUtc="2026-06-18T14:07:00Z">
              <w:rPr>
                <w:b/>
                <w:bCs/>
                <w:sz w:val="20"/>
                <w:szCs w:val="20"/>
                <w:lang w:val="en-GB"/>
              </w:rPr>
            </w:rPrChange>
          </w:rPr>
          <w:t xml:space="preserve">o standardize the </w:t>
        </w:r>
        <w:r>
          <w:rPr>
            <w:sz w:val="20"/>
            <w:szCs w:val="20"/>
            <w:lang w:val="en-GB"/>
          </w:rPr>
          <w:t>efficiency</w:t>
        </w:r>
        <w:r w:rsidRPr="00D83A19">
          <w:rPr>
            <w:sz w:val="20"/>
            <w:szCs w:val="20"/>
            <w:lang w:val="en-GB"/>
            <w:rPrChange w:id="351" w:author="#WANG ZIHAO#" w:date="2026-06-18T22:07:00Z" w16du:dateUtc="2026-06-18T14:07:00Z">
              <w:rPr>
                <w:b/>
                <w:bCs/>
                <w:sz w:val="20"/>
                <w:szCs w:val="20"/>
                <w:lang w:val="en-GB"/>
              </w:rPr>
            </w:rPrChange>
          </w:rPr>
          <w:t xml:space="preserve"> across different implementation </w:t>
        </w:r>
      </w:ins>
      <w:ins w:id="352" w:author="#WANG ZIHAO#" w:date="2026-06-18T22:10:00Z" w16du:dateUtc="2026-06-18T14:10:00Z">
        <w:r>
          <w:rPr>
            <w:sz w:val="20"/>
            <w:szCs w:val="20"/>
            <w:lang w:val="en-GB"/>
          </w:rPr>
          <w:t>strategies</w:t>
        </w:r>
      </w:ins>
      <w:ins w:id="353" w:author="#WANG ZIHAO#" w:date="2026-06-18T22:07:00Z" w16du:dateUtc="2026-06-18T14:07:00Z">
        <w:r w:rsidRPr="00D83A19">
          <w:rPr>
            <w:sz w:val="20"/>
            <w:szCs w:val="20"/>
            <w:lang w:val="en-GB"/>
            <w:rPrChange w:id="354" w:author="#WANG ZIHAO#" w:date="2026-06-18T22:07:00Z" w16du:dateUtc="2026-06-18T14:07:00Z">
              <w:rPr>
                <w:b/>
                <w:bCs/>
                <w:sz w:val="20"/>
                <w:szCs w:val="20"/>
                <w:lang w:val="en-GB"/>
              </w:rPr>
            </w:rPrChange>
          </w:rPr>
          <w:t xml:space="preserve">, </w:t>
        </w:r>
        <w:r>
          <w:rPr>
            <w:sz w:val="20"/>
            <w:szCs w:val="20"/>
            <w:lang w:val="en-GB"/>
          </w:rPr>
          <w:t>we</w:t>
        </w:r>
        <w:r w:rsidRPr="00D83A19">
          <w:rPr>
            <w:sz w:val="20"/>
            <w:szCs w:val="20"/>
            <w:lang w:val="en-GB"/>
            <w:rPrChange w:id="355" w:author="#WANG ZIHAO#" w:date="2026-06-18T22:07:00Z" w16du:dateUtc="2026-06-18T14:07:00Z">
              <w:rPr>
                <w:b/>
                <w:bCs/>
                <w:sz w:val="20"/>
                <w:szCs w:val="20"/>
                <w:lang w:val="en-GB"/>
              </w:rPr>
            </w:rPrChange>
          </w:rPr>
          <w:t xml:space="preserve"> </w:t>
        </w:r>
      </w:ins>
      <w:ins w:id="356" w:author="#WANG ZIHAO#" w:date="2026-06-18T22:12:00Z" w16du:dateUtc="2026-06-18T14:12:00Z">
        <w:r w:rsidR="005A2685">
          <w:rPr>
            <w:sz w:val="20"/>
            <w:szCs w:val="20"/>
            <w:lang w:val="en-GB"/>
          </w:rPr>
          <w:t>computed</w:t>
        </w:r>
      </w:ins>
      <w:ins w:id="357" w:author="#WANG ZIHAO#" w:date="2026-06-18T22:07:00Z" w16du:dateUtc="2026-06-18T14:07:00Z">
        <w:r w:rsidRPr="00D83A19">
          <w:rPr>
            <w:sz w:val="20"/>
            <w:szCs w:val="20"/>
            <w:lang w:val="en-GB"/>
            <w:rPrChange w:id="358" w:author="#WANG ZIHAO#" w:date="2026-06-18T22:07:00Z" w16du:dateUtc="2026-06-18T14:07:00Z">
              <w:rPr>
                <w:b/>
                <w:bCs/>
                <w:sz w:val="20"/>
                <w:szCs w:val="20"/>
                <w:lang w:val="en-GB"/>
              </w:rPr>
            </w:rPrChange>
          </w:rPr>
          <w:t xml:space="preserve"> the cumulativ</w:t>
        </w:r>
      </w:ins>
      <w:ins w:id="359" w:author="#WANG ZIHAO#" w:date="2026-06-18T22:08:00Z" w16du:dateUtc="2026-06-18T14:08:00Z">
        <w:r>
          <w:rPr>
            <w:sz w:val="20"/>
            <w:szCs w:val="20"/>
            <w:lang w:val="en-GB"/>
          </w:rPr>
          <w:t xml:space="preserve">e </w:t>
        </w:r>
      </w:ins>
      <w:ins w:id="360" w:author="#WANG ZIHAO#" w:date="2026-06-18T22:12:00Z" w16du:dateUtc="2026-06-18T14:12:00Z">
        <w:r w:rsidR="005A2685">
          <w:rPr>
            <w:sz w:val="20"/>
            <w:szCs w:val="20"/>
            <w:lang w:val="en-GB"/>
          </w:rPr>
          <w:t>intervention</w:t>
        </w:r>
      </w:ins>
      <w:ins w:id="361" w:author="#WANG ZIHAO#" w:date="2026-06-18T22:08:00Z" w16du:dateUtc="2026-06-18T14:08:00Z">
        <w:r>
          <w:rPr>
            <w:sz w:val="20"/>
            <w:szCs w:val="20"/>
            <w:lang w:val="en-GB"/>
          </w:rPr>
          <w:t xml:space="preserve"> enrolment</w:t>
        </w:r>
      </w:ins>
      <w:ins w:id="362" w:author="#WANG ZIHAO#" w:date="2026-06-18T22:12:00Z" w16du:dateUtc="2026-06-18T14:12:00Z">
        <w:r w:rsidR="005A2685">
          <w:rPr>
            <w:sz w:val="20"/>
            <w:szCs w:val="20"/>
            <w:lang w:val="en-GB"/>
          </w:rPr>
          <w:t>s</w:t>
        </w:r>
      </w:ins>
      <w:ins w:id="363" w:author="#WANG ZIHAO#" w:date="2026-06-18T22:08:00Z" w16du:dateUtc="2026-06-18T14:08:00Z">
        <w:r>
          <w:rPr>
            <w:sz w:val="20"/>
            <w:szCs w:val="20"/>
            <w:lang w:val="en-GB"/>
          </w:rPr>
          <w:t xml:space="preserve"> and cumulative </w:t>
        </w:r>
      </w:ins>
      <w:ins w:id="364" w:author="#WANG ZIHAO#" w:date="2026-06-18T22:07:00Z" w16du:dateUtc="2026-06-18T14:07:00Z">
        <w:r w:rsidRPr="00D83A19">
          <w:rPr>
            <w:sz w:val="20"/>
            <w:szCs w:val="20"/>
            <w:lang w:val="en-GB"/>
            <w:rPrChange w:id="365" w:author="#WANG ZIHAO#" w:date="2026-06-18T22:07:00Z" w16du:dateUtc="2026-06-18T14:07:00Z">
              <w:rPr>
                <w:b/>
                <w:bCs/>
                <w:sz w:val="20"/>
                <w:szCs w:val="20"/>
                <w:lang w:val="en-GB"/>
              </w:rPr>
            </w:rPrChange>
          </w:rPr>
          <w:t>averted infections per enrolment over the 15-year horizon</w:t>
        </w:r>
      </w:ins>
      <w:ins w:id="366" w:author="#WANG ZIHAO#" w:date="2026-06-18T22:12:00Z" w16du:dateUtc="2026-06-18T14:12:00Z">
        <w:r w:rsidR="005A2685">
          <w:rPr>
            <w:sz w:val="20"/>
            <w:szCs w:val="20"/>
            <w:lang w:val="en-GB"/>
          </w:rPr>
          <w:t xml:space="preserve">, which </w:t>
        </w:r>
        <w:r w:rsidR="005A2685" w:rsidRPr="005A2685">
          <w:rPr>
            <w:sz w:val="20"/>
            <w:szCs w:val="20"/>
            <w:lang w:val="en-GB"/>
          </w:rPr>
          <w:t>explicitly decoupl</w:t>
        </w:r>
      </w:ins>
      <w:ins w:id="367" w:author="#WANG ZIHAO#" w:date="2026-06-18T22:13:00Z" w16du:dateUtc="2026-06-18T14:13:00Z">
        <w:r w:rsidR="005A2685">
          <w:rPr>
            <w:sz w:val="20"/>
            <w:szCs w:val="20"/>
            <w:lang w:val="en-GB"/>
          </w:rPr>
          <w:t>es</w:t>
        </w:r>
      </w:ins>
      <w:ins w:id="368" w:author="#WANG ZIHAO#" w:date="2026-06-18T22:12:00Z" w16du:dateUtc="2026-06-18T14:12:00Z">
        <w:r w:rsidR="005A2685" w:rsidRPr="005A2685">
          <w:rPr>
            <w:sz w:val="20"/>
            <w:szCs w:val="20"/>
            <w:lang w:val="en-GB"/>
          </w:rPr>
          <w:t xml:space="preserve"> the absolute volume of intervention uptake from the net epidemiological impact generated per unit of prophylaxis or immunization delivered.</w:t>
        </w:r>
      </w:ins>
    </w:p>
    <w:p w14:paraId="41EC3124" w14:textId="48EFDD61" w:rsidR="00205B82" w:rsidRDefault="00205B82" w:rsidP="00602438">
      <w:pPr>
        <w:pStyle w:val="NormalWeb"/>
        <w:spacing w:line="276" w:lineRule="auto"/>
        <w:jc w:val="both"/>
        <w:rPr>
          <w:ins w:id="369" w:author="#WANG ZIHAO#" w:date="2026-06-18T22:18:00Z" w16du:dateUtc="2026-06-18T14:18:00Z"/>
          <w:sz w:val="20"/>
          <w:szCs w:val="20"/>
          <w:lang w:val="en-GB"/>
        </w:rPr>
      </w:pPr>
      <w:ins w:id="370" w:author="#WANG ZIHAO#" w:date="2026-06-18T22:14:00Z" w16du:dateUtc="2026-06-18T14:14:00Z">
        <w:r w:rsidRPr="00205B82">
          <w:rPr>
            <w:sz w:val="20"/>
            <w:szCs w:val="20"/>
            <w:lang w:val="en-GB"/>
          </w:rPr>
          <w:lastRenderedPageBreak/>
          <w:t xml:space="preserve">Under </w:t>
        </w:r>
      </w:ins>
      <w:ins w:id="371" w:author="#WANG ZIHAO#" w:date="2026-06-18T22:15:00Z" w16du:dateUtc="2026-06-18T14:15:00Z">
        <w:r w:rsidRPr="00CF5428">
          <w:rPr>
            <w:sz w:val="20"/>
            <w:szCs w:val="20"/>
            <w:lang w:val="en-GB"/>
          </w:rPr>
          <w:t>an assumed 66% intervention uptake within the target population</w:t>
        </w:r>
        <w:r w:rsidRPr="00205B82">
          <w:rPr>
            <w:sz w:val="20"/>
            <w:szCs w:val="20"/>
            <w:lang w:val="en-GB"/>
          </w:rPr>
          <w:t xml:space="preserve"> </w:t>
        </w:r>
        <w:r>
          <w:rPr>
            <w:sz w:val="20"/>
            <w:szCs w:val="20"/>
            <w:lang w:val="en-GB"/>
          </w:rPr>
          <w:t xml:space="preserve">and </w:t>
        </w:r>
      </w:ins>
      <w:ins w:id="372" w:author="#WANG ZIHAO#" w:date="2026-06-18T22:14:00Z" w16du:dateUtc="2026-06-18T14:14:00Z">
        <w:r w:rsidRPr="00205B82">
          <w:rPr>
            <w:sz w:val="20"/>
            <w:szCs w:val="20"/>
            <w:lang w:val="en-GB"/>
          </w:rPr>
          <w:t>a near-zero ceftriaxone therapeutic treatment failure rate, a profound efficiency gap emerged between the two standalone intervention frameworks (Table 3). Standalone vaccination demonstrated a massive advantage in population-level utility, yielding a median of 0.73 (95% CrI: 0.17</w:t>
        </w:r>
      </w:ins>
      <w:ins w:id="373" w:author="#WANG ZIHAO#" w:date="2026-06-18T22:16:00Z" w16du:dateUtc="2026-06-18T14:16:00Z">
        <w:r>
          <w:rPr>
            <w:sz w:val="20"/>
            <w:szCs w:val="20"/>
            <w:lang w:val="en-GB"/>
          </w:rPr>
          <w:t xml:space="preserve"> </w:t>
        </w:r>
      </w:ins>
      <w:ins w:id="374" w:author="#WANG ZIHAO#" w:date="2026-06-18T22:14:00Z" w16du:dateUtc="2026-06-18T14:14:00Z">
        <w:r w:rsidRPr="00205B82">
          <w:rPr>
            <w:sz w:val="20"/>
            <w:szCs w:val="20"/>
            <w:lang w:val="en-GB"/>
          </w:rPr>
          <w:t>–</w:t>
        </w:r>
      </w:ins>
      <w:ins w:id="375" w:author="#WANG ZIHAO#" w:date="2026-06-18T22:16:00Z" w16du:dateUtc="2026-06-18T14:16:00Z">
        <w:r>
          <w:rPr>
            <w:sz w:val="20"/>
            <w:szCs w:val="20"/>
            <w:lang w:val="en-GB"/>
          </w:rPr>
          <w:t xml:space="preserve"> </w:t>
        </w:r>
      </w:ins>
      <w:ins w:id="376" w:author="#WANG ZIHAO#" w:date="2026-06-18T22:14:00Z" w16du:dateUtc="2026-06-18T14:14:00Z">
        <w:r w:rsidRPr="00205B82">
          <w:rPr>
            <w:sz w:val="20"/>
            <w:szCs w:val="20"/>
            <w:lang w:val="en-GB"/>
          </w:rPr>
          <w:t xml:space="preserve">1.63) </w:t>
        </w:r>
      </w:ins>
      <w:ins w:id="377" w:author="#WANG ZIHAO#" w:date="2026-06-18T22:17:00Z" w16du:dateUtc="2026-06-18T14:17:00Z">
        <w:r>
          <w:rPr>
            <w:sz w:val="20"/>
            <w:szCs w:val="20"/>
            <w:lang w:val="en-GB"/>
          </w:rPr>
          <w:t xml:space="preserve">cumulative </w:t>
        </w:r>
      </w:ins>
      <w:ins w:id="378" w:author="#WANG ZIHAO#" w:date="2026-06-18T22:14:00Z" w16du:dateUtc="2026-06-18T14:14:00Z">
        <w:r w:rsidRPr="00205B82">
          <w:rPr>
            <w:sz w:val="20"/>
            <w:szCs w:val="20"/>
            <w:lang w:val="en-GB"/>
          </w:rPr>
          <w:t>averted infections per enrolment</w:t>
        </w:r>
      </w:ins>
      <w:ins w:id="379" w:author="#WANG ZIHAO#" w:date="2026-06-18T22:18:00Z" w16du:dateUtc="2026-06-18T14:18:00Z">
        <w:r>
          <w:rPr>
            <w:sz w:val="20"/>
            <w:szCs w:val="20"/>
            <w:lang w:val="en-GB"/>
          </w:rPr>
          <w:t xml:space="preserve"> </w:t>
        </w:r>
        <w:r w:rsidRPr="00B358D4">
          <w:rPr>
            <w:sz w:val="20"/>
            <w:szCs w:val="20"/>
            <w:lang w:val="en-GB"/>
          </w:rPr>
          <w:t>over the 15-year horizon</w:t>
        </w:r>
      </w:ins>
      <w:ins w:id="380" w:author="#WANG ZIHAO#" w:date="2026-06-18T22:14:00Z" w16du:dateUtc="2026-06-18T14:14:00Z">
        <w:r w:rsidRPr="00205B82">
          <w:rPr>
            <w:sz w:val="20"/>
            <w:szCs w:val="20"/>
            <w:lang w:val="en-GB"/>
          </w:rPr>
          <w:t xml:space="preserve">. In contrast, the standalone </w:t>
        </w:r>
      </w:ins>
      <w:ins w:id="381" w:author="#WANG ZIHAO#" w:date="2026-06-18T22:16:00Z" w16du:dateUtc="2026-06-18T14:16:00Z">
        <w:r>
          <w:rPr>
            <w:sz w:val="20"/>
            <w:szCs w:val="20"/>
            <w:lang w:val="en-GB"/>
          </w:rPr>
          <w:t>d</w:t>
        </w:r>
      </w:ins>
      <w:ins w:id="382" w:author="#WANG ZIHAO#" w:date="2026-06-18T22:14:00Z" w16du:dateUtc="2026-06-18T14:14:00Z">
        <w:r w:rsidRPr="00205B82">
          <w:rPr>
            <w:sz w:val="20"/>
            <w:szCs w:val="20"/>
            <w:lang w:val="en-GB"/>
          </w:rPr>
          <w:t>oxy-PEP strategy demonstrated significantly lower return, averting a median of just 0.072 (95% CrI: 0.018</w:t>
        </w:r>
      </w:ins>
      <w:ins w:id="383" w:author="#WANG ZIHAO#" w:date="2026-06-18T22:16:00Z" w16du:dateUtc="2026-06-18T14:16:00Z">
        <w:r>
          <w:rPr>
            <w:sz w:val="20"/>
            <w:szCs w:val="20"/>
            <w:lang w:val="en-GB"/>
          </w:rPr>
          <w:t xml:space="preserve"> </w:t>
        </w:r>
      </w:ins>
      <w:ins w:id="384" w:author="#WANG ZIHAO#" w:date="2026-06-18T22:14:00Z" w16du:dateUtc="2026-06-18T14:14:00Z">
        <w:r w:rsidRPr="00205B82">
          <w:rPr>
            <w:sz w:val="20"/>
            <w:szCs w:val="20"/>
            <w:lang w:val="en-GB"/>
          </w:rPr>
          <w:t>–</w:t>
        </w:r>
      </w:ins>
      <w:ins w:id="385" w:author="#WANG ZIHAO#" w:date="2026-06-18T22:16:00Z" w16du:dateUtc="2026-06-18T14:16:00Z">
        <w:r>
          <w:rPr>
            <w:sz w:val="20"/>
            <w:szCs w:val="20"/>
            <w:lang w:val="en-GB"/>
          </w:rPr>
          <w:t xml:space="preserve"> </w:t>
        </w:r>
      </w:ins>
      <w:ins w:id="386" w:author="#WANG ZIHAO#" w:date="2026-06-18T22:14:00Z" w16du:dateUtc="2026-06-18T14:14:00Z">
        <w:r w:rsidRPr="00205B82">
          <w:rPr>
            <w:sz w:val="20"/>
            <w:szCs w:val="20"/>
            <w:lang w:val="en-GB"/>
          </w:rPr>
          <w:t xml:space="preserve">0.23) </w:t>
        </w:r>
      </w:ins>
      <w:ins w:id="387" w:author="#WANG ZIHAO#" w:date="2026-06-18T22:18:00Z" w16du:dateUtc="2026-06-18T14:18:00Z">
        <w:r>
          <w:rPr>
            <w:sz w:val="20"/>
            <w:szCs w:val="20"/>
            <w:lang w:val="en-GB"/>
          </w:rPr>
          <w:t xml:space="preserve">cumulative </w:t>
        </w:r>
      </w:ins>
      <w:ins w:id="388" w:author="#WANG ZIHAO#" w:date="2026-06-18T22:14:00Z" w16du:dateUtc="2026-06-18T14:14:00Z">
        <w:r w:rsidRPr="00205B82">
          <w:rPr>
            <w:sz w:val="20"/>
            <w:szCs w:val="20"/>
            <w:lang w:val="en-GB"/>
          </w:rPr>
          <w:t xml:space="preserve">infections per enrolment. This establishes that on a per-person programmatic basis, the non-selective, transmission-blocking barrier provided by vaccination is roughly 10 times more efficient at preventing overall </w:t>
        </w:r>
        <w:r w:rsidRPr="00205B82">
          <w:rPr>
            <w:i/>
            <w:iCs/>
            <w:sz w:val="20"/>
            <w:szCs w:val="20"/>
            <w:lang w:val="en-GB"/>
            <w:rPrChange w:id="389" w:author="#WANG ZIHAO#" w:date="2026-06-18T22:17:00Z" w16du:dateUtc="2026-06-18T14:17:00Z">
              <w:rPr>
                <w:sz w:val="20"/>
                <w:szCs w:val="20"/>
                <w:lang w:val="en-GB"/>
              </w:rPr>
            </w:rPrChange>
          </w:rPr>
          <w:t>N. gonorrhoeae</w:t>
        </w:r>
        <w:r w:rsidRPr="00205B82">
          <w:rPr>
            <w:sz w:val="20"/>
            <w:szCs w:val="20"/>
            <w:lang w:val="en-GB"/>
          </w:rPr>
          <w:t xml:space="preserve"> </w:t>
        </w:r>
      </w:ins>
      <w:ins w:id="390" w:author="#WANG ZIHAO#" w:date="2026-06-18T22:17:00Z" w16du:dateUtc="2026-06-18T14:17:00Z">
        <w:r>
          <w:rPr>
            <w:sz w:val="20"/>
            <w:szCs w:val="20"/>
            <w:lang w:val="en-GB"/>
          </w:rPr>
          <w:t>infections</w:t>
        </w:r>
      </w:ins>
      <w:ins w:id="391" w:author="#WANG ZIHAO#" w:date="2026-06-18T22:14:00Z" w16du:dateUtc="2026-06-18T14:14:00Z">
        <w:r w:rsidRPr="00205B82">
          <w:rPr>
            <w:sz w:val="20"/>
            <w:szCs w:val="20"/>
            <w:lang w:val="en-GB"/>
          </w:rPr>
          <w:t xml:space="preserve"> than enrolling an individual in antibiotic prophylaxis. When both interventions were deployed </w:t>
        </w:r>
      </w:ins>
      <w:ins w:id="392" w:author="#WANG ZIHAO#" w:date="2026-06-18T22:23:00Z" w16du:dateUtc="2026-06-18T14:23:00Z">
        <w:r w:rsidR="00986BC4">
          <w:rPr>
            <w:sz w:val="20"/>
            <w:szCs w:val="20"/>
            <w:lang w:val="en-GB"/>
          </w:rPr>
          <w:t>simultaneously</w:t>
        </w:r>
      </w:ins>
      <w:ins w:id="393" w:author="#WANG ZIHAO#" w:date="2026-06-18T22:14:00Z" w16du:dateUtc="2026-06-18T14:14:00Z">
        <w:r w:rsidRPr="00205B82">
          <w:rPr>
            <w:sz w:val="20"/>
            <w:szCs w:val="20"/>
            <w:lang w:val="en-GB"/>
          </w:rPr>
          <w:t>, the combined strategy optimized aggregate efficiency, achieving 0.83 (95% CrI: 0.22</w:t>
        </w:r>
      </w:ins>
      <w:ins w:id="394" w:author="#WANG ZIHAO#" w:date="2026-06-18T22:17:00Z" w16du:dateUtc="2026-06-18T14:17:00Z">
        <w:r>
          <w:rPr>
            <w:sz w:val="20"/>
            <w:szCs w:val="20"/>
            <w:lang w:val="en-GB"/>
          </w:rPr>
          <w:t xml:space="preserve"> </w:t>
        </w:r>
      </w:ins>
      <w:ins w:id="395" w:author="#WANG ZIHAO#" w:date="2026-06-18T22:14:00Z" w16du:dateUtc="2026-06-18T14:14:00Z">
        <w:r w:rsidRPr="00205B82">
          <w:rPr>
            <w:sz w:val="20"/>
            <w:szCs w:val="20"/>
            <w:lang w:val="en-GB"/>
          </w:rPr>
          <w:t>–</w:t>
        </w:r>
      </w:ins>
      <w:ins w:id="396" w:author="#WANG ZIHAO#" w:date="2026-06-18T22:17:00Z" w16du:dateUtc="2026-06-18T14:17:00Z">
        <w:r>
          <w:rPr>
            <w:sz w:val="20"/>
            <w:szCs w:val="20"/>
            <w:lang w:val="en-GB"/>
          </w:rPr>
          <w:t xml:space="preserve"> </w:t>
        </w:r>
      </w:ins>
      <w:ins w:id="397" w:author="#WANG ZIHAO#" w:date="2026-06-18T22:14:00Z" w16du:dateUtc="2026-06-18T14:14:00Z">
        <w:r w:rsidRPr="00205B82">
          <w:rPr>
            <w:sz w:val="20"/>
            <w:szCs w:val="20"/>
            <w:lang w:val="en-GB"/>
          </w:rPr>
          <w:t xml:space="preserve">1.71) </w:t>
        </w:r>
      </w:ins>
      <w:ins w:id="398" w:author="#WANG ZIHAO#" w:date="2026-06-18T22:18:00Z" w16du:dateUtc="2026-06-18T14:18:00Z">
        <w:r>
          <w:rPr>
            <w:sz w:val="20"/>
            <w:szCs w:val="20"/>
            <w:lang w:val="en-GB"/>
          </w:rPr>
          <w:t xml:space="preserve">cumulative </w:t>
        </w:r>
      </w:ins>
      <w:ins w:id="399" w:author="#WANG ZIHAO#" w:date="2026-06-18T22:14:00Z" w16du:dateUtc="2026-06-18T14:14:00Z">
        <w:r w:rsidRPr="00205B82">
          <w:rPr>
            <w:sz w:val="20"/>
            <w:szCs w:val="20"/>
            <w:lang w:val="en-GB"/>
          </w:rPr>
          <w:t>averted infections per enrolment.</w:t>
        </w:r>
      </w:ins>
    </w:p>
    <w:p w14:paraId="476C18E6" w14:textId="326BEF2E" w:rsidR="00205B82" w:rsidRPr="00D83A19" w:rsidRDefault="00205B82" w:rsidP="00602438">
      <w:pPr>
        <w:pStyle w:val="NormalWeb"/>
        <w:spacing w:line="276" w:lineRule="auto"/>
        <w:jc w:val="both"/>
        <w:rPr>
          <w:ins w:id="400" w:author="#WANG ZIHAO#" w:date="2026-06-18T22:02:00Z" w16du:dateUtc="2026-06-18T14:02:00Z"/>
          <w:sz w:val="20"/>
          <w:szCs w:val="20"/>
          <w:lang w:val="en-GB"/>
          <w:rPrChange w:id="401" w:author="#WANG ZIHAO#" w:date="2026-06-18T22:07:00Z" w16du:dateUtc="2026-06-18T14:07:00Z">
            <w:rPr>
              <w:ins w:id="402" w:author="#WANG ZIHAO#" w:date="2026-06-18T22:02:00Z" w16du:dateUtc="2026-06-18T14:02:00Z"/>
              <w:b/>
              <w:bCs/>
              <w:sz w:val="20"/>
              <w:szCs w:val="20"/>
              <w:lang w:val="en-GB"/>
            </w:rPr>
          </w:rPrChange>
        </w:rPr>
      </w:pPr>
      <w:ins w:id="403" w:author="#WANG ZIHAO#" w:date="2026-06-18T22:18:00Z" w16du:dateUtc="2026-06-18T14:18:00Z">
        <w:r w:rsidRPr="00205B82">
          <w:rPr>
            <w:sz w:val="20"/>
            <w:szCs w:val="20"/>
            <w:lang w:val="en-GB"/>
          </w:rPr>
          <w:t xml:space="preserve">Disaggregating these metrics by individual resistance profiles in Table 3 uncovers the underlying evolutionary trade-offs and selective pressures driving these efficiency profiles. While standalone </w:t>
        </w:r>
        <w:r>
          <w:rPr>
            <w:sz w:val="20"/>
            <w:szCs w:val="20"/>
            <w:lang w:val="en-GB"/>
          </w:rPr>
          <w:t>d</w:t>
        </w:r>
        <w:r w:rsidRPr="00205B82">
          <w:rPr>
            <w:sz w:val="20"/>
            <w:szCs w:val="20"/>
            <w:lang w:val="en-GB"/>
          </w:rPr>
          <w:t xml:space="preserve">oxy-PEP successfully averts </w:t>
        </w:r>
      </w:ins>
      <w:ins w:id="404" w:author="#WANG ZIHAO#" w:date="2026-06-18T23:18:00Z" w16du:dateUtc="2026-06-18T15:18:00Z">
        <w:r w:rsidR="00317E25">
          <w:rPr>
            <w:sz w:val="20"/>
            <w:szCs w:val="20"/>
            <w:lang w:val="en-GB"/>
          </w:rPr>
          <w:t>baseline susceptible</w:t>
        </w:r>
      </w:ins>
      <w:ins w:id="405" w:author="#WANG ZIHAO#" w:date="2026-06-18T22:18:00Z" w16du:dateUtc="2026-06-18T14:18:00Z">
        <w:r w:rsidRPr="00205B82">
          <w:rPr>
            <w:sz w:val="20"/>
            <w:szCs w:val="20"/>
            <w:lang w:val="en-GB"/>
          </w:rPr>
          <w:t xml:space="preserve"> strains </w:t>
        </w:r>
      </w:ins>
      <w:ins w:id="406" w:author="#WANG ZIHAO#" w:date="2026-06-18T22:19:00Z" w16du:dateUtc="2026-06-18T14:19:00Z">
        <w:r>
          <w:rPr>
            <w:sz w:val="20"/>
            <w:szCs w:val="20"/>
            <w:lang w:val="en-GB"/>
          </w:rPr>
          <w:t xml:space="preserve">by </w:t>
        </w:r>
      </w:ins>
      <w:ins w:id="407" w:author="#WANG ZIHAO#" w:date="2026-06-18T22:18:00Z" w16du:dateUtc="2026-06-18T14:18:00Z">
        <w:r w:rsidRPr="00205B82">
          <w:rPr>
            <w:sz w:val="20"/>
            <w:szCs w:val="20"/>
            <w:lang w:val="en-GB"/>
          </w:rPr>
          <w:t>0.99</w:t>
        </w:r>
      </w:ins>
      <w:ins w:id="408" w:author="#WANG ZIHAO#" w:date="2026-06-18T22:19:00Z" w16du:dateUtc="2026-06-18T14:19:00Z">
        <w:r>
          <w:rPr>
            <w:sz w:val="20"/>
            <w:szCs w:val="20"/>
            <w:lang w:val="en-GB"/>
          </w:rPr>
          <w:t xml:space="preserve"> (</w:t>
        </w:r>
      </w:ins>
      <w:ins w:id="409" w:author="#WANG ZIHAO#" w:date="2026-06-18T22:18:00Z" w16du:dateUtc="2026-06-18T14:18:00Z">
        <w:r w:rsidRPr="00205B82">
          <w:rPr>
            <w:sz w:val="20"/>
            <w:szCs w:val="20"/>
            <w:lang w:val="en-GB"/>
          </w:rPr>
          <w:t>95% CrI: 0.18</w:t>
        </w:r>
      </w:ins>
      <w:ins w:id="410" w:author="#WANG ZIHAO#" w:date="2026-06-18T22:19:00Z" w16du:dateUtc="2026-06-18T14:19:00Z">
        <w:r>
          <w:rPr>
            <w:sz w:val="20"/>
            <w:szCs w:val="20"/>
            <w:lang w:val="en-GB"/>
          </w:rPr>
          <w:t xml:space="preserve"> </w:t>
        </w:r>
      </w:ins>
      <w:ins w:id="411" w:author="#WANG ZIHAO#" w:date="2026-06-18T22:18:00Z" w16du:dateUtc="2026-06-18T14:18:00Z">
        <w:r w:rsidRPr="00205B82">
          <w:rPr>
            <w:sz w:val="20"/>
            <w:szCs w:val="20"/>
            <w:lang w:val="en-GB"/>
          </w:rPr>
          <w:t>–</w:t>
        </w:r>
      </w:ins>
      <w:ins w:id="412" w:author="#WANG ZIHAO#" w:date="2026-06-18T22:19:00Z" w16du:dateUtc="2026-06-18T14:19:00Z">
        <w:r>
          <w:rPr>
            <w:sz w:val="20"/>
            <w:szCs w:val="20"/>
            <w:lang w:val="en-GB"/>
          </w:rPr>
          <w:t xml:space="preserve"> </w:t>
        </w:r>
      </w:ins>
      <w:ins w:id="413" w:author="#WANG ZIHAO#" w:date="2026-06-18T22:18:00Z" w16du:dateUtc="2026-06-18T14:18:00Z">
        <w:r w:rsidRPr="00205B82">
          <w:rPr>
            <w:sz w:val="20"/>
            <w:szCs w:val="20"/>
            <w:lang w:val="en-GB"/>
          </w:rPr>
          <w:t>3.69)</w:t>
        </w:r>
      </w:ins>
      <w:ins w:id="414" w:author="#WANG ZIHAO#" w:date="2026-06-18T22:19:00Z" w16du:dateUtc="2026-06-18T14:19:00Z">
        <w:r>
          <w:rPr>
            <w:sz w:val="20"/>
            <w:szCs w:val="20"/>
            <w:lang w:val="en-GB"/>
          </w:rPr>
          <w:t xml:space="preserve"> cumulative infections per enrolment</w:t>
        </w:r>
      </w:ins>
      <w:ins w:id="415" w:author="#WANG ZIHAO#" w:date="2026-06-18T22:18:00Z" w16du:dateUtc="2026-06-18T14:18:00Z">
        <w:r w:rsidRPr="00205B82">
          <w:rPr>
            <w:sz w:val="20"/>
            <w:szCs w:val="20"/>
            <w:lang w:val="en-GB"/>
          </w:rPr>
          <w:t xml:space="preserve">, it incurs a severe </w:t>
        </w:r>
      </w:ins>
      <w:ins w:id="416" w:author="#WANG ZIHAO#" w:date="2026-06-18T22:19:00Z" w16du:dateUtc="2026-06-18T14:19:00Z">
        <w:r>
          <w:rPr>
            <w:sz w:val="20"/>
            <w:szCs w:val="20"/>
            <w:lang w:val="en-GB"/>
          </w:rPr>
          <w:t>“</w:t>
        </w:r>
      </w:ins>
      <w:ins w:id="417" w:author="#WANG ZIHAO#" w:date="2026-06-18T22:18:00Z" w16du:dateUtc="2026-06-18T14:18:00Z">
        <w:r w:rsidRPr="00205B82">
          <w:rPr>
            <w:sz w:val="20"/>
            <w:szCs w:val="20"/>
            <w:lang w:val="en-GB"/>
          </w:rPr>
          <w:t>evolutionary price</w:t>
        </w:r>
      </w:ins>
      <w:ins w:id="418" w:author="#WANG ZIHAO#" w:date="2026-06-18T22:19:00Z" w16du:dateUtc="2026-06-18T14:19:00Z">
        <w:r>
          <w:rPr>
            <w:sz w:val="20"/>
            <w:szCs w:val="20"/>
            <w:lang w:val="en-GB"/>
          </w:rPr>
          <w:t>”</w:t>
        </w:r>
      </w:ins>
      <w:ins w:id="419" w:author="#WANG ZIHAO#" w:date="2026-06-18T22:18:00Z" w16du:dateUtc="2026-06-18T14:18:00Z">
        <w:r w:rsidRPr="00205B82">
          <w:rPr>
            <w:sz w:val="20"/>
            <w:szCs w:val="20"/>
            <w:lang w:val="en-GB"/>
          </w:rPr>
          <w:t xml:space="preserve"> by generating a substantial net-negative averted infection footprint for </w:t>
        </w:r>
      </w:ins>
      <w:ins w:id="420" w:author="#WANG ZIHAO#" w:date="2026-06-18T22:19:00Z" w16du:dateUtc="2026-06-18T14:19:00Z">
        <w:r>
          <w:rPr>
            <w:sz w:val="20"/>
            <w:szCs w:val="20"/>
            <w:lang w:val="en-GB"/>
          </w:rPr>
          <w:t>Tet-R</w:t>
        </w:r>
      </w:ins>
      <w:ins w:id="421" w:author="#WANG ZIHAO#" w:date="2026-06-18T22:18:00Z" w16du:dateUtc="2026-06-18T14:18:00Z">
        <w:r w:rsidRPr="00205B82">
          <w:rPr>
            <w:sz w:val="20"/>
            <w:szCs w:val="20"/>
            <w:lang w:val="en-GB"/>
          </w:rPr>
          <w:t xml:space="preserve"> strains, </w:t>
        </w:r>
      </w:ins>
      <w:ins w:id="422" w:author="#WANG ZIHAO#" w:date="2026-06-18T22:20:00Z" w16du:dateUtc="2026-06-18T14:20:00Z">
        <w:r>
          <w:rPr>
            <w:sz w:val="20"/>
            <w:szCs w:val="20"/>
            <w:lang w:val="en-GB"/>
          </w:rPr>
          <w:t>averting</w:t>
        </w:r>
      </w:ins>
      <w:ins w:id="423" w:author="#WANG ZIHAO#" w:date="2026-06-18T22:18:00Z" w16du:dateUtc="2026-06-18T14:18:00Z">
        <w:r w:rsidRPr="00205B82">
          <w:rPr>
            <w:sz w:val="20"/>
            <w:szCs w:val="20"/>
            <w:lang w:val="en-GB"/>
          </w:rPr>
          <w:t xml:space="preserve"> -0.93 (95% CrI: -3.46 </w:t>
        </w:r>
      </w:ins>
      <w:ins w:id="424" w:author="#WANG ZIHAO#" w:date="2026-06-18T22:20:00Z" w16du:dateUtc="2026-06-18T14:20:00Z">
        <w:r>
          <w:rPr>
            <w:sz w:val="16"/>
            <w:szCs w:val="16"/>
            <w:lang w:val="en-GB"/>
          </w:rPr>
          <w:t>–</w:t>
        </w:r>
      </w:ins>
      <w:ins w:id="425" w:author="#WANG ZIHAO#" w:date="2026-06-18T22:18:00Z" w16du:dateUtc="2026-06-18T14:18:00Z">
        <w:r w:rsidRPr="00205B82">
          <w:rPr>
            <w:sz w:val="20"/>
            <w:szCs w:val="20"/>
            <w:lang w:val="en-GB"/>
          </w:rPr>
          <w:t xml:space="preserve"> -0.13) </w:t>
        </w:r>
      </w:ins>
      <w:ins w:id="426" w:author="#WANG ZIHAO#" w:date="2026-06-18T22:20:00Z" w16du:dateUtc="2026-06-18T14:20:00Z">
        <w:r>
          <w:rPr>
            <w:sz w:val="20"/>
            <w:szCs w:val="20"/>
            <w:lang w:val="en-GB"/>
          </w:rPr>
          <w:t xml:space="preserve">cumulative infections </w:t>
        </w:r>
      </w:ins>
      <w:ins w:id="427" w:author="#WANG ZIHAO#" w:date="2026-06-18T22:18:00Z" w16du:dateUtc="2026-06-18T14:18:00Z">
        <w:r w:rsidRPr="00205B82">
          <w:rPr>
            <w:sz w:val="20"/>
            <w:szCs w:val="20"/>
            <w:lang w:val="en-GB"/>
          </w:rPr>
          <w:t xml:space="preserve">per enrolment. This explicitly quantifies the population-level </w:t>
        </w:r>
      </w:ins>
      <w:ins w:id="428" w:author="#WANG ZIHAO#" w:date="2026-06-18T22:20:00Z" w16du:dateUtc="2026-06-18T14:20:00Z">
        <w:r>
          <w:rPr>
            <w:sz w:val="20"/>
            <w:szCs w:val="20"/>
            <w:lang w:val="en-GB"/>
          </w:rPr>
          <w:t>speed</w:t>
        </w:r>
      </w:ins>
      <w:ins w:id="429" w:author="#WANG ZIHAO#" w:date="2026-06-18T22:18:00Z" w16du:dateUtc="2026-06-18T14:18:00Z">
        <w:r w:rsidRPr="00205B82">
          <w:rPr>
            <w:sz w:val="20"/>
            <w:szCs w:val="20"/>
            <w:lang w:val="en-GB"/>
          </w:rPr>
          <w:t xml:space="preserve"> of competitive release, demonstrating that for approximately every single individual enrolled in a </w:t>
        </w:r>
      </w:ins>
      <w:ins w:id="430" w:author="#WANG ZIHAO#" w:date="2026-06-18T22:20:00Z" w16du:dateUtc="2026-06-18T14:20:00Z">
        <w:r>
          <w:rPr>
            <w:sz w:val="20"/>
            <w:szCs w:val="20"/>
            <w:lang w:val="en-GB"/>
          </w:rPr>
          <w:t>d</w:t>
        </w:r>
      </w:ins>
      <w:ins w:id="431" w:author="#WANG ZIHAO#" w:date="2026-06-18T22:18:00Z" w16du:dateUtc="2026-06-18T14:18:00Z">
        <w:r w:rsidRPr="00205B82">
          <w:rPr>
            <w:sz w:val="20"/>
            <w:szCs w:val="20"/>
            <w:lang w:val="en-GB"/>
          </w:rPr>
          <w:t>oxy-PEP regimen, the program structurally shifts transmission dynamics to produce nearly one additional Tet-R case. Conversely, standalone vaccination maintains an evolutionary-neutral profile, averting 0.45 (95% CrI: 0.096</w:t>
        </w:r>
      </w:ins>
      <w:ins w:id="432" w:author="#WANG ZIHAO#" w:date="2026-06-18T22:21:00Z" w16du:dateUtc="2026-06-18T14:21:00Z">
        <w:r>
          <w:rPr>
            <w:sz w:val="20"/>
            <w:szCs w:val="20"/>
            <w:lang w:val="en-GB"/>
          </w:rPr>
          <w:t xml:space="preserve"> </w:t>
        </w:r>
      </w:ins>
      <w:ins w:id="433" w:author="#WANG ZIHAO#" w:date="2026-06-18T22:18:00Z" w16du:dateUtc="2026-06-18T14:18:00Z">
        <w:r w:rsidRPr="00205B82">
          <w:rPr>
            <w:sz w:val="20"/>
            <w:szCs w:val="20"/>
            <w:lang w:val="en-GB"/>
          </w:rPr>
          <w:t>–</w:t>
        </w:r>
      </w:ins>
      <w:ins w:id="434" w:author="#WANG ZIHAO#" w:date="2026-06-18T22:21:00Z" w16du:dateUtc="2026-06-18T14:21:00Z">
        <w:r>
          <w:rPr>
            <w:sz w:val="20"/>
            <w:szCs w:val="20"/>
            <w:lang w:val="en-GB"/>
          </w:rPr>
          <w:t xml:space="preserve"> </w:t>
        </w:r>
      </w:ins>
      <w:ins w:id="435" w:author="#WANG ZIHAO#" w:date="2026-06-18T22:18:00Z" w16du:dateUtc="2026-06-18T14:18:00Z">
        <w:r w:rsidRPr="00205B82">
          <w:rPr>
            <w:sz w:val="20"/>
            <w:szCs w:val="20"/>
            <w:lang w:val="en-GB"/>
          </w:rPr>
          <w:t xml:space="preserve">1.09) </w:t>
        </w:r>
      </w:ins>
      <w:ins w:id="436" w:author="#WANG ZIHAO#" w:date="2026-06-18T23:18:00Z" w16du:dateUtc="2026-06-18T15:18:00Z">
        <w:r w:rsidR="00317E25">
          <w:rPr>
            <w:sz w:val="20"/>
            <w:szCs w:val="20"/>
            <w:lang w:val="en-GB"/>
          </w:rPr>
          <w:t>baseline susceptible</w:t>
        </w:r>
      </w:ins>
      <w:ins w:id="437" w:author="#WANG ZIHAO#" w:date="2026-06-18T22:18:00Z" w16du:dateUtc="2026-06-18T14:18:00Z">
        <w:r w:rsidRPr="00205B82">
          <w:rPr>
            <w:sz w:val="20"/>
            <w:szCs w:val="20"/>
            <w:lang w:val="en-GB"/>
          </w:rPr>
          <w:t xml:space="preserve"> infections and 0.24 (95% CrI: 0.054</w:t>
        </w:r>
      </w:ins>
      <w:ins w:id="438" w:author="#WANG ZIHAO#" w:date="2026-06-18T22:21:00Z" w16du:dateUtc="2026-06-18T14:21:00Z">
        <w:r>
          <w:rPr>
            <w:sz w:val="20"/>
            <w:szCs w:val="20"/>
            <w:lang w:val="en-GB"/>
          </w:rPr>
          <w:t xml:space="preserve"> </w:t>
        </w:r>
      </w:ins>
      <w:ins w:id="439" w:author="#WANG ZIHAO#" w:date="2026-06-18T22:18:00Z" w16du:dateUtc="2026-06-18T14:18:00Z">
        <w:r w:rsidRPr="00205B82">
          <w:rPr>
            <w:sz w:val="20"/>
            <w:szCs w:val="20"/>
            <w:lang w:val="en-GB"/>
          </w:rPr>
          <w:t>–</w:t>
        </w:r>
      </w:ins>
      <w:ins w:id="440" w:author="#WANG ZIHAO#" w:date="2026-06-18T22:21:00Z" w16du:dateUtc="2026-06-18T14:21:00Z">
        <w:r>
          <w:rPr>
            <w:sz w:val="20"/>
            <w:szCs w:val="20"/>
            <w:lang w:val="en-GB"/>
          </w:rPr>
          <w:t xml:space="preserve"> </w:t>
        </w:r>
      </w:ins>
      <w:ins w:id="441" w:author="#WANG ZIHAO#" w:date="2026-06-18T22:18:00Z" w16du:dateUtc="2026-06-18T14:18:00Z">
        <w:r w:rsidRPr="00205B82">
          <w:rPr>
            <w:sz w:val="20"/>
            <w:szCs w:val="20"/>
            <w:lang w:val="en-GB"/>
          </w:rPr>
          <w:t>0.75) Tet-R infections per enrolment without driving negative case footprints for any circulating lineage.</w:t>
        </w:r>
      </w:ins>
      <w:ins w:id="442" w:author="#WANG ZIHAO#" w:date="2026-06-18T22:24:00Z" w16du:dateUtc="2026-06-18T14:24:00Z">
        <w:r w:rsidR="00986BC4">
          <w:rPr>
            <w:sz w:val="20"/>
            <w:szCs w:val="20"/>
            <w:lang w:val="en-GB"/>
          </w:rPr>
          <w:t xml:space="preserve"> </w:t>
        </w:r>
        <w:r w:rsidR="00986BC4" w:rsidRPr="00986BC4">
          <w:rPr>
            <w:sz w:val="20"/>
            <w:szCs w:val="20"/>
            <w:lang w:val="en-GB"/>
          </w:rPr>
          <w:t xml:space="preserve">Crucially, under the </w:t>
        </w:r>
        <w:r w:rsidR="00986BC4">
          <w:rPr>
            <w:sz w:val="20"/>
            <w:szCs w:val="20"/>
            <w:lang w:val="en-GB"/>
          </w:rPr>
          <w:t>dual intervention</w:t>
        </w:r>
        <w:r w:rsidR="00986BC4" w:rsidRPr="00986BC4">
          <w:rPr>
            <w:sz w:val="20"/>
            <w:szCs w:val="20"/>
            <w:lang w:val="en-GB"/>
          </w:rPr>
          <w:t xml:space="preserve"> strategy, the addition of the vaccine significantly suppresses the evolutionary penalty of prophylaxis. The combined approach achieves a median of 1.20 (95% CrI: 0.24</w:t>
        </w:r>
        <w:r w:rsidR="00986BC4">
          <w:rPr>
            <w:sz w:val="20"/>
            <w:szCs w:val="20"/>
            <w:lang w:val="en-GB"/>
          </w:rPr>
          <w:t xml:space="preserve"> </w:t>
        </w:r>
        <w:r w:rsidR="00986BC4" w:rsidRPr="00986BC4">
          <w:rPr>
            <w:sz w:val="20"/>
            <w:szCs w:val="20"/>
            <w:lang w:val="en-GB"/>
          </w:rPr>
          <w:t>–</w:t>
        </w:r>
        <w:r w:rsidR="00986BC4">
          <w:rPr>
            <w:sz w:val="20"/>
            <w:szCs w:val="20"/>
            <w:lang w:val="en-GB"/>
          </w:rPr>
          <w:t xml:space="preserve"> </w:t>
        </w:r>
        <w:r w:rsidR="00986BC4" w:rsidRPr="00986BC4">
          <w:rPr>
            <w:sz w:val="20"/>
            <w:szCs w:val="20"/>
            <w:lang w:val="en-GB"/>
          </w:rPr>
          <w:t xml:space="preserve">4.20) averted </w:t>
        </w:r>
      </w:ins>
      <w:ins w:id="443" w:author="#WANG ZIHAO#" w:date="2026-06-18T23:18:00Z" w16du:dateUtc="2026-06-18T15:18:00Z">
        <w:r w:rsidR="00317E25">
          <w:rPr>
            <w:sz w:val="20"/>
            <w:szCs w:val="20"/>
            <w:lang w:val="en-GB"/>
          </w:rPr>
          <w:t>baseline susceptible</w:t>
        </w:r>
      </w:ins>
      <w:ins w:id="444" w:author="#WANG ZIHAO#" w:date="2026-06-18T22:24:00Z" w16du:dateUtc="2026-06-18T14:24:00Z">
        <w:r w:rsidR="00986BC4" w:rsidRPr="00986BC4">
          <w:rPr>
            <w:sz w:val="20"/>
            <w:szCs w:val="20"/>
            <w:lang w:val="en-GB"/>
          </w:rPr>
          <w:t xml:space="preserve"> infections, while dramatically blunting the Tet-R expansion down to a less severe footprint of -0.23 (95% CrI: -3.37 </w:t>
        </w:r>
      </w:ins>
      <w:ins w:id="445" w:author="#WANG ZIHAO#" w:date="2026-06-18T22:25:00Z" w16du:dateUtc="2026-06-18T14:25:00Z">
        <w:r w:rsidR="00986BC4" w:rsidRPr="00986BC4">
          <w:rPr>
            <w:sz w:val="20"/>
            <w:szCs w:val="20"/>
            <w:lang w:val="en-GB"/>
          </w:rPr>
          <w:t>–</w:t>
        </w:r>
      </w:ins>
      <w:ins w:id="446" w:author="#WANG ZIHAO#" w:date="2026-06-18T22:24:00Z" w16du:dateUtc="2026-06-18T14:24:00Z">
        <w:r w:rsidR="00986BC4" w:rsidRPr="00986BC4">
          <w:rPr>
            <w:sz w:val="20"/>
            <w:szCs w:val="20"/>
            <w:lang w:val="en-GB"/>
          </w:rPr>
          <w:t xml:space="preserve"> -0.59) </w:t>
        </w:r>
      </w:ins>
      <w:ins w:id="447" w:author="#WANG ZIHAO#" w:date="2026-06-18T22:25:00Z" w16du:dateUtc="2026-06-18T14:25:00Z">
        <w:r w:rsidR="00986BC4">
          <w:rPr>
            <w:sz w:val="20"/>
            <w:szCs w:val="20"/>
            <w:lang w:val="en-GB"/>
          </w:rPr>
          <w:t xml:space="preserve">averted infections </w:t>
        </w:r>
      </w:ins>
      <w:ins w:id="448" w:author="#WANG ZIHAO#" w:date="2026-06-18T22:24:00Z" w16du:dateUtc="2026-06-18T14:24:00Z">
        <w:r w:rsidR="00986BC4" w:rsidRPr="00986BC4">
          <w:rPr>
            <w:sz w:val="20"/>
            <w:szCs w:val="20"/>
            <w:lang w:val="en-GB"/>
          </w:rPr>
          <w:t xml:space="preserve">per enrolment. </w:t>
        </w:r>
      </w:ins>
    </w:p>
    <w:p w14:paraId="42671701" w14:textId="77777777" w:rsidR="00602438" w:rsidRDefault="00602438" w:rsidP="00602438">
      <w:pPr>
        <w:pStyle w:val="NormalWeb"/>
        <w:spacing w:line="276" w:lineRule="auto"/>
        <w:jc w:val="both"/>
        <w:rPr>
          <w:ins w:id="449" w:author="#WANG ZIHAO#" w:date="2026-06-18T22:02:00Z" w16du:dateUtc="2026-06-18T14:02:00Z"/>
          <w:sz w:val="20"/>
          <w:szCs w:val="20"/>
          <w:lang w:val="en-GB"/>
        </w:rPr>
      </w:pPr>
      <w:ins w:id="450" w:author="#WANG ZIHAO#" w:date="2026-06-18T22:02:00Z" w16du:dateUtc="2026-06-18T14:02:00Z">
        <w:r w:rsidRPr="00E16D4F">
          <w:rPr>
            <w:b/>
            <w:bCs/>
            <w:sz w:val="20"/>
            <w:szCs w:val="20"/>
            <w:lang w:val="en-GB"/>
          </w:rPr>
          <w:t xml:space="preserve">Table </w:t>
        </w:r>
        <w:r>
          <w:rPr>
            <w:b/>
            <w:bCs/>
            <w:sz w:val="20"/>
            <w:szCs w:val="20"/>
            <w:lang w:val="en-GB"/>
          </w:rPr>
          <w:t>3</w:t>
        </w:r>
        <w:r w:rsidRPr="00E16D4F">
          <w:rPr>
            <w:b/>
            <w:bCs/>
            <w:sz w:val="20"/>
            <w:szCs w:val="20"/>
            <w:lang w:val="en-GB"/>
          </w:rPr>
          <w:t xml:space="preserve">. Cumulative </w:t>
        </w:r>
        <w:r>
          <w:rPr>
            <w:b/>
            <w:bCs/>
            <w:sz w:val="20"/>
            <w:szCs w:val="20"/>
            <w:lang w:val="en-GB"/>
          </w:rPr>
          <w:t>intervention enrolments</w:t>
        </w:r>
        <w:r w:rsidRPr="00E16D4F">
          <w:rPr>
            <w:b/>
            <w:bCs/>
            <w:sz w:val="20"/>
            <w:szCs w:val="20"/>
            <w:lang w:val="en-GB"/>
          </w:rPr>
          <w:t xml:space="preserve"> </w:t>
        </w:r>
        <w:r>
          <w:rPr>
            <w:b/>
            <w:bCs/>
            <w:sz w:val="20"/>
            <w:szCs w:val="20"/>
            <w:lang w:val="en-GB"/>
          </w:rPr>
          <w:t xml:space="preserve">and cumulative averted infections per enrolment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Pr="00C2139E">
          <w:rPr>
            <w:sz w:val="20"/>
            <w:szCs w:val="20"/>
            <w:lang w:val="en-GB"/>
          </w:rPr>
          <w:t xml:space="preserve">Cumulative </w:t>
        </w:r>
        <w:r>
          <w:rPr>
            <w:sz w:val="20"/>
            <w:szCs w:val="20"/>
            <w:lang w:val="en-GB"/>
          </w:rPr>
          <w:t>intervention enrolments</w:t>
        </w:r>
        <w:r w:rsidRPr="00E16D4F">
          <w:rPr>
            <w:b/>
            <w:bCs/>
            <w:sz w:val="20"/>
            <w:szCs w:val="20"/>
            <w:lang w:val="en-GB"/>
          </w:rPr>
          <w:t xml:space="preserve"> </w:t>
        </w:r>
        <w:r w:rsidRPr="00E16D4F">
          <w:rPr>
            <w:sz w:val="20"/>
            <w:szCs w:val="20"/>
            <w:lang w:val="en-GB"/>
          </w:rPr>
          <w:t>are presented in thousands</w:t>
        </w:r>
        <w:r>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Model simulations incorporate an empirically calibrated, near-zero ceftriaxone therapeutic treatment failure rate </w:t>
        </w:r>
      </w:ins>
      <m:oMath>
        <m:r>
          <w:ins w:id="451" w:author="#WANG ZIHAO#" w:date="2026-06-18T22:02:00Z" w16du:dateUtc="2026-06-18T14:02:00Z">
            <w:rPr>
              <w:rFonts w:ascii="Cambria Math" w:hAnsi="Cambria Math"/>
              <w:sz w:val="20"/>
              <w:szCs w:val="20"/>
            </w:rPr>
            <m:t>ϕ</m:t>
          </w:ins>
        </m:r>
      </m:oMath>
      <w:ins w:id="452" w:author="#WANG ZIHAO#" w:date="2026-06-18T22:02:00Z" w16du:dateUtc="2026-06-18T14:02:00Z">
        <w:r w:rsidRPr="00E16D4F">
          <w:rPr>
            <w:sz w:val="20"/>
            <w:szCs w:val="20"/>
            <w:lang w:val="en-GB"/>
          </w:rPr>
          <w:t xml:space="preserve"> derived from historical national surveillance data. Forward projections are initialized in 2027 with population-level </w:t>
        </w:r>
        <w:r>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w:ins>
      <m:oMath>
        <m:r>
          <w:ins w:id="453" w:author="#WANG ZIHAO#" w:date="2026-06-18T22:02:00Z" w16du:dateUtc="2026-06-18T14:02:00Z">
            <w:rPr>
              <w:rFonts w:ascii="Cambria Math" w:hAnsi="Cambria Math"/>
              <w:sz w:val="20"/>
              <w:szCs w:val="20"/>
              <w:lang w:val="en-GB"/>
            </w:rPr>
            <m:t>1 </m:t>
          </w:ins>
        </m:r>
        <m:r>
          <w:ins w:id="454" w:author="#WANG ZIHAO#" w:date="2026-06-18T22:02:00Z" w16du:dateUtc="2026-06-18T14:02:00Z">
            <m:rPr>
              <m:sty m:val="p"/>
            </m:rPr>
            <w:rPr>
              <w:rFonts w:ascii="Cambria Math" w:hAnsi="Cambria Math"/>
              <w:sz w:val="20"/>
              <w:szCs w:val="20"/>
              <w:lang w:val="en-GB"/>
            </w:rPr>
            <m:t>×</m:t>
          </w:ins>
        </m:r>
        <m:r>
          <w:ins w:id="455" w:author="#WANG ZIHAO#" w:date="2026-06-18T22:02:00Z" w16du:dateUtc="2026-06-18T14:02:00Z">
            <w:rPr>
              <w:rFonts w:ascii="Cambria Math" w:hAnsi="Cambria Math"/>
              <w:sz w:val="20"/>
              <w:szCs w:val="20"/>
              <w:lang w:val="en-GB"/>
            </w:rPr>
            <m:t> </m:t>
          </w:ins>
        </m:r>
        <m:sSup>
          <m:sSupPr>
            <m:ctrlPr>
              <w:ins w:id="456" w:author="#WANG ZIHAO#" w:date="2026-06-18T22:02:00Z" w16du:dateUtc="2026-06-18T14:02:00Z">
                <w:rPr>
                  <w:rFonts w:ascii="Cambria Math" w:hAnsi="Cambria Math"/>
                  <w:i/>
                  <w:sz w:val="20"/>
                  <w:szCs w:val="20"/>
                  <w:vertAlign w:val="superscript"/>
                  <w:lang w:val="en-GB"/>
                </w:rPr>
              </w:ins>
            </m:ctrlPr>
          </m:sSupPr>
          <m:e>
            <m:r>
              <w:ins w:id="457" w:author="#WANG ZIHAO#" w:date="2026-06-18T22:02:00Z" w16du:dateUtc="2026-06-18T14:02:00Z">
                <w:rPr>
                  <w:rFonts w:ascii="Cambria Math" w:hAnsi="Cambria Math"/>
                  <w:sz w:val="20"/>
                  <w:szCs w:val="20"/>
                  <w:lang w:val="en-GB"/>
                </w:rPr>
                <m:t>10</m:t>
              </w:ins>
            </m:r>
            <m:ctrlPr>
              <w:ins w:id="458" w:author="#WANG ZIHAO#" w:date="2026-06-18T22:02:00Z" w16du:dateUtc="2026-06-18T14:02:00Z">
                <w:rPr>
                  <w:rFonts w:ascii="Cambria Math" w:hAnsi="Cambria Math"/>
                  <w:i/>
                  <w:sz w:val="20"/>
                  <w:szCs w:val="20"/>
                  <w:lang w:val="en-GB"/>
                </w:rPr>
              </w:ins>
            </m:ctrlPr>
          </m:e>
          <m:sup>
            <m:r>
              <w:ins w:id="459" w:author="#WANG ZIHAO#" w:date="2026-06-18T22:02:00Z" w16du:dateUtc="2026-06-18T14:02:00Z">
                <w:rPr>
                  <w:rFonts w:ascii="Cambria Math" w:hAnsi="Cambria Math"/>
                  <w:sz w:val="20"/>
                  <w:szCs w:val="20"/>
                  <w:vertAlign w:val="superscript"/>
                  <w:lang w:val="en-GB"/>
                </w:rPr>
                <m:t>-4</m:t>
              </w:ins>
            </m:r>
          </m:sup>
        </m:sSup>
      </m:oMath>
      <w:ins w:id="460" w:author="#WANG ZIHAO#" w:date="2026-06-18T22:02:00Z" w16du:dateUtc="2026-06-18T14:02:00Z">
        <w:r w:rsidRPr="00CF5428">
          <w:rPr>
            <w:sz w:val="20"/>
            <w:szCs w:val="20"/>
            <w:lang w:val="en-GB"/>
          </w:rPr>
          <w:t xml:space="preserve"> for Cef-R and </w:t>
        </w:r>
      </w:ins>
      <m:oMath>
        <m:r>
          <w:ins w:id="461" w:author="#WANG ZIHAO#" w:date="2026-06-18T22:02:00Z" w16du:dateUtc="2026-06-18T14:02:00Z">
            <w:rPr>
              <w:rFonts w:ascii="Cambria Math" w:hAnsi="Cambria Math"/>
              <w:sz w:val="20"/>
              <w:szCs w:val="20"/>
              <w:lang w:val="en-GB"/>
            </w:rPr>
            <m:t>8</m:t>
          </w:ins>
        </m:r>
        <m:r>
          <w:ins w:id="462" w:author="#WANG ZIHAO#" w:date="2026-06-18T22:02:00Z" w16du:dateUtc="2026-06-18T14:02:00Z">
            <m:rPr>
              <m:sty m:val="p"/>
            </m:rPr>
            <w:rPr>
              <w:rFonts w:ascii="Cambria Math" w:hAnsi="Cambria Math"/>
              <w:sz w:val="20"/>
              <w:szCs w:val="20"/>
              <w:lang w:val="en-GB"/>
            </w:rPr>
            <m:t>×</m:t>
          </w:ins>
        </m:r>
        <m:sSup>
          <m:sSupPr>
            <m:ctrlPr>
              <w:ins w:id="463" w:author="#WANG ZIHAO#" w:date="2026-06-18T22:02:00Z" w16du:dateUtc="2026-06-18T14:02:00Z">
                <w:rPr>
                  <w:rFonts w:ascii="Cambria Math" w:hAnsi="Cambria Math"/>
                  <w:i/>
                  <w:sz w:val="20"/>
                  <w:szCs w:val="20"/>
                  <w:lang w:val="en-GB"/>
                </w:rPr>
              </w:ins>
            </m:ctrlPr>
          </m:sSupPr>
          <m:e>
            <m:r>
              <w:ins w:id="464" w:author="#WANG ZIHAO#" w:date="2026-06-18T22:02:00Z" w16du:dateUtc="2026-06-18T14:02:00Z">
                <w:rPr>
                  <w:rFonts w:ascii="Cambria Math" w:hAnsi="Cambria Math"/>
                  <w:sz w:val="20"/>
                  <w:szCs w:val="20"/>
                  <w:lang w:val="en-GB"/>
                </w:rPr>
                <m:t>10</m:t>
              </w:ins>
            </m:r>
            <m:ctrlPr>
              <w:ins w:id="465" w:author="#WANG ZIHAO#" w:date="2026-06-18T22:02:00Z" w16du:dateUtc="2026-06-18T14:02:00Z">
                <w:rPr>
                  <w:rFonts w:ascii="Cambria Math" w:hAnsi="Cambria Math"/>
                  <w:sz w:val="20"/>
                  <w:szCs w:val="20"/>
                  <w:lang w:val="en-GB"/>
                </w:rPr>
              </w:ins>
            </m:ctrlPr>
          </m:e>
          <m:sup>
            <m:r>
              <w:ins w:id="466" w:author="#WANG ZIHAO#" w:date="2026-06-18T22:02:00Z" w16du:dateUtc="2026-06-18T14:02:00Z">
                <w:rPr>
                  <w:rFonts w:ascii="Cambria Math" w:hAnsi="Cambria Math"/>
                  <w:sz w:val="20"/>
                  <w:szCs w:val="20"/>
                  <w:lang w:val="en-GB"/>
                </w:rPr>
                <m:t>-5</m:t>
              </w:ins>
            </m:r>
          </m:sup>
        </m:sSup>
      </m:oMath>
      <w:ins w:id="467" w:author="#WANG ZIHAO#" w:date="2026-06-18T22:02:00Z" w16du:dateUtc="2026-06-18T14:02:00Z">
        <w:r w:rsidRPr="00CF5428">
          <w:rPr>
            <w:sz w:val="20"/>
            <w:szCs w:val="20"/>
            <w:lang w:val="en-GB"/>
          </w:rPr>
          <w:t xml:space="preserve"> for Dual-R strains.</w:t>
        </w:r>
      </w:ins>
    </w:p>
    <w:tbl>
      <w:tblPr>
        <w:tblStyle w:val="TableGrid"/>
        <w:tblW w:w="0" w:type="auto"/>
        <w:tblLayout w:type="fixed"/>
        <w:tblLook w:val="04A0" w:firstRow="1" w:lastRow="0" w:firstColumn="1" w:lastColumn="0" w:noHBand="0" w:noVBand="1"/>
      </w:tblPr>
      <w:tblGrid>
        <w:gridCol w:w="954"/>
        <w:gridCol w:w="1476"/>
        <w:gridCol w:w="1350"/>
        <w:gridCol w:w="1362"/>
        <w:gridCol w:w="1159"/>
        <w:gridCol w:w="1439"/>
        <w:gridCol w:w="1286"/>
      </w:tblGrid>
      <w:tr w:rsidR="00602438" w14:paraId="70FE3584" w14:textId="77777777" w:rsidTr="00B358D4">
        <w:trPr>
          <w:ins w:id="468" w:author="#WANG ZIHAO#" w:date="2026-06-18T22:02:00Z" w16du:dateUtc="2026-06-18T14:02:00Z"/>
        </w:trPr>
        <w:tc>
          <w:tcPr>
            <w:tcW w:w="954" w:type="dxa"/>
            <w:tcBorders>
              <w:top w:val="single" w:sz="4" w:space="0" w:color="auto"/>
              <w:bottom w:val="nil"/>
            </w:tcBorders>
          </w:tcPr>
          <w:p w14:paraId="07EA4D45" w14:textId="77777777" w:rsidR="00602438" w:rsidRPr="00C2139E" w:rsidRDefault="00602438" w:rsidP="00B358D4">
            <w:pPr>
              <w:pStyle w:val="NormalWeb"/>
              <w:spacing w:line="276" w:lineRule="auto"/>
              <w:rPr>
                <w:ins w:id="469" w:author="#WANG ZIHAO#" w:date="2026-06-18T22:02:00Z" w16du:dateUtc="2026-06-18T14:02:00Z"/>
                <w:sz w:val="16"/>
                <w:szCs w:val="16"/>
                <w:lang w:val="en-GB"/>
              </w:rPr>
            </w:pPr>
          </w:p>
        </w:tc>
        <w:tc>
          <w:tcPr>
            <w:tcW w:w="2826" w:type="dxa"/>
            <w:gridSpan w:val="2"/>
            <w:tcBorders>
              <w:top w:val="single" w:sz="4" w:space="0" w:color="auto"/>
              <w:bottom w:val="nil"/>
            </w:tcBorders>
          </w:tcPr>
          <w:p w14:paraId="42A3039E" w14:textId="77777777" w:rsidR="00602438" w:rsidRPr="00C2139E" w:rsidRDefault="00602438" w:rsidP="00B358D4">
            <w:pPr>
              <w:pStyle w:val="NormalWeb"/>
              <w:spacing w:line="276" w:lineRule="auto"/>
              <w:rPr>
                <w:ins w:id="470" w:author="#WANG ZIHAO#" w:date="2026-06-18T22:02:00Z" w16du:dateUtc="2026-06-18T14:02:00Z"/>
                <w:sz w:val="16"/>
                <w:szCs w:val="16"/>
                <w:lang w:val="en-GB"/>
              </w:rPr>
            </w:pPr>
            <w:ins w:id="471" w:author="#WANG ZIHAO#" w:date="2026-06-18T22:02:00Z" w16du:dateUtc="2026-06-18T14:02:00Z">
              <w:r w:rsidRPr="00C2139E">
                <w:rPr>
                  <w:sz w:val="16"/>
                  <w:szCs w:val="16"/>
                  <w:lang w:val="en-GB"/>
                </w:rPr>
                <w:t xml:space="preserve">Doxy-PEP         </w:t>
              </w:r>
              <w:r>
                <w:rPr>
                  <w:sz w:val="16"/>
                  <w:szCs w:val="16"/>
                  <w:lang w:val="en-GB"/>
                </w:rPr>
                <w:t xml:space="preserve">                             </w:t>
              </w:r>
              <w:r w:rsidRPr="00C2139E">
                <w:rPr>
                  <w:sz w:val="16"/>
                  <w:szCs w:val="16"/>
                  <w:lang w:val="en-GB"/>
                </w:rPr>
                <w:t xml:space="preserve">Standalone Intervention </w:t>
              </w:r>
            </w:ins>
          </w:p>
        </w:tc>
        <w:tc>
          <w:tcPr>
            <w:tcW w:w="2521" w:type="dxa"/>
            <w:gridSpan w:val="2"/>
            <w:tcBorders>
              <w:top w:val="single" w:sz="4" w:space="0" w:color="auto"/>
              <w:bottom w:val="nil"/>
            </w:tcBorders>
          </w:tcPr>
          <w:p w14:paraId="02CE9D0B" w14:textId="77777777" w:rsidR="00602438" w:rsidRPr="00C2139E" w:rsidRDefault="00602438" w:rsidP="00B358D4">
            <w:pPr>
              <w:pStyle w:val="NormalWeb"/>
              <w:spacing w:line="276" w:lineRule="auto"/>
              <w:rPr>
                <w:ins w:id="472" w:author="#WANG ZIHAO#" w:date="2026-06-18T22:02:00Z" w16du:dateUtc="2026-06-18T14:02:00Z"/>
                <w:sz w:val="16"/>
                <w:szCs w:val="16"/>
                <w:lang w:val="en-GB"/>
              </w:rPr>
            </w:pPr>
            <w:commentRangeStart w:id="473"/>
            <w:commentRangeStart w:id="474"/>
            <w:ins w:id="475" w:author="#WANG ZIHAO#" w:date="2026-06-18T22:02:00Z" w16du:dateUtc="2026-06-18T14:02:00Z">
              <w:r w:rsidRPr="00C2139E">
                <w:rPr>
                  <w:sz w:val="16"/>
                  <w:szCs w:val="16"/>
                  <w:lang w:val="en-GB"/>
                </w:rPr>
                <w:t xml:space="preserve">Vaccination          </w:t>
              </w:r>
              <w:commentRangeEnd w:id="473"/>
              <w:r>
                <w:rPr>
                  <w:rStyle w:val="CommentReference"/>
                  <w:lang w:val="en-GB"/>
                </w:rPr>
                <w:commentReference w:id="473"/>
              </w:r>
              <w:commentRangeEnd w:id="474"/>
              <w:r w:rsidR="00E57C26">
                <w:rPr>
                  <w:rStyle w:val="CommentReference"/>
                  <w:lang w:val="en-GB"/>
                </w:rPr>
                <w:commentReference w:id="474"/>
              </w:r>
              <w:r>
                <w:rPr>
                  <w:sz w:val="16"/>
                  <w:szCs w:val="16"/>
                  <w:lang w:val="en-GB"/>
                </w:rPr>
                <w:t xml:space="preserve">                </w:t>
              </w:r>
              <w:r w:rsidRPr="00C2139E">
                <w:rPr>
                  <w:sz w:val="16"/>
                  <w:szCs w:val="16"/>
                  <w:lang w:val="en-GB"/>
                </w:rPr>
                <w:t xml:space="preserve">Standalone Intervention </w:t>
              </w:r>
            </w:ins>
          </w:p>
        </w:tc>
        <w:tc>
          <w:tcPr>
            <w:tcW w:w="2725" w:type="dxa"/>
            <w:gridSpan w:val="2"/>
            <w:tcBorders>
              <w:top w:val="single" w:sz="4" w:space="0" w:color="auto"/>
              <w:bottom w:val="nil"/>
            </w:tcBorders>
          </w:tcPr>
          <w:p w14:paraId="4B6B5DE7" w14:textId="77777777" w:rsidR="00602438" w:rsidRPr="00C2139E" w:rsidRDefault="00602438" w:rsidP="00B358D4">
            <w:pPr>
              <w:pStyle w:val="NormalWeb"/>
              <w:spacing w:line="276" w:lineRule="auto"/>
              <w:rPr>
                <w:ins w:id="476" w:author="#WANG ZIHAO#" w:date="2026-06-18T22:02:00Z" w16du:dateUtc="2026-06-18T14:02:00Z"/>
                <w:sz w:val="16"/>
                <w:szCs w:val="16"/>
                <w:lang w:val="en-GB"/>
              </w:rPr>
            </w:pPr>
            <w:ins w:id="477" w:author="#WANG ZIHAO#" w:date="2026-06-18T22:02:00Z" w16du:dateUtc="2026-06-18T14:02:00Z">
              <w:r w:rsidRPr="00C2139E">
                <w:rPr>
                  <w:sz w:val="16"/>
                  <w:szCs w:val="16"/>
                  <w:lang w:val="en-GB"/>
                </w:rPr>
                <w:t xml:space="preserve">Doxy-PEP + Vaccination </w:t>
              </w:r>
              <w:r>
                <w:rPr>
                  <w:sz w:val="16"/>
                  <w:szCs w:val="16"/>
                  <w:lang w:val="en-GB"/>
                </w:rPr>
                <w:t xml:space="preserve">           </w:t>
              </w:r>
              <w:r w:rsidRPr="00C2139E">
                <w:rPr>
                  <w:sz w:val="16"/>
                  <w:szCs w:val="16"/>
                  <w:lang w:val="en-GB"/>
                </w:rPr>
                <w:t>Combined Intervention</w:t>
              </w:r>
            </w:ins>
          </w:p>
        </w:tc>
      </w:tr>
      <w:tr w:rsidR="00602438" w14:paraId="41C603F9" w14:textId="77777777" w:rsidTr="00B358D4">
        <w:trPr>
          <w:ins w:id="478" w:author="#WANG ZIHAO#" w:date="2026-06-18T22:02:00Z" w16du:dateUtc="2026-06-18T14:02:00Z"/>
        </w:trPr>
        <w:tc>
          <w:tcPr>
            <w:tcW w:w="954" w:type="dxa"/>
            <w:tcBorders>
              <w:top w:val="nil"/>
              <w:bottom w:val="single" w:sz="4" w:space="0" w:color="auto"/>
            </w:tcBorders>
          </w:tcPr>
          <w:p w14:paraId="63580E8C" w14:textId="77777777" w:rsidR="00602438" w:rsidRPr="00C2139E" w:rsidRDefault="00602438" w:rsidP="00B358D4">
            <w:pPr>
              <w:pStyle w:val="NormalWeb"/>
              <w:spacing w:line="276" w:lineRule="auto"/>
              <w:rPr>
                <w:ins w:id="479" w:author="#WANG ZIHAO#" w:date="2026-06-18T22:02:00Z" w16du:dateUtc="2026-06-18T14:02:00Z"/>
                <w:sz w:val="16"/>
                <w:szCs w:val="16"/>
                <w:lang w:val="en-GB"/>
              </w:rPr>
            </w:pPr>
            <w:ins w:id="480" w:author="#WANG ZIHAO#" w:date="2026-06-18T22:02:00Z" w16du:dateUtc="2026-06-18T14:02:00Z">
              <w:r w:rsidRPr="00C2139E">
                <w:rPr>
                  <w:sz w:val="16"/>
                  <w:szCs w:val="16"/>
                  <w:lang w:val="en-GB"/>
                </w:rPr>
                <w:t>Strain</w:t>
              </w:r>
            </w:ins>
          </w:p>
        </w:tc>
        <w:tc>
          <w:tcPr>
            <w:tcW w:w="1476" w:type="dxa"/>
            <w:tcBorders>
              <w:top w:val="nil"/>
              <w:bottom w:val="single" w:sz="4" w:space="0" w:color="auto"/>
            </w:tcBorders>
          </w:tcPr>
          <w:p w14:paraId="44330BF7" w14:textId="77777777" w:rsidR="00602438" w:rsidRPr="00C2139E" w:rsidRDefault="00602438" w:rsidP="00B358D4">
            <w:pPr>
              <w:pStyle w:val="NormalWeb"/>
              <w:spacing w:line="276" w:lineRule="auto"/>
              <w:rPr>
                <w:ins w:id="481" w:author="#WANG ZIHAO#" w:date="2026-06-18T22:02:00Z" w16du:dateUtc="2026-06-18T14:02:00Z"/>
                <w:sz w:val="16"/>
                <w:szCs w:val="16"/>
                <w:lang w:val="en-GB"/>
              </w:rPr>
            </w:pPr>
            <w:ins w:id="482" w:author="#WANG ZIHAO#" w:date="2026-06-18T22:02:00Z" w16du:dateUtc="2026-06-18T14:02:00Z">
              <w:r w:rsidRPr="00C2139E">
                <w:rPr>
                  <w:sz w:val="16"/>
                  <w:szCs w:val="16"/>
                  <w:lang w:val="en-GB"/>
                </w:rPr>
                <w:t xml:space="preserve">Cumulative </w:t>
              </w:r>
              <w:r>
                <w:rPr>
                  <w:sz w:val="16"/>
                  <w:szCs w:val="16"/>
                  <w:lang w:val="en-GB"/>
                </w:rPr>
                <w:t>doxy-PEP enrolments</w:t>
              </w:r>
              <w:r w:rsidRPr="00C2139E">
                <w:rPr>
                  <w:sz w:val="16"/>
                  <w:szCs w:val="16"/>
                  <w:lang w:val="en-GB"/>
                </w:rPr>
                <w:t>, thousands</w:t>
              </w:r>
            </w:ins>
          </w:p>
        </w:tc>
        <w:tc>
          <w:tcPr>
            <w:tcW w:w="1350" w:type="dxa"/>
            <w:tcBorders>
              <w:top w:val="nil"/>
              <w:bottom w:val="single" w:sz="4" w:space="0" w:color="auto"/>
            </w:tcBorders>
          </w:tcPr>
          <w:p w14:paraId="755EED47" w14:textId="77777777" w:rsidR="00602438" w:rsidRPr="00C2139E" w:rsidRDefault="00602438" w:rsidP="00B358D4">
            <w:pPr>
              <w:pStyle w:val="NormalWeb"/>
              <w:spacing w:line="276" w:lineRule="auto"/>
              <w:rPr>
                <w:ins w:id="483" w:author="#WANG ZIHAO#" w:date="2026-06-18T22:02:00Z" w16du:dateUtc="2026-06-18T14:02:00Z"/>
                <w:sz w:val="16"/>
                <w:szCs w:val="16"/>
                <w:lang w:val="en-GB"/>
              </w:rPr>
            </w:pPr>
            <w:ins w:id="484" w:author="#WANG ZIHAO#" w:date="2026-06-18T22:02:00Z" w16du:dateUtc="2026-06-18T14:02:00Z">
              <w:r>
                <w:rPr>
                  <w:sz w:val="16"/>
                  <w:szCs w:val="16"/>
                  <w:lang w:val="en-GB"/>
                </w:rPr>
                <w:t>Cumulative averted infections per enrolment</w:t>
              </w:r>
            </w:ins>
          </w:p>
        </w:tc>
        <w:tc>
          <w:tcPr>
            <w:tcW w:w="1362" w:type="dxa"/>
            <w:tcBorders>
              <w:top w:val="nil"/>
              <w:bottom w:val="single" w:sz="4" w:space="0" w:color="auto"/>
            </w:tcBorders>
          </w:tcPr>
          <w:p w14:paraId="55C1A1DF" w14:textId="77777777" w:rsidR="00602438" w:rsidRPr="00C2139E" w:rsidRDefault="00602438" w:rsidP="00B358D4">
            <w:pPr>
              <w:pStyle w:val="NormalWeb"/>
              <w:spacing w:line="276" w:lineRule="auto"/>
              <w:rPr>
                <w:ins w:id="485" w:author="#WANG ZIHAO#" w:date="2026-06-18T22:02:00Z" w16du:dateUtc="2026-06-18T14:02:00Z"/>
                <w:sz w:val="16"/>
                <w:szCs w:val="16"/>
                <w:lang w:val="en-GB"/>
              </w:rPr>
            </w:pPr>
            <w:ins w:id="486" w:author="#WANG ZIHAO#" w:date="2026-06-18T22:02:00Z" w16du:dateUtc="2026-06-18T14:02:00Z">
              <w:r w:rsidRPr="00C2139E">
                <w:rPr>
                  <w:sz w:val="16"/>
                  <w:szCs w:val="16"/>
                  <w:lang w:val="en-GB"/>
                </w:rPr>
                <w:t xml:space="preserve">Cumulative </w:t>
              </w:r>
              <w:r>
                <w:rPr>
                  <w:sz w:val="16"/>
                  <w:szCs w:val="16"/>
                  <w:lang w:val="en-GB"/>
                </w:rPr>
                <w:t>vaccination enrolments</w:t>
              </w:r>
              <w:r w:rsidRPr="00C2139E">
                <w:rPr>
                  <w:sz w:val="16"/>
                  <w:szCs w:val="16"/>
                  <w:lang w:val="en-GB"/>
                </w:rPr>
                <w:t>, thousands</w:t>
              </w:r>
            </w:ins>
          </w:p>
        </w:tc>
        <w:tc>
          <w:tcPr>
            <w:tcW w:w="1159" w:type="dxa"/>
            <w:tcBorders>
              <w:top w:val="nil"/>
              <w:bottom w:val="single" w:sz="4" w:space="0" w:color="auto"/>
            </w:tcBorders>
          </w:tcPr>
          <w:p w14:paraId="006BC334" w14:textId="77777777" w:rsidR="00602438" w:rsidRPr="00C2139E" w:rsidRDefault="00602438" w:rsidP="00B358D4">
            <w:pPr>
              <w:pStyle w:val="NormalWeb"/>
              <w:spacing w:line="276" w:lineRule="auto"/>
              <w:rPr>
                <w:ins w:id="487" w:author="#WANG ZIHAO#" w:date="2026-06-18T22:02:00Z" w16du:dateUtc="2026-06-18T14:02:00Z"/>
                <w:sz w:val="16"/>
                <w:szCs w:val="16"/>
                <w:lang w:val="en-GB"/>
              </w:rPr>
            </w:pPr>
            <w:ins w:id="488" w:author="#WANG ZIHAO#" w:date="2026-06-18T22:02:00Z" w16du:dateUtc="2026-06-18T14:02:00Z">
              <w:r>
                <w:rPr>
                  <w:sz w:val="16"/>
                  <w:szCs w:val="16"/>
                  <w:lang w:val="en-GB"/>
                </w:rPr>
                <w:t>Cumulative averted infections per enrolment</w:t>
              </w:r>
            </w:ins>
          </w:p>
        </w:tc>
        <w:tc>
          <w:tcPr>
            <w:tcW w:w="1439" w:type="dxa"/>
            <w:tcBorders>
              <w:top w:val="nil"/>
              <w:bottom w:val="single" w:sz="4" w:space="0" w:color="auto"/>
            </w:tcBorders>
          </w:tcPr>
          <w:p w14:paraId="412C578A" w14:textId="77777777" w:rsidR="00602438" w:rsidRPr="00C2139E" w:rsidRDefault="00602438" w:rsidP="00B358D4">
            <w:pPr>
              <w:pStyle w:val="NormalWeb"/>
              <w:spacing w:line="276" w:lineRule="auto"/>
              <w:rPr>
                <w:ins w:id="489" w:author="#WANG ZIHAO#" w:date="2026-06-18T22:02:00Z" w16du:dateUtc="2026-06-18T14:02:00Z"/>
                <w:sz w:val="16"/>
                <w:szCs w:val="16"/>
                <w:lang w:val="en-GB"/>
              </w:rPr>
            </w:pPr>
            <w:ins w:id="490" w:author="#WANG ZIHAO#" w:date="2026-06-18T22:02:00Z" w16du:dateUtc="2026-06-18T14:02:00Z">
              <w:r w:rsidRPr="00C2139E">
                <w:rPr>
                  <w:sz w:val="16"/>
                  <w:szCs w:val="16"/>
                  <w:lang w:val="en-GB"/>
                </w:rPr>
                <w:t xml:space="preserve">Cumulative </w:t>
              </w:r>
              <w:r>
                <w:rPr>
                  <w:sz w:val="16"/>
                  <w:szCs w:val="16"/>
                  <w:lang w:val="en-GB"/>
                </w:rPr>
                <w:t>intervention enrolments</w:t>
              </w:r>
              <w:r w:rsidRPr="00C2139E">
                <w:rPr>
                  <w:sz w:val="16"/>
                  <w:szCs w:val="16"/>
                  <w:lang w:val="en-GB"/>
                </w:rPr>
                <w:t>, thousands</w:t>
              </w:r>
            </w:ins>
          </w:p>
        </w:tc>
        <w:tc>
          <w:tcPr>
            <w:tcW w:w="1286" w:type="dxa"/>
            <w:tcBorders>
              <w:top w:val="nil"/>
              <w:bottom w:val="single" w:sz="4" w:space="0" w:color="auto"/>
            </w:tcBorders>
          </w:tcPr>
          <w:p w14:paraId="5D272512" w14:textId="77777777" w:rsidR="00602438" w:rsidRPr="00C2139E" w:rsidRDefault="00602438" w:rsidP="00B358D4">
            <w:pPr>
              <w:pStyle w:val="NormalWeb"/>
              <w:spacing w:line="276" w:lineRule="auto"/>
              <w:rPr>
                <w:ins w:id="491" w:author="#WANG ZIHAO#" w:date="2026-06-18T22:02:00Z" w16du:dateUtc="2026-06-18T14:02:00Z"/>
                <w:sz w:val="16"/>
                <w:szCs w:val="16"/>
                <w:lang w:val="en-GB"/>
              </w:rPr>
            </w:pPr>
            <w:ins w:id="492" w:author="#WANG ZIHAO#" w:date="2026-06-18T22:02:00Z" w16du:dateUtc="2026-06-18T14:02:00Z">
              <w:r>
                <w:rPr>
                  <w:sz w:val="16"/>
                  <w:szCs w:val="16"/>
                  <w:lang w:val="en-GB"/>
                </w:rPr>
                <w:t>Cumulative averted infections per enrolment</w:t>
              </w:r>
            </w:ins>
          </w:p>
        </w:tc>
      </w:tr>
      <w:tr w:rsidR="00602438" w14:paraId="0F00F4A4" w14:textId="77777777" w:rsidTr="00B358D4">
        <w:trPr>
          <w:ins w:id="493" w:author="#WANG ZIHAO#" w:date="2026-06-18T22:02:00Z" w16du:dateUtc="2026-06-18T14:02:00Z"/>
        </w:trPr>
        <w:tc>
          <w:tcPr>
            <w:tcW w:w="954" w:type="dxa"/>
            <w:tcBorders>
              <w:top w:val="single" w:sz="4" w:space="0" w:color="auto"/>
            </w:tcBorders>
          </w:tcPr>
          <w:p w14:paraId="64933887" w14:textId="77777777" w:rsidR="00602438" w:rsidRPr="00C2139E" w:rsidRDefault="00602438" w:rsidP="00B358D4">
            <w:pPr>
              <w:pStyle w:val="NormalWeb"/>
              <w:spacing w:line="276" w:lineRule="auto"/>
              <w:rPr>
                <w:ins w:id="494" w:author="#WANG ZIHAO#" w:date="2026-06-18T22:02:00Z" w16du:dateUtc="2026-06-18T14:02:00Z"/>
                <w:sz w:val="16"/>
                <w:szCs w:val="16"/>
                <w:lang w:val="en-GB"/>
              </w:rPr>
            </w:pPr>
            <w:ins w:id="495" w:author="#WANG ZIHAO#" w:date="2026-06-18T22:02:00Z" w16du:dateUtc="2026-06-18T14:02:00Z">
              <w:r w:rsidRPr="00C2139E">
                <w:rPr>
                  <w:sz w:val="16"/>
                  <w:szCs w:val="16"/>
                  <w:lang w:val="en-GB"/>
                </w:rPr>
                <w:t>All</w:t>
              </w:r>
            </w:ins>
          </w:p>
        </w:tc>
        <w:tc>
          <w:tcPr>
            <w:tcW w:w="1476" w:type="dxa"/>
            <w:tcBorders>
              <w:top w:val="single" w:sz="4" w:space="0" w:color="auto"/>
            </w:tcBorders>
          </w:tcPr>
          <w:p w14:paraId="7EEC8169" w14:textId="77777777" w:rsidR="00602438" w:rsidRPr="00C2139E" w:rsidRDefault="00602438" w:rsidP="00B358D4">
            <w:pPr>
              <w:pStyle w:val="NormalWeb"/>
              <w:spacing w:line="276" w:lineRule="auto"/>
              <w:rPr>
                <w:ins w:id="496" w:author="#WANG ZIHAO#" w:date="2026-06-18T22:02:00Z" w16du:dateUtc="2026-06-18T14:02:00Z"/>
                <w:sz w:val="16"/>
                <w:szCs w:val="16"/>
                <w:lang w:val="en-GB"/>
              </w:rPr>
            </w:pPr>
            <w:ins w:id="497" w:author="#WANG ZIHAO#" w:date="2026-06-18T22:02:00Z" w16du:dateUtc="2026-06-18T14:02:00Z">
              <w:r>
                <w:rPr>
                  <w:sz w:val="16"/>
                  <w:szCs w:val="16"/>
                  <w:lang w:val="en-GB"/>
                </w:rPr>
                <w:t>1501.7             (637.5 – 2729.9)</w:t>
              </w:r>
            </w:ins>
          </w:p>
        </w:tc>
        <w:tc>
          <w:tcPr>
            <w:tcW w:w="1350" w:type="dxa"/>
            <w:tcBorders>
              <w:top w:val="single" w:sz="4" w:space="0" w:color="auto"/>
            </w:tcBorders>
          </w:tcPr>
          <w:p w14:paraId="522D8856" w14:textId="77777777" w:rsidR="00602438" w:rsidRPr="00C2139E" w:rsidRDefault="00602438" w:rsidP="00B358D4">
            <w:pPr>
              <w:pStyle w:val="NormalWeb"/>
              <w:spacing w:line="276" w:lineRule="auto"/>
              <w:rPr>
                <w:ins w:id="498" w:author="#WANG ZIHAO#" w:date="2026-06-18T22:02:00Z" w16du:dateUtc="2026-06-18T14:02:00Z"/>
                <w:sz w:val="16"/>
                <w:szCs w:val="16"/>
                <w:lang w:val="en-GB"/>
              </w:rPr>
            </w:pPr>
            <w:ins w:id="499" w:author="#WANG ZIHAO#" w:date="2026-06-18T22:02:00Z" w16du:dateUtc="2026-06-18T14:02:00Z">
              <w:r>
                <w:rPr>
                  <w:sz w:val="16"/>
                  <w:szCs w:val="16"/>
                  <w:lang w:val="en-GB"/>
                </w:rPr>
                <w:t>0.072          (0.018 – 0.23)</w:t>
              </w:r>
            </w:ins>
          </w:p>
        </w:tc>
        <w:tc>
          <w:tcPr>
            <w:tcW w:w="1362" w:type="dxa"/>
            <w:tcBorders>
              <w:top w:val="single" w:sz="4" w:space="0" w:color="auto"/>
            </w:tcBorders>
          </w:tcPr>
          <w:p w14:paraId="37D43A5D" w14:textId="77777777" w:rsidR="00602438" w:rsidRPr="00C2139E" w:rsidRDefault="00602438" w:rsidP="00B358D4">
            <w:pPr>
              <w:pStyle w:val="NormalWeb"/>
              <w:spacing w:line="276" w:lineRule="auto"/>
              <w:rPr>
                <w:ins w:id="500" w:author="#WANG ZIHAO#" w:date="2026-06-18T22:02:00Z" w16du:dateUtc="2026-06-18T14:02:00Z"/>
                <w:sz w:val="16"/>
                <w:szCs w:val="16"/>
                <w:lang w:val="en-GB"/>
              </w:rPr>
            </w:pPr>
            <w:ins w:id="501" w:author="#WANG ZIHAO#" w:date="2026-06-18T22:02:00Z" w16du:dateUtc="2026-06-18T14:02:00Z">
              <w:r>
                <w:rPr>
                  <w:sz w:val="16"/>
                  <w:szCs w:val="16"/>
                  <w:lang w:val="en-GB"/>
                </w:rPr>
                <w:t>1295.1           (595.1 – 2070.1)</w:t>
              </w:r>
            </w:ins>
          </w:p>
        </w:tc>
        <w:tc>
          <w:tcPr>
            <w:tcW w:w="1159" w:type="dxa"/>
            <w:tcBorders>
              <w:top w:val="single" w:sz="4" w:space="0" w:color="auto"/>
            </w:tcBorders>
          </w:tcPr>
          <w:p w14:paraId="63CFC392" w14:textId="77777777" w:rsidR="00602438" w:rsidRPr="00C2139E" w:rsidRDefault="00602438" w:rsidP="00B358D4">
            <w:pPr>
              <w:pStyle w:val="NormalWeb"/>
              <w:spacing w:line="276" w:lineRule="auto"/>
              <w:rPr>
                <w:ins w:id="502" w:author="#WANG ZIHAO#" w:date="2026-06-18T22:02:00Z" w16du:dateUtc="2026-06-18T14:02:00Z"/>
                <w:sz w:val="16"/>
                <w:szCs w:val="16"/>
                <w:lang w:val="en-GB"/>
              </w:rPr>
            </w:pPr>
            <w:ins w:id="503" w:author="#WANG ZIHAO#" w:date="2026-06-18T22:02:00Z" w16du:dateUtc="2026-06-18T14:02:00Z">
              <w:r>
                <w:rPr>
                  <w:sz w:val="16"/>
                  <w:szCs w:val="16"/>
                  <w:lang w:val="en-GB"/>
                </w:rPr>
                <w:t>0.73             (0.17 – 1.63)</w:t>
              </w:r>
            </w:ins>
          </w:p>
        </w:tc>
        <w:tc>
          <w:tcPr>
            <w:tcW w:w="1439" w:type="dxa"/>
            <w:tcBorders>
              <w:top w:val="single" w:sz="4" w:space="0" w:color="auto"/>
            </w:tcBorders>
          </w:tcPr>
          <w:p w14:paraId="348EA450" w14:textId="77777777" w:rsidR="00602438" w:rsidRPr="00C2139E" w:rsidRDefault="00602438" w:rsidP="00B358D4">
            <w:pPr>
              <w:pStyle w:val="NormalWeb"/>
              <w:spacing w:line="276" w:lineRule="auto"/>
              <w:rPr>
                <w:ins w:id="504" w:author="#WANG ZIHAO#" w:date="2026-06-18T22:02:00Z" w16du:dateUtc="2026-06-18T14:02:00Z"/>
                <w:sz w:val="16"/>
                <w:szCs w:val="16"/>
                <w:lang w:val="en-GB"/>
              </w:rPr>
            </w:pPr>
            <w:ins w:id="505" w:author="#WANG ZIHAO#" w:date="2026-06-18T22:02:00Z" w16du:dateUtc="2026-06-18T14:02:00Z">
              <w:r>
                <w:rPr>
                  <w:sz w:val="16"/>
                  <w:szCs w:val="16"/>
                  <w:lang w:val="en-GB"/>
                </w:rPr>
                <w:t>2842.8         (1243.4 – 4819.6)</w:t>
              </w:r>
            </w:ins>
          </w:p>
        </w:tc>
        <w:tc>
          <w:tcPr>
            <w:tcW w:w="1286" w:type="dxa"/>
            <w:tcBorders>
              <w:top w:val="single" w:sz="4" w:space="0" w:color="auto"/>
            </w:tcBorders>
          </w:tcPr>
          <w:p w14:paraId="5F425698" w14:textId="77777777" w:rsidR="00602438" w:rsidRPr="00C2139E" w:rsidRDefault="00602438" w:rsidP="00B358D4">
            <w:pPr>
              <w:pStyle w:val="NormalWeb"/>
              <w:spacing w:line="276" w:lineRule="auto"/>
              <w:rPr>
                <w:ins w:id="506" w:author="#WANG ZIHAO#" w:date="2026-06-18T22:02:00Z" w16du:dateUtc="2026-06-18T14:02:00Z"/>
                <w:sz w:val="16"/>
                <w:szCs w:val="16"/>
                <w:lang w:val="en-GB"/>
              </w:rPr>
            </w:pPr>
            <w:ins w:id="507" w:author="#WANG ZIHAO#" w:date="2026-06-18T22:02:00Z" w16du:dateUtc="2026-06-18T14:02:00Z">
              <w:r>
                <w:rPr>
                  <w:sz w:val="16"/>
                  <w:szCs w:val="16"/>
                  <w:lang w:val="en-GB"/>
                </w:rPr>
                <w:t>0.83               (0.22 – 1.71)</w:t>
              </w:r>
            </w:ins>
          </w:p>
        </w:tc>
      </w:tr>
      <w:tr w:rsidR="00602438" w14:paraId="61AD21CD" w14:textId="77777777" w:rsidTr="00B358D4">
        <w:trPr>
          <w:ins w:id="508" w:author="#WANG ZIHAO#" w:date="2026-06-18T22:02:00Z" w16du:dateUtc="2026-06-18T14:02:00Z"/>
        </w:trPr>
        <w:tc>
          <w:tcPr>
            <w:tcW w:w="954" w:type="dxa"/>
          </w:tcPr>
          <w:p w14:paraId="32B5EEE0" w14:textId="77777777" w:rsidR="00602438" w:rsidRPr="00C2139E" w:rsidRDefault="00602438" w:rsidP="00B358D4">
            <w:pPr>
              <w:pStyle w:val="NormalWeb"/>
              <w:spacing w:line="276" w:lineRule="auto"/>
              <w:rPr>
                <w:ins w:id="509" w:author="#WANG ZIHAO#" w:date="2026-06-18T22:02:00Z" w16du:dateUtc="2026-06-18T14:02:00Z"/>
                <w:sz w:val="16"/>
                <w:szCs w:val="16"/>
                <w:lang w:val="en-GB"/>
              </w:rPr>
            </w:pPr>
            <w:ins w:id="510" w:author="#WANG ZIHAO#" w:date="2026-06-18T22:02:00Z" w16du:dateUtc="2026-06-18T14:02:00Z">
              <w:r w:rsidRPr="00C2139E">
                <w:rPr>
                  <w:sz w:val="16"/>
                  <w:szCs w:val="16"/>
                  <w:lang w:val="en-GB"/>
                </w:rPr>
                <w:t>Susceptible</w:t>
              </w:r>
            </w:ins>
          </w:p>
        </w:tc>
        <w:tc>
          <w:tcPr>
            <w:tcW w:w="1476" w:type="dxa"/>
          </w:tcPr>
          <w:p w14:paraId="0899E32A" w14:textId="77777777" w:rsidR="00602438" w:rsidRPr="00C2139E" w:rsidRDefault="00602438" w:rsidP="00B358D4">
            <w:pPr>
              <w:pStyle w:val="NormalWeb"/>
              <w:spacing w:line="276" w:lineRule="auto"/>
              <w:rPr>
                <w:ins w:id="511" w:author="#WANG ZIHAO#" w:date="2026-06-18T22:02:00Z" w16du:dateUtc="2026-06-18T14:02:00Z"/>
                <w:sz w:val="16"/>
                <w:szCs w:val="16"/>
                <w:lang w:val="en-GB"/>
              </w:rPr>
            </w:pPr>
            <w:ins w:id="512" w:author="#WANG ZIHAO#" w:date="2026-06-18T22:02:00Z" w16du:dateUtc="2026-06-18T14:02:00Z">
              <w:r>
                <w:rPr>
                  <w:sz w:val="16"/>
                  <w:szCs w:val="16"/>
                  <w:lang w:val="en-GB"/>
                </w:rPr>
                <w:t>-</w:t>
              </w:r>
            </w:ins>
          </w:p>
        </w:tc>
        <w:tc>
          <w:tcPr>
            <w:tcW w:w="1350" w:type="dxa"/>
          </w:tcPr>
          <w:p w14:paraId="12AC894B" w14:textId="77777777" w:rsidR="00602438" w:rsidRPr="00C2139E" w:rsidRDefault="00602438" w:rsidP="00B358D4">
            <w:pPr>
              <w:pStyle w:val="NormalWeb"/>
              <w:spacing w:line="276" w:lineRule="auto"/>
              <w:rPr>
                <w:ins w:id="513" w:author="#WANG ZIHAO#" w:date="2026-06-18T22:02:00Z" w16du:dateUtc="2026-06-18T14:02:00Z"/>
                <w:sz w:val="16"/>
                <w:szCs w:val="16"/>
                <w:lang w:val="en-GB"/>
              </w:rPr>
            </w:pPr>
            <w:ins w:id="514" w:author="#WANG ZIHAO#" w:date="2026-06-18T22:02:00Z" w16du:dateUtc="2026-06-18T14:02:00Z">
              <w:r>
                <w:rPr>
                  <w:sz w:val="16"/>
                  <w:szCs w:val="16"/>
                  <w:lang w:val="en-GB"/>
                </w:rPr>
                <w:t>0.99               (0.18 – 3.69)</w:t>
              </w:r>
            </w:ins>
          </w:p>
        </w:tc>
        <w:tc>
          <w:tcPr>
            <w:tcW w:w="1362" w:type="dxa"/>
          </w:tcPr>
          <w:p w14:paraId="001BBD38" w14:textId="77777777" w:rsidR="00602438" w:rsidRPr="00C2139E" w:rsidRDefault="00602438" w:rsidP="00B358D4">
            <w:pPr>
              <w:pStyle w:val="NormalWeb"/>
              <w:spacing w:line="276" w:lineRule="auto"/>
              <w:rPr>
                <w:ins w:id="515" w:author="#WANG ZIHAO#" w:date="2026-06-18T22:02:00Z" w16du:dateUtc="2026-06-18T14:02:00Z"/>
                <w:sz w:val="16"/>
                <w:szCs w:val="16"/>
                <w:lang w:val="en-GB"/>
              </w:rPr>
            </w:pPr>
            <w:ins w:id="516" w:author="#WANG ZIHAO#" w:date="2026-06-18T22:02:00Z" w16du:dateUtc="2026-06-18T14:02:00Z">
              <w:r>
                <w:rPr>
                  <w:sz w:val="16"/>
                  <w:szCs w:val="16"/>
                  <w:lang w:val="en-GB"/>
                </w:rPr>
                <w:t>-</w:t>
              </w:r>
            </w:ins>
          </w:p>
        </w:tc>
        <w:tc>
          <w:tcPr>
            <w:tcW w:w="1159" w:type="dxa"/>
          </w:tcPr>
          <w:p w14:paraId="4336BEF2" w14:textId="77777777" w:rsidR="00602438" w:rsidRPr="00C2139E" w:rsidRDefault="00602438" w:rsidP="00B358D4">
            <w:pPr>
              <w:pStyle w:val="NormalWeb"/>
              <w:spacing w:line="276" w:lineRule="auto"/>
              <w:rPr>
                <w:ins w:id="517" w:author="#WANG ZIHAO#" w:date="2026-06-18T22:02:00Z" w16du:dateUtc="2026-06-18T14:02:00Z"/>
                <w:sz w:val="16"/>
                <w:szCs w:val="16"/>
                <w:lang w:val="en-GB"/>
              </w:rPr>
            </w:pPr>
            <w:ins w:id="518" w:author="#WANG ZIHAO#" w:date="2026-06-18T22:02:00Z" w16du:dateUtc="2026-06-18T14:02:00Z">
              <w:r>
                <w:rPr>
                  <w:sz w:val="16"/>
                  <w:szCs w:val="16"/>
                  <w:lang w:val="en-GB"/>
                </w:rPr>
                <w:t>0.45           (0.096 – 1.09)</w:t>
              </w:r>
            </w:ins>
          </w:p>
        </w:tc>
        <w:tc>
          <w:tcPr>
            <w:tcW w:w="1439" w:type="dxa"/>
          </w:tcPr>
          <w:p w14:paraId="26482D33" w14:textId="77777777" w:rsidR="00602438" w:rsidRPr="00C2139E" w:rsidRDefault="00602438" w:rsidP="00B358D4">
            <w:pPr>
              <w:pStyle w:val="NormalWeb"/>
              <w:spacing w:line="276" w:lineRule="auto"/>
              <w:rPr>
                <w:ins w:id="519" w:author="#WANG ZIHAO#" w:date="2026-06-18T22:02:00Z" w16du:dateUtc="2026-06-18T14:02:00Z"/>
                <w:sz w:val="16"/>
                <w:szCs w:val="16"/>
                <w:lang w:val="en-GB"/>
              </w:rPr>
            </w:pPr>
            <w:ins w:id="520" w:author="#WANG ZIHAO#" w:date="2026-06-18T22:02:00Z" w16du:dateUtc="2026-06-18T14:02:00Z">
              <w:r>
                <w:rPr>
                  <w:sz w:val="16"/>
                  <w:szCs w:val="16"/>
                  <w:lang w:val="en-GB"/>
                </w:rPr>
                <w:t>-</w:t>
              </w:r>
            </w:ins>
          </w:p>
        </w:tc>
        <w:tc>
          <w:tcPr>
            <w:tcW w:w="1286" w:type="dxa"/>
          </w:tcPr>
          <w:p w14:paraId="39FAB2E1" w14:textId="77777777" w:rsidR="00602438" w:rsidRPr="00C2139E" w:rsidRDefault="00602438" w:rsidP="00B358D4">
            <w:pPr>
              <w:pStyle w:val="NormalWeb"/>
              <w:spacing w:line="276" w:lineRule="auto"/>
              <w:rPr>
                <w:ins w:id="521" w:author="#WANG ZIHAO#" w:date="2026-06-18T22:02:00Z" w16du:dateUtc="2026-06-18T14:02:00Z"/>
                <w:sz w:val="16"/>
                <w:szCs w:val="16"/>
                <w:lang w:val="en-GB"/>
              </w:rPr>
            </w:pPr>
            <w:ins w:id="522" w:author="#WANG ZIHAO#" w:date="2026-06-18T22:02:00Z" w16du:dateUtc="2026-06-18T14:02:00Z">
              <w:r>
                <w:rPr>
                  <w:sz w:val="16"/>
                  <w:szCs w:val="16"/>
                  <w:lang w:val="en-GB"/>
                </w:rPr>
                <w:t>1.20              (0.24 – 4.20)</w:t>
              </w:r>
            </w:ins>
          </w:p>
        </w:tc>
      </w:tr>
      <w:tr w:rsidR="00602438" w14:paraId="6BE1520C" w14:textId="77777777" w:rsidTr="00B358D4">
        <w:trPr>
          <w:ins w:id="523" w:author="#WANG ZIHAO#" w:date="2026-06-18T22:02:00Z" w16du:dateUtc="2026-06-18T14:02:00Z"/>
        </w:trPr>
        <w:tc>
          <w:tcPr>
            <w:tcW w:w="954" w:type="dxa"/>
          </w:tcPr>
          <w:p w14:paraId="49F69AED" w14:textId="77777777" w:rsidR="00602438" w:rsidRPr="00C2139E" w:rsidRDefault="00602438" w:rsidP="00B358D4">
            <w:pPr>
              <w:pStyle w:val="NormalWeb"/>
              <w:spacing w:line="276" w:lineRule="auto"/>
              <w:rPr>
                <w:ins w:id="524" w:author="#WANG ZIHAO#" w:date="2026-06-18T22:02:00Z" w16du:dateUtc="2026-06-18T14:02:00Z"/>
                <w:sz w:val="16"/>
                <w:szCs w:val="16"/>
                <w:lang w:val="en-GB"/>
              </w:rPr>
            </w:pPr>
            <w:ins w:id="525" w:author="#WANG ZIHAO#" w:date="2026-06-18T22:02:00Z" w16du:dateUtc="2026-06-18T14:02:00Z">
              <w:r w:rsidRPr="00C2139E">
                <w:rPr>
                  <w:sz w:val="16"/>
                  <w:szCs w:val="16"/>
                  <w:lang w:val="en-GB"/>
                </w:rPr>
                <w:t>Tet-R</w:t>
              </w:r>
            </w:ins>
          </w:p>
        </w:tc>
        <w:tc>
          <w:tcPr>
            <w:tcW w:w="1476" w:type="dxa"/>
          </w:tcPr>
          <w:p w14:paraId="14A24DB1" w14:textId="77777777" w:rsidR="00602438" w:rsidRPr="00C2139E" w:rsidRDefault="00602438" w:rsidP="00B358D4">
            <w:pPr>
              <w:pStyle w:val="NormalWeb"/>
              <w:spacing w:line="276" w:lineRule="auto"/>
              <w:rPr>
                <w:ins w:id="526" w:author="#WANG ZIHAO#" w:date="2026-06-18T22:02:00Z" w16du:dateUtc="2026-06-18T14:02:00Z"/>
                <w:sz w:val="16"/>
                <w:szCs w:val="16"/>
                <w:lang w:val="en-GB"/>
              </w:rPr>
            </w:pPr>
            <w:ins w:id="527" w:author="#WANG ZIHAO#" w:date="2026-06-18T22:02:00Z" w16du:dateUtc="2026-06-18T14:02:00Z">
              <w:r>
                <w:rPr>
                  <w:sz w:val="16"/>
                  <w:szCs w:val="16"/>
                  <w:lang w:val="en-GB"/>
                </w:rPr>
                <w:t>-</w:t>
              </w:r>
            </w:ins>
          </w:p>
        </w:tc>
        <w:tc>
          <w:tcPr>
            <w:tcW w:w="1350" w:type="dxa"/>
          </w:tcPr>
          <w:p w14:paraId="318B3FBE" w14:textId="77777777" w:rsidR="00602438" w:rsidRPr="00C2139E" w:rsidRDefault="00602438" w:rsidP="00B358D4">
            <w:pPr>
              <w:pStyle w:val="NormalWeb"/>
              <w:spacing w:line="276" w:lineRule="auto"/>
              <w:rPr>
                <w:ins w:id="528" w:author="#WANG ZIHAO#" w:date="2026-06-18T22:02:00Z" w16du:dateUtc="2026-06-18T14:02:00Z"/>
                <w:sz w:val="16"/>
                <w:szCs w:val="16"/>
                <w:lang w:val="en-GB"/>
              </w:rPr>
            </w:pPr>
            <w:ins w:id="529" w:author="#WANG ZIHAO#" w:date="2026-06-18T22:02:00Z" w16du:dateUtc="2026-06-18T14:02:00Z">
              <w:r>
                <w:rPr>
                  <w:sz w:val="16"/>
                  <w:szCs w:val="16"/>
                  <w:lang w:val="en-GB"/>
                </w:rPr>
                <w:t>-0.93                  (-3.46 – -0.13)</w:t>
              </w:r>
            </w:ins>
          </w:p>
        </w:tc>
        <w:tc>
          <w:tcPr>
            <w:tcW w:w="1362" w:type="dxa"/>
          </w:tcPr>
          <w:p w14:paraId="46191797" w14:textId="77777777" w:rsidR="00602438" w:rsidRPr="00C2139E" w:rsidRDefault="00602438" w:rsidP="00B358D4">
            <w:pPr>
              <w:pStyle w:val="NormalWeb"/>
              <w:spacing w:line="276" w:lineRule="auto"/>
              <w:rPr>
                <w:ins w:id="530" w:author="#WANG ZIHAO#" w:date="2026-06-18T22:02:00Z" w16du:dateUtc="2026-06-18T14:02:00Z"/>
                <w:sz w:val="16"/>
                <w:szCs w:val="16"/>
                <w:lang w:val="en-GB"/>
              </w:rPr>
            </w:pPr>
            <w:ins w:id="531" w:author="#WANG ZIHAO#" w:date="2026-06-18T22:02:00Z" w16du:dateUtc="2026-06-18T14:02:00Z">
              <w:r>
                <w:rPr>
                  <w:sz w:val="16"/>
                  <w:szCs w:val="16"/>
                  <w:lang w:val="en-GB"/>
                </w:rPr>
                <w:t>-</w:t>
              </w:r>
            </w:ins>
          </w:p>
        </w:tc>
        <w:tc>
          <w:tcPr>
            <w:tcW w:w="1159" w:type="dxa"/>
          </w:tcPr>
          <w:p w14:paraId="4BAAE534" w14:textId="77777777" w:rsidR="00602438" w:rsidRPr="00C2139E" w:rsidRDefault="00602438" w:rsidP="00B358D4">
            <w:pPr>
              <w:pStyle w:val="NormalWeb"/>
              <w:spacing w:line="276" w:lineRule="auto"/>
              <w:rPr>
                <w:ins w:id="532" w:author="#WANG ZIHAO#" w:date="2026-06-18T22:02:00Z" w16du:dateUtc="2026-06-18T14:02:00Z"/>
                <w:sz w:val="16"/>
                <w:szCs w:val="16"/>
                <w:lang w:val="en-GB"/>
              </w:rPr>
            </w:pPr>
            <w:ins w:id="533" w:author="#WANG ZIHAO#" w:date="2026-06-18T22:02:00Z" w16du:dateUtc="2026-06-18T14:02:00Z">
              <w:r>
                <w:rPr>
                  <w:sz w:val="16"/>
                  <w:szCs w:val="16"/>
                  <w:lang w:val="en-GB"/>
                </w:rPr>
                <w:t>0.24           (0.054 – 0.75)</w:t>
              </w:r>
            </w:ins>
          </w:p>
        </w:tc>
        <w:tc>
          <w:tcPr>
            <w:tcW w:w="1439" w:type="dxa"/>
          </w:tcPr>
          <w:p w14:paraId="7627E490" w14:textId="77777777" w:rsidR="00602438" w:rsidRPr="00C2139E" w:rsidRDefault="00602438" w:rsidP="00B358D4">
            <w:pPr>
              <w:pStyle w:val="NormalWeb"/>
              <w:spacing w:line="276" w:lineRule="auto"/>
              <w:rPr>
                <w:ins w:id="534" w:author="#WANG ZIHAO#" w:date="2026-06-18T22:02:00Z" w16du:dateUtc="2026-06-18T14:02:00Z"/>
                <w:sz w:val="16"/>
                <w:szCs w:val="16"/>
                <w:lang w:val="en-GB"/>
              </w:rPr>
            </w:pPr>
            <w:ins w:id="535" w:author="#WANG ZIHAO#" w:date="2026-06-18T22:02:00Z" w16du:dateUtc="2026-06-18T14:02:00Z">
              <w:r>
                <w:rPr>
                  <w:sz w:val="16"/>
                  <w:szCs w:val="16"/>
                  <w:lang w:val="en-GB"/>
                </w:rPr>
                <w:t>-</w:t>
              </w:r>
            </w:ins>
          </w:p>
        </w:tc>
        <w:tc>
          <w:tcPr>
            <w:tcW w:w="1286" w:type="dxa"/>
          </w:tcPr>
          <w:p w14:paraId="73785EFF" w14:textId="77777777" w:rsidR="00602438" w:rsidRPr="00C2139E" w:rsidRDefault="00602438" w:rsidP="00B358D4">
            <w:pPr>
              <w:pStyle w:val="NormalWeb"/>
              <w:spacing w:line="276" w:lineRule="auto"/>
              <w:rPr>
                <w:ins w:id="536" w:author="#WANG ZIHAO#" w:date="2026-06-18T22:02:00Z" w16du:dateUtc="2026-06-18T14:02:00Z"/>
                <w:sz w:val="16"/>
                <w:szCs w:val="16"/>
                <w:lang w:val="en-GB"/>
              </w:rPr>
            </w:pPr>
            <w:ins w:id="537" w:author="#WANG ZIHAO#" w:date="2026-06-18T22:02:00Z" w16du:dateUtc="2026-06-18T14:02:00Z">
              <w:r>
                <w:rPr>
                  <w:sz w:val="16"/>
                  <w:szCs w:val="16"/>
                  <w:lang w:val="en-GB"/>
                </w:rPr>
                <w:t>-0.23                (-3.37 – 0.59)</w:t>
              </w:r>
            </w:ins>
          </w:p>
        </w:tc>
      </w:tr>
      <w:tr w:rsidR="00602438" w14:paraId="4EBDB9D4" w14:textId="77777777" w:rsidTr="00B358D4">
        <w:trPr>
          <w:ins w:id="538" w:author="#WANG ZIHAO#" w:date="2026-06-18T22:02:00Z" w16du:dateUtc="2026-06-18T14:02:00Z"/>
        </w:trPr>
        <w:tc>
          <w:tcPr>
            <w:tcW w:w="954" w:type="dxa"/>
          </w:tcPr>
          <w:p w14:paraId="3E15887A" w14:textId="77777777" w:rsidR="00602438" w:rsidRPr="00C2139E" w:rsidRDefault="00602438" w:rsidP="00B358D4">
            <w:pPr>
              <w:pStyle w:val="NormalWeb"/>
              <w:spacing w:line="276" w:lineRule="auto"/>
              <w:rPr>
                <w:ins w:id="539" w:author="#WANG ZIHAO#" w:date="2026-06-18T22:02:00Z" w16du:dateUtc="2026-06-18T14:02:00Z"/>
                <w:sz w:val="16"/>
                <w:szCs w:val="16"/>
                <w:lang w:val="en-GB"/>
              </w:rPr>
            </w:pPr>
            <w:ins w:id="540" w:author="#WANG ZIHAO#" w:date="2026-06-18T22:02:00Z" w16du:dateUtc="2026-06-18T14:02:00Z">
              <w:r w:rsidRPr="00C2139E">
                <w:rPr>
                  <w:sz w:val="16"/>
                  <w:szCs w:val="16"/>
                  <w:lang w:val="en-GB"/>
                </w:rPr>
                <w:t>Cef-R</w:t>
              </w:r>
            </w:ins>
          </w:p>
        </w:tc>
        <w:tc>
          <w:tcPr>
            <w:tcW w:w="1476" w:type="dxa"/>
          </w:tcPr>
          <w:p w14:paraId="5B217C5F" w14:textId="77777777" w:rsidR="00602438" w:rsidRPr="00C2139E" w:rsidRDefault="00602438" w:rsidP="00B358D4">
            <w:pPr>
              <w:pStyle w:val="NormalWeb"/>
              <w:spacing w:line="276" w:lineRule="auto"/>
              <w:rPr>
                <w:ins w:id="541" w:author="#WANG ZIHAO#" w:date="2026-06-18T22:02:00Z" w16du:dateUtc="2026-06-18T14:02:00Z"/>
                <w:sz w:val="16"/>
                <w:szCs w:val="16"/>
                <w:lang w:val="en-GB"/>
              </w:rPr>
            </w:pPr>
            <w:ins w:id="542" w:author="#WANG ZIHAO#" w:date="2026-06-18T22:02:00Z" w16du:dateUtc="2026-06-18T14:02:00Z">
              <w:r>
                <w:rPr>
                  <w:sz w:val="16"/>
                  <w:szCs w:val="16"/>
                  <w:lang w:val="en-GB"/>
                </w:rPr>
                <w:t>-</w:t>
              </w:r>
            </w:ins>
          </w:p>
        </w:tc>
        <w:tc>
          <w:tcPr>
            <w:tcW w:w="1350" w:type="dxa"/>
          </w:tcPr>
          <w:p w14:paraId="2EAD305D" w14:textId="77777777" w:rsidR="00602438" w:rsidRPr="00C2139E" w:rsidRDefault="00602438" w:rsidP="00B358D4">
            <w:pPr>
              <w:pStyle w:val="NormalWeb"/>
              <w:spacing w:line="276" w:lineRule="auto"/>
              <w:rPr>
                <w:ins w:id="543" w:author="#WANG ZIHAO#" w:date="2026-06-18T22:02:00Z" w16du:dateUtc="2026-06-18T14:02:00Z"/>
                <w:sz w:val="16"/>
                <w:szCs w:val="16"/>
                <w:lang w:val="en-GB"/>
              </w:rPr>
            </w:pPr>
            <w:ins w:id="544" w:author="#WANG ZIHAO#" w:date="2026-06-18T22:02:00Z" w16du:dateUtc="2026-06-18T14:02:00Z">
              <w:r>
                <w:rPr>
                  <w:sz w:val="16"/>
                  <w:szCs w:val="16"/>
                  <w:lang w:val="en-GB"/>
                </w:rPr>
                <w:t>0                            (0 – 0.00051)</w:t>
              </w:r>
            </w:ins>
          </w:p>
        </w:tc>
        <w:tc>
          <w:tcPr>
            <w:tcW w:w="1362" w:type="dxa"/>
          </w:tcPr>
          <w:p w14:paraId="4525302F" w14:textId="77777777" w:rsidR="00602438" w:rsidRPr="00C2139E" w:rsidRDefault="00602438" w:rsidP="00B358D4">
            <w:pPr>
              <w:pStyle w:val="NormalWeb"/>
              <w:spacing w:line="276" w:lineRule="auto"/>
              <w:rPr>
                <w:ins w:id="545" w:author="#WANG ZIHAO#" w:date="2026-06-18T22:02:00Z" w16du:dateUtc="2026-06-18T14:02:00Z"/>
                <w:sz w:val="16"/>
                <w:szCs w:val="16"/>
                <w:lang w:val="en-GB"/>
              </w:rPr>
            </w:pPr>
            <w:ins w:id="546" w:author="#WANG ZIHAO#" w:date="2026-06-18T22:02:00Z" w16du:dateUtc="2026-06-18T14:02:00Z">
              <w:r>
                <w:rPr>
                  <w:sz w:val="16"/>
                  <w:szCs w:val="16"/>
                  <w:lang w:val="en-GB"/>
                </w:rPr>
                <w:t>-</w:t>
              </w:r>
            </w:ins>
          </w:p>
        </w:tc>
        <w:tc>
          <w:tcPr>
            <w:tcW w:w="1159" w:type="dxa"/>
          </w:tcPr>
          <w:p w14:paraId="3EB65118" w14:textId="77777777" w:rsidR="00602438" w:rsidRPr="00C2139E" w:rsidRDefault="00602438" w:rsidP="00B358D4">
            <w:pPr>
              <w:pStyle w:val="NormalWeb"/>
              <w:spacing w:line="276" w:lineRule="auto"/>
              <w:rPr>
                <w:ins w:id="547" w:author="#WANG ZIHAO#" w:date="2026-06-18T22:02:00Z" w16du:dateUtc="2026-06-18T14:02:00Z"/>
                <w:sz w:val="16"/>
                <w:szCs w:val="16"/>
                <w:lang w:val="en-GB"/>
              </w:rPr>
            </w:pPr>
            <w:ins w:id="548" w:author="#WANG ZIHAO#" w:date="2026-06-18T22:02:00Z" w16du:dateUtc="2026-06-18T14:02:00Z">
              <w:r>
                <w:rPr>
                  <w:sz w:val="16"/>
                  <w:szCs w:val="16"/>
                  <w:lang w:val="en-GB"/>
                </w:rPr>
                <w:t>0                     (0 – 0.00013)</w:t>
              </w:r>
            </w:ins>
          </w:p>
        </w:tc>
        <w:tc>
          <w:tcPr>
            <w:tcW w:w="1439" w:type="dxa"/>
          </w:tcPr>
          <w:p w14:paraId="7351CD46" w14:textId="77777777" w:rsidR="00602438" w:rsidRPr="00C2139E" w:rsidRDefault="00602438" w:rsidP="00B358D4">
            <w:pPr>
              <w:pStyle w:val="NormalWeb"/>
              <w:spacing w:line="276" w:lineRule="auto"/>
              <w:rPr>
                <w:ins w:id="549" w:author="#WANG ZIHAO#" w:date="2026-06-18T22:02:00Z" w16du:dateUtc="2026-06-18T14:02:00Z"/>
                <w:sz w:val="16"/>
                <w:szCs w:val="16"/>
                <w:lang w:val="en-GB"/>
              </w:rPr>
            </w:pPr>
            <w:ins w:id="550" w:author="#WANG ZIHAO#" w:date="2026-06-18T22:02:00Z" w16du:dateUtc="2026-06-18T14:02:00Z">
              <w:r>
                <w:rPr>
                  <w:sz w:val="16"/>
                  <w:szCs w:val="16"/>
                  <w:lang w:val="en-GB"/>
                </w:rPr>
                <w:t>-</w:t>
              </w:r>
            </w:ins>
          </w:p>
        </w:tc>
        <w:tc>
          <w:tcPr>
            <w:tcW w:w="1286" w:type="dxa"/>
          </w:tcPr>
          <w:p w14:paraId="243CE22E" w14:textId="77777777" w:rsidR="00602438" w:rsidRPr="00C2139E" w:rsidRDefault="00602438" w:rsidP="00B358D4">
            <w:pPr>
              <w:pStyle w:val="NormalWeb"/>
              <w:spacing w:line="276" w:lineRule="auto"/>
              <w:rPr>
                <w:ins w:id="551" w:author="#WANG ZIHAO#" w:date="2026-06-18T22:02:00Z" w16du:dateUtc="2026-06-18T14:02:00Z"/>
                <w:sz w:val="16"/>
                <w:szCs w:val="16"/>
                <w:lang w:val="en-GB"/>
              </w:rPr>
            </w:pPr>
            <w:ins w:id="552" w:author="#WANG ZIHAO#" w:date="2026-06-18T22:02:00Z" w16du:dateUtc="2026-06-18T14:02:00Z">
              <w:r>
                <w:rPr>
                  <w:sz w:val="16"/>
                  <w:szCs w:val="16"/>
                  <w:lang w:val="en-GB"/>
                </w:rPr>
                <w:t>0                            (0 – 0.00059)</w:t>
              </w:r>
            </w:ins>
          </w:p>
        </w:tc>
      </w:tr>
      <w:tr w:rsidR="00602438" w14:paraId="61792D43" w14:textId="77777777" w:rsidTr="00B358D4">
        <w:trPr>
          <w:ins w:id="553" w:author="#WANG ZIHAO#" w:date="2026-06-18T22:02:00Z" w16du:dateUtc="2026-06-18T14:02:00Z"/>
        </w:trPr>
        <w:tc>
          <w:tcPr>
            <w:tcW w:w="954" w:type="dxa"/>
          </w:tcPr>
          <w:p w14:paraId="5F8EDFEB" w14:textId="77777777" w:rsidR="00602438" w:rsidRPr="00C2139E" w:rsidRDefault="00602438" w:rsidP="00B358D4">
            <w:pPr>
              <w:pStyle w:val="NormalWeb"/>
              <w:spacing w:line="276" w:lineRule="auto"/>
              <w:rPr>
                <w:ins w:id="554" w:author="#WANG ZIHAO#" w:date="2026-06-18T22:02:00Z" w16du:dateUtc="2026-06-18T14:02:00Z"/>
                <w:sz w:val="16"/>
                <w:szCs w:val="16"/>
                <w:lang w:val="en-GB"/>
              </w:rPr>
            </w:pPr>
            <w:ins w:id="555" w:author="#WANG ZIHAO#" w:date="2026-06-18T22:02:00Z" w16du:dateUtc="2026-06-18T14:02:00Z">
              <w:r w:rsidRPr="00C2139E">
                <w:rPr>
                  <w:sz w:val="16"/>
                  <w:szCs w:val="16"/>
                  <w:lang w:val="en-GB"/>
                </w:rPr>
                <w:t>Dual-R</w:t>
              </w:r>
            </w:ins>
          </w:p>
        </w:tc>
        <w:tc>
          <w:tcPr>
            <w:tcW w:w="1476" w:type="dxa"/>
          </w:tcPr>
          <w:p w14:paraId="0731156A" w14:textId="77777777" w:rsidR="00602438" w:rsidRPr="00C2139E" w:rsidRDefault="00602438" w:rsidP="00B358D4">
            <w:pPr>
              <w:pStyle w:val="NormalWeb"/>
              <w:spacing w:line="276" w:lineRule="auto"/>
              <w:rPr>
                <w:ins w:id="556" w:author="#WANG ZIHAO#" w:date="2026-06-18T22:02:00Z" w16du:dateUtc="2026-06-18T14:02:00Z"/>
                <w:sz w:val="16"/>
                <w:szCs w:val="16"/>
                <w:lang w:val="en-GB"/>
              </w:rPr>
            </w:pPr>
            <w:ins w:id="557" w:author="#WANG ZIHAO#" w:date="2026-06-18T22:02:00Z" w16du:dateUtc="2026-06-18T14:02:00Z">
              <w:r>
                <w:rPr>
                  <w:sz w:val="16"/>
                  <w:szCs w:val="16"/>
                  <w:lang w:val="en-GB"/>
                </w:rPr>
                <w:t>-</w:t>
              </w:r>
            </w:ins>
          </w:p>
        </w:tc>
        <w:tc>
          <w:tcPr>
            <w:tcW w:w="1350" w:type="dxa"/>
          </w:tcPr>
          <w:p w14:paraId="010F2B39" w14:textId="77777777" w:rsidR="00602438" w:rsidRPr="00C2139E" w:rsidRDefault="00602438" w:rsidP="00B358D4">
            <w:pPr>
              <w:pStyle w:val="NormalWeb"/>
              <w:spacing w:line="276" w:lineRule="auto"/>
              <w:rPr>
                <w:ins w:id="558" w:author="#WANG ZIHAO#" w:date="2026-06-18T22:02:00Z" w16du:dateUtc="2026-06-18T14:02:00Z"/>
                <w:sz w:val="16"/>
                <w:szCs w:val="16"/>
                <w:lang w:val="en-GB"/>
              </w:rPr>
            </w:pPr>
            <w:ins w:id="559" w:author="#WANG ZIHAO#" w:date="2026-06-18T22:02:00Z" w16du:dateUtc="2026-06-18T14:02:00Z">
              <w:r>
                <w:rPr>
                  <w:sz w:val="16"/>
                  <w:szCs w:val="16"/>
                  <w:lang w:val="en-GB"/>
                </w:rPr>
                <w:t>0                           (-0.00039 – 0)</w:t>
              </w:r>
            </w:ins>
          </w:p>
        </w:tc>
        <w:tc>
          <w:tcPr>
            <w:tcW w:w="1362" w:type="dxa"/>
          </w:tcPr>
          <w:p w14:paraId="3DF9E786" w14:textId="77777777" w:rsidR="00602438" w:rsidRPr="00C2139E" w:rsidRDefault="00602438" w:rsidP="00B358D4">
            <w:pPr>
              <w:pStyle w:val="NormalWeb"/>
              <w:spacing w:line="276" w:lineRule="auto"/>
              <w:rPr>
                <w:ins w:id="560" w:author="#WANG ZIHAO#" w:date="2026-06-18T22:02:00Z" w16du:dateUtc="2026-06-18T14:02:00Z"/>
                <w:sz w:val="16"/>
                <w:szCs w:val="16"/>
                <w:lang w:val="en-GB"/>
              </w:rPr>
            </w:pPr>
            <w:ins w:id="561" w:author="#WANG ZIHAO#" w:date="2026-06-18T22:02:00Z" w16du:dateUtc="2026-06-18T14:02:00Z">
              <w:r>
                <w:rPr>
                  <w:sz w:val="16"/>
                  <w:szCs w:val="16"/>
                  <w:lang w:val="en-GB"/>
                </w:rPr>
                <w:t>-</w:t>
              </w:r>
            </w:ins>
          </w:p>
        </w:tc>
        <w:tc>
          <w:tcPr>
            <w:tcW w:w="1159" w:type="dxa"/>
          </w:tcPr>
          <w:p w14:paraId="3733D3E7" w14:textId="77777777" w:rsidR="00602438" w:rsidRPr="00C2139E" w:rsidRDefault="00602438" w:rsidP="00B358D4">
            <w:pPr>
              <w:pStyle w:val="NormalWeb"/>
              <w:spacing w:line="276" w:lineRule="auto"/>
              <w:rPr>
                <w:ins w:id="562" w:author="#WANG ZIHAO#" w:date="2026-06-18T22:02:00Z" w16du:dateUtc="2026-06-18T14:02:00Z"/>
                <w:sz w:val="16"/>
                <w:szCs w:val="16"/>
                <w:lang w:val="en-GB"/>
              </w:rPr>
            </w:pPr>
            <w:ins w:id="563" w:author="#WANG ZIHAO#" w:date="2026-06-18T22:02:00Z" w16du:dateUtc="2026-06-18T14:02:00Z">
              <w:r>
                <w:rPr>
                  <w:sz w:val="16"/>
                  <w:szCs w:val="16"/>
                  <w:lang w:val="en-GB"/>
                </w:rPr>
                <w:t>0                       (0 – 0)</w:t>
              </w:r>
            </w:ins>
          </w:p>
        </w:tc>
        <w:tc>
          <w:tcPr>
            <w:tcW w:w="1439" w:type="dxa"/>
          </w:tcPr>
          <w:p w14:paraId="5A550A27" w14:textId="77777777" w:rsidR="00602438" w:rsidRPr="00C2139E" w:rsidRDefault="00602438" w:rsidP="00B358D4">
            <w:pPr>
              <w:pStyle w:val="NormalWeb"/>
              <w:spacing w:line="276" w:lineRule="auto"/>
              <w:rPr>
                <w:ins w:id="564" w:author="#WANG ZIHAO#" w:date="2026-06-18T22:02:00Z" w16du:dateUtc="2026-06-18T14:02:00Z"/>
                <w:sz w:val="16"/>
                <w:szCs w:val="16"/>
                <w:lang w:val="en-GB"/>
              </w:rPr>
            </w:pPr>
            <w:ins w:id="565" w:author="#WANG ZIHAO#" w:date="2026-06-18T22:02:00Z" w16du:dateUtc="2026-06-18T14:02:00Z">
              <w:r>
                <w:rPr>
                  <w:sz w:val="16"/>
                  <w:szCs w:val="16"/>
                  <w:lang w:val="en-GB"/>
                </w:rPr>
                <w:t>-</w:t>
              </w:r>
            </w:ins>
          </w:p>
        </w:tc>
        <w:tc>
          <w:tcPr>
            <w:tcW w:w="1286" w:type="dxa"/>
          </w:tcPr>
          <w:p w14:paraId="0B734DB7" w14:textId="77777777" w:rsidR="00602438" w:rsidRPr="00C2139E" w:rsidRDefault="00602438" w:rsidP="00B358D4">
            <w:pPr>
              <w:pStyle w:val="NormalWeb"/>
              <w:spacing w:line="276" w:lineRule="auto"/>
              <w:rPr>
                <w:ins w:id="566" w:author="#WANG ZIHAO#" w:date="2026-06-18T22:02:00Z" w16du:dateUtc="2026-06-18T14:02:00Z"/>
                <w:sz w:val="16"/>
                <w:szCs w:val="16"/>
                <w:lang w:val="en-GB"/>
              </w:rPr>
            </w:pPr>
            <w:ins w:id="567" w:author="#WANG ZIHAO#" w:date="2026-06-18T22:02:00Z" w16du:dateUtc="2026-06-18T14:02:00Z">
              <w:r>
                <w:rPr>
                  <w:sz w:val="16"/>
                  <w:szCs w:val="16"/>
                  <w:lang w:val="en-GB"/>
                </w:rPr>
                <w:t>0                           (-0.00037 – 0)</w:t>
              </w:r>
            </w:ins>
          </w:p>
        </w:tc>
      </w:tr>
    </w:tbl>
    <w:p w14:paraId="2BC4723C" w14:textId="53695F57" w:rsidR="00602438" w:rsidRPr="00850B7F" w:rsidDel="00602438" w:rsidRDefault="00602438" w:rsidP="00602438">
      <w:pPr>
        <w:pStyle w:val="NormalWeb"/>
        <w:numPr>
          <w:ilvl w:val="0"/>
          <w:numId w:val="8"/>
        </w:numPr>
        <w:spacing w:line="276" w:lineRule="auto"/>
        <w:jc w:val="both"/>
        <w:rPr>
          <w:del w:id="568" w:author="#WANG ZIHAO#" w:date="2026-06-18T22:02:00Z" w16du:dateUtc="2026-06-18T14:02:00Z"/>
          <w:b/>
          <w:bCs/>
          <w:sz w:val="20"/>
          <w:szCs w:val="20"/>
          <w:lang w:val="en-GB"/>
        </w:rPr>
        <w:pPrChange w:id="569" w:author="#WANG ZIHAO#" w:date="2026-06-18T22:02:00Z" w16du:dateUtc="2026-06-18T14:02:00Z">
          <w:pPr>
            <w:pStyle w:val="NormalWeb"/>
            <w:spacing w:line="276" w:lineRule="auto"/>
            <w:jc w:val="both"/>
          </w:pPr>
        </w:pPrChange>
      </w:pPr>
    </w:p>
    <w:p w14:paraId="1F67075D" w14:textId="2504AA29" w:rsidR="001E6951" w:rsidRPr="00CF5428" w:rsidRDefault="00B6611D" w:rsidP="00602438">
      <w:pPr>
        <w:pStyle w:val="NormalWeb"/>
        <w:numPr>
          <w:ilvl w:val="0"/>
          <w:numId w:val="8"/>
        </w:numPr>
        <w:spacing w:line="276" w:lineRule="auto"/>
        <w:jc w:val="both"/>
        <w:rPr>
          <w:sz w:val="20"/>
          <w:szCs w:val="20"/>
          <w:lang w:val="en-GB"/>
        </w:rPr>
        <w:pPrChange w:id="570" w:author="#WANG ZIHAO#" w:date="2026-06-18T22:02:00Z" w16du:dateUtc="2026-06-18T14:02:00Z">
          <w:pPr>
            <w:pStyle w:val="NormalWeb"/>
            <w:numPr>
              <w:numId w:val="12"/>
            </w:numPr>
            <w:spacing w:line="276" w:lineRule="auto"/>
            <w:ind w:left="720" w:hanging="360"/>
            <w:jc w:val="both"/>
          </w:pPr>
        </w:pPrChange>
      </w:pPr>
      <w:r>
        <w:rPr>
          <w:sz w:val="20"/>
          <w:szCs w:val="20"/>
          <w:lang w:val="en-GB"/>
        </w:rPr>
        <w:t>Impact of</w:t>
      </w:r>
      <w:r w:rsidR="008C1FAA" w:rsidRPr="00CF5428">
        <w:rPr>
          <w:sz w:val="20"/>
          <w:szCs w:val="20"/>
          <w:lang w:val="en-GB"/>
        </w:rPr>
        <w:t xml:space="preserve"> </w:t>
      </w:r>
      <w:r w:rsidR="00C127A2">
        <w:rPr>
          <w:sz w:val="20"/>
          <w:szCs w:val="20"/>
          <w:lang w:val="en-GB"/>
        </w:rPr>
        <w:t>ceftriaxone</w:t>
      </w:r>
      <w:r w:rsidR="00E57C26">
        <w:rPr>
          <w:sz w:val="20"/>
          <w:szCs w:val="20"/>
          <w:lang w:val="en-GB"/>
        </w:rPr>
        <w:t xml:space="preserve"> </w:t>
      </w:r>
      <w:r w:rsidR="008C1FAA" w:rsidRPr="00CF5428">
        <w:rPr>
          <w:sz w:val="20"/>
          <w:szCs w:val="20"/>
          <w:lang w:val="en-GB"/>
        </w:rPr>
        <w:t>treatment failure</w:t>
      </w:r>
      <w:r>
        <w:rPr>
          <w:sz w:val="20"/>
          <w:szCs w:val="20"/>
          <w:lang w:val="en-GB"/>
        </w:rPr>
        <w:t xml:space="preserve"> on </w:t>
      </w:r>
      <w:r w:rsidR="00F84029">
        <w:rPr>
          <w:sz w:val="20"/>
          <w:szCs w:val="20"/>
          <w:lang w:val="en-GB"/>
        </w:rPr>
        <w:t>strain dynamics</w:t>
      </w:r>
      <w:ins w:id="571" w:author="#WANG ZIHAO#" w:date="2026-06-18T22:04:00Z" w16du:dateUtc="2026-06-18T14:04:00Z">
        <w:r w:rsidR="00307824">
          <w:rPr>
            <w:sz w:val="20"/>
            <w:szCs w:val="20"/>
            <w:lang w:val="en-GB"/>
          </w:rPr>
          <w:t xml:space="preserve"> and programmatic efficiency</w:t>
        </w:r>
      </w:ins>
      <w:r w:rsidR="00E57C26" w:rsidDel="00E57C26">
        <w:rPr>
          <w:sz w:val="20"/>
          <w:szCs w:val="20"/>
          <w:lang w:val="en-GB"/>
        </w:rPr>
        <w:t xml:space="preserve"> </w:t>
      </w:r>
    </w:p>
    <w:p w14:paraId="38B37B48" w14:textId="78F2237E" w:rsidR="00DD1C42" w:rsidRPr="00CF5428" w:rsidRDefault="00C03E6D" w:rsidP="00DD1C42">
      <w:pPr>
        <w:pStyle w:val="NormalWeb"/>
        <w:spacing w:line="276" w:lineRule="auto"/>
        <w:jc w:val="both"/>
        <w:rPr>
          <w:sz w:val="20"/>
          <w:szCs w:val="20"/>
          <w:lang w:val="en-GB"/>
        </w:rPr>
      </w:pPr>
      <w:r w:rsidRPr="00CF5428">
        <w:rPr>
          <w:sz w:val="20"/>
          <w:szCs w:val="20"/>
          <w:lang w:val="en-GB"/>
        </w:rPr>
        <w:lastRenderedPageBreak/>
        <w:t xml:space="preserve">To evaluate </w:t>
      </w:r>
      <w:r w:rsidR="00470E10">
        <w:rPr>
          <w:sz w:val="20"/>
          <w:szCs w:val="20"/>
          <w:lang w:val="en-GB"/>
        </w:rPr>
        <w:t>the impact of treatment failure</w:t>
      </w:r>
      <w:r w:rsidR="00C127A2">
        <w:rPr>
          <w:sz w:val="20"/>
          <w:szCs w:val="20"/>
          <w:lang w:val="en-GB"/>
        </w:rPr>
        <w:t xml:space="preserve"> on </w:t>
      </w:r>
      <w:r w:rsidR="00F84029">
        <w:rPr>
          <w:sz w:val="20"/>
          <w:szCs w:val="20"/>
          <w:lang w:val="en-GB"/>
        </w:rPr>
        <w:t>strain dynamics</w:t>
      </w:r>
      <w:r w:rsidR="0012326D">
        <w:rPr>
          <w:sz w:val="20"/>
          <w:szCs w:val="20"/>
          <w:lang w:val="en-GB"/>
        </w:rPr>
        <w:t xml:space="preserve">, </w:t>
      </w:r>
      <w:r w:rsidR="004A7541">
        <w:rPr>
          <w:sz w:val="20"/>
          <w:szCs w:val="20"/>
          <w:lang w:val="en-GB"/>
        </w:rPr>
        <w:t>u</w:t>
      </w:r>
      <w:r w:rsidR="004A7541" w:rsidRPr="00CF5428">
        <w:rPr>
          <w:sz w:val="20"/>
          <w:szCs w:val="20"/>
          <w:lang w:val="en-GB"/>
        </w:rPr>
        <w:t>nder an assumed 66% intervention uptake within the target population</w:t>
      </w:r>
      <w:r w:rsidR="004A7541">
        <w:rPr>
          <w:sz w:val="20"/>
          <w:szCs w:val="20"/>
          <w:lang w:val="en-GB"/>
        </w:rPr>
        <w:t xml:space="preserve">, </w:t>
      </w:r>
      <w:r w:rsidRPr="00CF5428">
        <w:rPr>
          <w:sz w:val="20"/>
          <w:szCs w:val="20"/>
          <w:lang w:val="en-GB"/>
        </w:rPr>
        <w:t xml:space="preserve">sensitivity analysis was conducted by </w:t>
      </w:r>
      <w:r w:rsidR="00B6611D">
        <w:rPr>
          <w:sz w:val="20"/>
          <w:szCs w:val="20"/>
          <w:lang w:val="en-GB"/>
        </w:rPr>
        <w:t>increasing</w:t>
      </w:r>
      <w:r w:rsidRPr="00CF5428">
        <w:rPr>
          <w:sz w:val="20"/>
          <w:szCs w:val="20"/>
          <w:lang w:val="en-GB"/>
        </w:rPr>
        <w:t xml:space="preserve"> the ceftriaxone therapeutic treatment failure parameter </w:t>
      </w:r>
      <m:oMath>
        <m:r>
          <w:rPr>
            <w:rFonts w:ascii="Cambria Math" w:hAnsi="Cambria Math"/>
            <w:sz w:val="20"/>
            <w:szCs w:val="20"/>
            <w:lang w:val="en-GB"/>
          </w:rPr>
          <m:t>ϕ</m:t>
        </m:r>
      </m:oMath>
      <w:r w:rsidRPr="00CF5428">
        <w:rPr>
          <w:sz w:val="20"/>
          <w:szCs w:val="20"/>
          <w:lang w:val="en-GB"/>
        </w:rPr>
        <w:t xml:space="preserve"> to 20%</w:t>
      </w:r>
      <w:r w:rsidR="00B6611D">
        <w:rPr>
          <w:sz w:val="20"/>
          <w:szCs w:val="20"/>
          <w:lang w:val="en-GB"/>
        </w:rPr>
        <w:t>. This sensitivity analysis simulates a large increase in treatment failure due to</w:t>
      </w:r>
      <w:r w:rsidRPr="00CF5428">
        <w:rPr>
          <w:sz w:val="20"/>
          <w:szCs w:val="20"/>
          <w:lang w:val="en-GB"/>
        </w:rPr>
        <w:t xml:space="preserve"> </w:t>
      </w:r>
      <w:r w:rsidR="00C127A2">
        <w:rPr>
          <w:sz w:val="20"/>
          <w:szCs w:val="20"/>
          <w:lang w:val="en-GB"/>
        </w:rPr>
        <w:t>ceftriaxone</w:t>
      </w:r>
      <w:r w:rsidRPr="00CF5428">
        <w:rPr>
          <w:sz w:val="20"/>
          <w:szCs w:val="20"/>
          <w:lang w:val="en-GB"/>
        </w:rPr>
        <w:t xml:space="preserve"> </w:t>
      </w:r>
      <w:r w:rsidR="00B6611D">
        <w:rPr>
          <w:sz w:val="20"/>
          <w:szCs w:val="20"/>
          <w:lang w:val="en-GB"/>
        </w:rPr>
        <w:t>over empirically observed rates</w:t>
      </w:r>
      <w:r w:rsidR="00B6611D" w:rsidRPr="00CF5428">
        <w:rPr>
          <w:sz w:val="20"/>
          <w:szCs w:val="20"/>
          <w:lang w:val="en-GB"/>
        </w:rPr>
        <w:t xml:space="preserve"> </w:t>
      </w:r>
      <w:r w:rsidRPr="00CF5428">
        <w:rPr>
          <w:sz w:val="20"/>
          <w:szCs w:val="20"/>
          <w:lang w:val="en-GB"/>
        </w:rPr>
        <w:t xml:space="preserve">(Fig. 3). Under this high-resistance </w:t>
      </w:r>
      <w:r w:rsidR="00B6611D">
        <w:rPr>
          <w:sz w:val="20"/>
          <w:szCs w:val="20"/>
          <w:lang w:val="en-GB"/>
        </w:rPr>
        <w:t>scenarios</w:t>
      </w:r>
      <w:r w:rsidRPr="00CF5428">
        <w:rPr>
          <w:sz w:val="20"/>
          <w:szCs w:val="20"/>
          <w:lang w:val="en-GB"/>
        </w:rPr>
        <w:t xml:space="preserve">, the </w:t>
      </w:r>
      <w:r w:rsidR="00B6611D">
        <w:rPr>
          <w:sz w:val="20"/>
          <w:szCs w:val="20"/>
          <w:lang w:val="en-GB"/>
        </w:rPr>
        <w:t>epidemic</w:t>
      </w:r>
      <w:r w:rsidR="00B6611D" w:rsidRPr="00CF5428">
        <w:rPr>
          <w:sz w:val="20"/>
          <w:szCs w:val="20"/>
          <w:lang w:val="en-GB"/>
        </w:rPr>
        <w:t xml:space="preserve"> </w:t>
      </w:r>
      <w:r w:rsidRPr="00CF5428">
        <w:rPr>
          <w:sz w:val="20"/>
          <w:szCs w:val="20"/>
          <w:lang w:val="en-GB"/>
        </w:rPr>
        <w:t xml:space="preserve">trajectories for total incident infections, </w:t>
      </w:r>
      <w:del w:id="572" w:author="#WANG ZIHAO#" w:date="2026-06-18T23:18:00Z" w16du:dateUtc="2026-06-18T15:18:00Z">
        <w:r w:rsidR="006C6B2C" w:rsidRPr="00CF5428" w:rsidDel="00317E25">
          <w:rPr>
            <w:sz w:val="20"/>
            <w:szCs w:val="20"/>
            <w:lang w:val="en-GB"/>
          </w:rPr>
          <w:delText>susceptible</w:delText>
        </w:r>
      </w:del>
      <w:ins w:id="573" w:author="#WANG ZIHAO#" w:date="2026-06-18T23:18:00Z" w16du:dateUtc="2026-06-18T15:18:00Z">
        <w:r w:rsidR="00317E25">
          <w:rPr>
            <w:sz w:val="20"/>
            <w:szCs w:val="20"/>
            <w:lang w:val="en-GB"/>
          </w:rPr>
          <w:t>baseline susceptible</w:t>
        </w:r>
      </w:ins>
      <w:r w:rsidRPr="00CF5428">
        <w:rPr>
          <w:sz w:val="20"/>
          <w:szCs w:val="20"/>
          <w:lang w:val="en-GB"/>
        </w:rPr>
        <w:t xml:space="preserve"> lineages, and Tet-R strains remain consistent with </w:t>
      </w:r>
      <w:r w:rsidR="00AB382D">
        <w:rPr>
          <w:sz w:val="20"/>
          <w:szCs w:val="20"/>
          <w:lang w:val="en-GB"/>
        </w:rPr>
        <w:t>that of</w:t>
      </w:r>
      <w:r w:rsidR="00AB382D" w:rsidRPr="00CF5428">
        <w:rPr>
          <w:sz w:val="20"/>
          <w:szCs w:val="20"/>
          <w:lang w:val="en-GB"/>
        </w:rPr>
        <w:t xml:space="preserve"> </w:t>
      </w:r>
      <w:r w:rsidRPr="00CF5428">
        <w:rPr>
          <w:sz w:val="20"/>
          <w:szCs w:val="20"/>
          <w:lang w:val="en-GB"/>
        </w:rPr>
        <w:t>primary analysis</w:t>
      </w:r>
      <w:r w:rsidR="004A7541">
        <w:rPr>
          <w:sz w:val="20"/>
          <w:szCs w:val="20"/>
          <w:lang w:val="en-GB"/>
        </w:rPr>
        <w:t xml:space="preserve"> </w:t>
      </w:r>
      <w:r w:rsidR="004A7541" w:rsidRPr="00CF5428">
        <w:rPr>
          <w:sz w:val="20"/>
          <w:szCs w:val="20"/>
          <w:lang w:val="en-GB"/>
        </w:rPr>
        <w:t>(Fig. 3a, Fig. 3b, and Fig.3c)</w:t>
      </w:r>
      <w:r w:rsidRPr="00CF5428">
        <w:rPr>
          <w:sz w:val="20"/>
          <w:szCs w:val="20"/>
          <w:lang w:val="en-GB"/>
        </w:rPr>
        <w:t xml:space="preserve">. </w:t>
      </w:r>
    </w:p>
    <w:p w14:paraId="1E74E454" w14:textId="0DEB6ACD" w:rsidR="00001064" w:rsidRDefault="006C092A" w:rsidP="00913B7B">
      <w:pPr>
        <w:pStyle w:val="NormalWeb"/>
        <w:spacing w:line="276" w:lineRule="auto"/>
        <w:jc w:val="both"/>
        <w:rPr>
          <w:sz w:val="20"/>
          <w:szCs w:val="20"/>
          <w:lang w:val="en-GB"/>
        </w:rPr>
      </w:pPr>
      <w:ins w:id="574" w:author="#WANG ZIHAO#" w:date="2026-06-16T17:45:00Z" w16du:dateUtc="2026-06-16T09:45:00Z">
        <w:r w:rsidRPr="006C092A">
          <w:rPr>
            <w:sz w:val="20"/>
            <w:szCs w:val="20"/>
            <w:lang w:val="en-GB"/>
          </w:rPr>
          <w:t xml:space="preserve">The most notable deviation from the </w:t>
        </w:r>
        <w:r>
          <w:rPr>
            <w:sz w:val="20"/>
            <w:szCs w:val="20"/>
            <w:lang w:val="en-GB"/>
          </w:rPr>
          <w:t>main</w:t>
        </w:r>
        <w:r w:rsidRPr="006C092A">
          <w:rPr>
            <w:sz w:val="20"/>
            <w:szCs w:val="20"/>
            <w:lang w:val="en-GB"/>
          </w:rPr>
          <w:t xml:space="preserve"> analysis </w:t>
        </w:r>
      </w:ins>
      <w:ins w:id="575" w:author="#WANG ZIHAO#" w:date="2026-06-16T17:46:00Z" w16du:dateUtc="2026-06-16T09:46:00Z">
        <w:r w:rsidR="00837393">
          <w:rPr>
            <w:sz w:val="20"/>
            <w:szCs w:val="20"/>
            <w:lang w:val="en-GB"/>
          </w:rPr>
          <w:t xml:space="preserve">(Results subsection 1) </w:t>
        </w:r>
      </w:ins>
      <w:ins w:id="576" w:author="#WANG ZIHAO#" w:date="2026-06-16T17:45:00Z" w16du:dateUtc="2026-06-16T09:45:00Z">
        <w:r w:rsidRPr="006C092A">
          <w:rPr>
            <w:sz w:val="20"/>
            <w:szCs w:val="20"/>
            <w:lang w:val="en-GB"/>
          </w:rPr>
          <w:t>is observed in the trajectories of the Cef-R and Dual-R strains (Fig. 3d and Fig. 3e), which no longer follow a path toward extinction.</w:t>
        </w:r>
        <w:r>
          <w:rPr>
            <w:sz w:val="20"/>
            <w:szCs w:val="20"/>
            <w:lang w:val="en-GB"/>
          </w:rPr>
          <w:t xml:space="preserve"> </w:t>
        </w:r>
      </w:ins>
      <w:commentRangeStart w:id="577"/>
      <w:commentRangeStart w:id="578"/>
      <w:commentRangeStart w:id="579"/>
      <w:del w:id="580" w:author="#WANG ZIHAO#" w:date="2026-06-16T17:45:00Z" w16du:dateUtc="2026-06-16T09:45:00Z">
        <w:r w:rsidR="00C03E6D" w:rsidRPr="00CF5428" w:rsidDel="006C092A">
          <w:rPr>
            <w:sz w:val="20"/>
            <w:szCs w:val="20"/>
            <w:lang w:val="en-GB"/>
          </w:rPr>
          <w:delText xml:space="preserve">The defining departure from the primary analysis </w:delText>
        </w:r>
        <w:commentRangeEnd w:id="579"/>
        <w:r w:rsidR="00807A44" w:rsidRPr="00CF5428" w:rsidDel="006C092A">
          <w:rPr>
            <w:rStyle w:val="CommentReference"/>
            <w:sz w:val="20"/>
            <w:szCs w:val="20"/>
            <w:lang w:val="en-GB"/>
          </w:rPr>
          <w:commentReference w:id="579"/>
        </w:r>
        <w:r w:rsidR="00C03E6D" w:rsidRPr="00CF5428" w:rsidDel="006C092A">
          <w:rPr>
            <w:sz w:val="20"/>
            <w:szCs w:val="20"/>
            <w:lang w:val="en-GB"/>
          </w:rPr>
          <w:delText xml:space="preserve">occurs within the Cef-R and Dual-R strain populations (Fig. 3d and Fig. 3e). </w:delText>
        </w:r>
      </w:del>
      <w:r w:rsidR="00C03E6D" w:rsidRPr="00CF5428">
        <w:rPr>
          <w:sz w:val="20"/>
          <w:szCs w:val="20"/>
          <w:lang w:val="en-GB"/>
        </w:rPr>
        <w:t xml:space="preserve">At a 20% treatment failure rate, </w:t>
      </w:r>
      <w:r w:rsidR="00C2139E">
        <w:rPr>
          <w:sz w:val="20"/>
          <w:szCs w:val="20"/>
          <w:lang w:val="en-GB"/>
        </w:rPr>
        <w:t xml:space="preserve">in </w:t>
      </w:r>
      <w:r w:rsidR="00C03E6D" w:rsidRPr="00CF5428">
        <w:rPr>
          <w:sz w:val="20"/>
          <w:szCs w:val="20"/>
          <w:lang w:val="en-GB"/>
        </w:rPr>
        <w:t>the unexposed no-intervention scenario</w:t>
      </w:r>
      <w:ins w:id="581" w:author="#WANG ZIHAO#" w:date="2026-06-16T17:49:00Z" w16du:dateUtc="2026-06-16T09:49:00Z">
        <w:r w:rsidR="00D86468">
          <w:rPr>
            <w:sz w:val="20"/>
            <w:szCs w:val="20"/>
            <w:lang w:val="en-GB"/>
          </w:rPr>
          <w:t xml:space="preserve">, </w:t>
        </w:r>
      </w:ins>
      <w:del w:id="582" w:author="#WANG ZIHAO#" w:date="2026-06-16T17:49:00Z" w16du:dateUtc="2026-06-16T09:49:00Z">
        <w:r w:rsidR="00C03E6D" w:rsidRPr="00CF5428" w:rsidDel="00D86468">
          <w:rPr>
            <w:sz w:val="20"/>
            <w:szCs w:val="20"/>
            <w:lang w:val="en-GB"/>
          </w:rPr>
          <w:delText xml:space="preserve"> </w:delText>
        </w:r>
      </w:del>
      <w:r w:rsidR="00C2139E">
        <w:rPr>
          <w:sz w:val="20"/>
          <w:szCs w:val="20"/>
          <w:lang w:val="en-GB"/>
        </w:rPr>
        <w:t>there is</w:t>
      </w:r>
      <w:r w:rsidR="00C03E6D" w:rsidRPr="00CF5428">
        <w:rPr>
          <w:sz w:val="20"/>
          <w:szCs w:val="20"/>
          <w:lang w:val="en-GB"/>
        </w:rPr>
        <w:t xml:space="preserve"> a sustained, linear increase with significant outbreak potential</w:t>
      </w:r>
      <w:r w:rsidR="00461F5B">
        <w:rPr>
          <w:sz w:val="20"/>
          <w:szCs w:val="20"/>
          <w:lang w:val="en-GB"/>
        </w:rPr>
        <w:t>, reaching</w:t>
      </w:r>
      <w:r w:rsidR="00EA7681">
        <w:rPr>
          <w:sz w:val="20"/>
          <w:szCs w:val="20"/>
          <w:lang w:val="en-GB"/>
        </w:rPr>
        <w:t xml:space="preserve"> 200 (</w:t>
      </w:r>
      <w:r w:rsidR="00A66D24">
        <w:rPr>
          <w:sz w:val="20"/>
          <w:szCs w:val="20"/>
          <w:lang w:val="en-GB"/>
        </w:rPr>
        <w:t xml:space="preserve">95% CrI: </w:t>
      </w:r>
      <w:r w:rsidR="00EA7681">
        <w:rPr>
          <w:sz w:val="20"/>
          <w:szCs w:val="20"/>
          <w:lang w:val="en-GB"/>
        </w:rPr>
        <w:t xml:space="preserve">7 – 125100) </w:t>
      </w:r>
      <w:r w:rsidR="00461F5B">
        <w:rPr>
          <w:sz w:val="20"/>
          <w:szCs w:val="20"/>
          <w:lang w:val="en-GB"/>
        </w:rPr>
        <w:t xml:space="preserve">annual incident </w:t>
      </w:r>
      <w:r w:rsidR="00EA7681">
        <w:rPr>
          <w:sz w:val="20"/>
          <w:szCs w:val="20"/>
          <w:lang w:val="en-GB"/>
        </w:rPr>
        <w:t>infections by year 15</w:t>
      </w:r>
      <w:ins w:id="583" w:author="#WANG ZIHAO#" w:date="2026-06-16T17:49:00Z" w16du:dateUtc="2026-06-16T09:49:00Z">
        <w:r w:rsidR="00D86468">
          <w:rPr>
            <w:sz w:val="20"/>
            <w:szCs w:val="20"/>
            <w:lang w:val="en-GB"/>
          </w:rPr>
          <w:t>.</w:t>
        </w:r>
      </w:ins>
      <w:del w:id="584" w:author="#WANG ZIHAO#" w:date="2026-06-16T17:49:00Z" w16du:dateUtc="2026-06-16T09:49:00Z">
        <w:r w:rsidR="00C2139E" w:rsidDel="00D86468">
          <w:rPr>
            <w:sz w:val="20"/>
            <w:szCs w:val="20"/>
            <w:lang w:val="en-GB"/>
          </w:rPr>
          <w:delText>;</w:delText>
        </w:r>
      </w:del>
      <w:r w:rsidR="00C2139E">
        <w:rPr>
          <w:sz w:val="20"/>
          <w:szCs w:val="20"/>
          <w:lang w:val="en-GB"/>
        </w:rPr>
        <w:t xml:space="preserve"> </w:t>
      </w:r>
      <w:ins w:id="585" w:author="#WANG ZIHAO#" w:date="2026-06-16T17:49:00Z" w16du:dateUtc="2026-06-16T09:49:00Z">
        <w:r w:rsidR="00D86468">
          <w:rPr>
            <w:sz w:val="20"/>
            <w:szCs w:val="20"/>
            <w:lang w:val="en-GB"/>
          </w:rPr>
          <w:t>T</w:t>
        </w:r>
      </w:ins>
      <w:del w:id="586" w:author="#WANG ZIHAO#" w:date="2026-06-16T17:49:00Z" w16du:dateUtc="2026-06-16T09:49:00Z">
        <w:r w:rsidR="00C2139E" w:rsidDel="00D86468">
          <w:rPr>
            <w:sz w:val="20"/>
            <w:szCs w:val="20"/>
            <w:lang w:val="en-GB"/>
          </w:rPr>
          <w:delText>t</w:delText>
        </w:r>
      </w:del>
      <w:r w:rsidR="00C2139E">
        <w:rPr>
          <w:sz w:val="20"/>
          <w:szCs w:val="20"/>
          <w:lang w:val="en-GB"/>
        </w:rPr>
        <w:t xml:space="preserve">his is in contrast to the </w:t>
      </w:r>
      <w:r w:rsidR="00001064">
        <w:rPr>
          <w:sz w:val="20"/>
          <w:szCs w:val="20"/>
          <w:lang w:val="en-GB"/>
        </w:rPr>
        <w:t xml:space="preserve">downward trend observed at </w:t>
      </w:r>
      <w:del w:id="587" w:author="#WANG ZIHAO#" w:date="2026-06-16T17:50:00Z" w16du:dateUtc="2026-06-16T09:50:00Z">
        <w:r w:rsidR="00001064" w:rsidDel="00D86468">
          <w:rPr>
            <w:sz w:val="20"/>
            <w:szCs w:val="20"/>
            <w:lang w:val="en-GB"/>
          </w:rPr>
          <w:delText>baseline</w:delText>
        </w:r>
      </w:del>
      <w:ins w:id="588" w:author="#WANG ZIHAO#" w:date="2026-06-16T17:50:00Z" w16du:dateUtc="2026-06-16T09:50:00Z">
        <w:r w:rsidR="00D86468">
          <w:rPr>
            <w:sz w:val="20"/>
            <w:szCs w:val="20"/>
            <w:lang w:val="en-GB"/>
          </w:rPr>
          <w:t>the main analysis</w:t>
        </w:r>
      </w:ins>
      <w:ins w:id="589" w:author="#WANG ZIHAO#" w:date="2026-06-18T18:02:00Z" w16du:dateUtc="2026-06-18T10:02:00Z">
        <w:r w:rsidR="00AE6456">
          <w:rPr>
            <w:sz w:val="20"/>
            <w:szCs w:val="20"/>
            <w:lang w:val="en-GB"/>
          </w:rPr>
          <w:t xml:space="preserve"> (Results subsection</w:t>
        </w:r>
      </w:ins>
      <w:ins w:id="590" w:author="#WANG ZIHAO#" w:date="2026-06-18T18:03:00Z" w16du:dateUtc="2026-06-18T10:03:00Z">
        <w:r w:rsidR="00AE6456">
          <w:rPr>
            <w:sz w:val="20"/>
            <w:szCs w:val="20"/>
            <w:lang w:val="en-GB"/>
          </w:rPr>
          <w:t xml:space="preserve"> 1)</w:t>
        </w:r>
      </w:ins>
      <w:r w:rsidR="00001064">
        <w:rPr>
          <w:sz w:val="20"/>
          <w:szCs w:val="20"/>
          <w:lang w:val="en-GB"/>
        </w:rPr>
        <w:t>.</w:t>
      </w:r>
      <w:r w:rsidR="00C03E6D" w:rsidRPr="00CF5428">
        <w:rPr>
          <w:sz w:val="20"/>
          <w:szCs w:val="20"/>
          <w:lang w:val="en-GB"/>
        </w:rPr>
        <w:t xml:space="preserve"> Crucially, while </w:t>
      </w:r>
      <w:r w:rsidR="00461F5B" w:rsidRPr="00461F5B">
        <w:rPr>
          <w:sz w:val="20"/>
          <w:szCs w:val="20"/>
          <w:lang w:val="en-GB"/>
        </w:rPr>
        <w:t xml:space="preserve">the </w:t>
      </w:r>
      <w:r w:rsidR="00461F5B">
        <w:rPr>
          <w:sz w:val="20"/>
          <w:szCs w:val="20"/>
          <w:lang w:val="en-GB"/>
        </w:rPr>
        <w:t>d</w:t>
      </w:r>
      <w:r w:rsidR="00461F5B" w:rsidRPr="00461F5B">
        <w:rPr>
          <w:sz w:val="20"/>
          <w:szCs w:val="20"/>
          <w:lang w:val="en-GB"/>
        </w:rPr>
        <w:t>oxy-PEP standalone strategy, vaccination standalone strategy, and the combined dual-</w:t>
      </w:r>
      <w:r w:rsidR="00461F5B" w:rsidRPr="00172C46">
        <w:rPr>
          <w:sz w:val="20"/>
          <w:szCs w:val="20"/>
          <w:lang w:val="en-GB"/>
        </w:rPr>
        <w:t xml:space="preserve">intervention strategy </w:t>
      </w:r>
      <w:r w:rsidR="00C03E6D" w:rsidRPr="00172C46">
        <w:rPr>
          <w:sz w:val="20"/>
          <w:szCs w:val="20"/>
          <w:lang w:val="en-GB"/>
        </w:rPr>
        <w:t xml:space="preserve">all remain effective at suppressing the standalone Cef-R </w:t>
      </w:r>
      <w:r w:rsidR="00172C46" w:rsidRPr="00172C46">
        <w:rPr>
          <w:sz w:val="20"/>
          <w:szCs w:val="20"/>
          <w:lang w:val="en-GB"/>
        </w:rPr>
        <w:t xml:space="preserve">infections </w:t>
      </w:r>
      <w:r w:rsidR="00C03E6D" w:rsidRPr="00172C46">
        <w:rPr>
          <w:sz w:val="20"/>
          <w:szCs w:val="20"/>
          <w:lang w:val="en-GB"/>
        </w:rPr>
        <w:t>to near-zero levels</w:t>
      </w:r>
      <w:r w:rsidR="00461F5B" w:rsidRPr="00172C46">
        <w:rPr>
          <w:sz w:val="20"/>
          <w:szCs w:val="20"/>
          <w:lang w:val="en-GB"/>
        </w:rPr>
        <w:t xml:space="preserve">, </w:t>
      </w:r>
      <w:r w:rsidR="00EA7681" w:rsidRPr="00172C46">
        <w:rPr>
          <w:sz w:val="20"/>
          <w:szCs w:val="20"/>
          <w:lang w:val="en-GB"/>
        </w:rPr>
        <w:t xml:space="preserve">averting </w:t>
      </w:r>
      <w:r w:rsidR="00461F5B" w:rsidRPr="00172C46">
        <w:rPr>
          <w:sz w:val="20"/>
          <w:szCs w:val="20"/>
          <w:lang w:val="en-GB"/>
        </w:rPr>
        <w:t xml:space="preserve">a </w:t>
      </w:r>
      <w:r w:rsidR="00EA7681" w:rsidRPr="00172C46">
        <w:rPr>
          <w:sz w:val="20"/>
          <w:szCs w:val="20"/>
          <w:lang w:val="en-GB"/>
        </w:rPr>
        <w:t xml:space="preserve">cumulative </w:t>
      </w:r>
      <w:r w:rsidR="00461F5B" w:rsidRPr="00172C46">
        <w:rPr>
          <w:sz w:val="20"/>
          <w:szCs w:val="20"/>
          <w:lang w:val="en-GB"/>
        </w:rPr>
        <w:t xml:space="preserve">total of </w:t>
      </w:r>
      <w:r w:rsidR="00EA7681" w:rsidRPr="00172C46">
        <w:rPr>
          <w:sz w:val="20"/>
          <w:szCs w:val="20"/>
          <w:lang w:val="en-GB"/>
        </w:rPr>
        <w:t>1000 (</w:t>
      </w:r>
      <w:r w:rsidR="00A66D24" w:rsidRPr="00172C46">
        <w:rPr>
          <w:sz w:val="20"/>
          <w:szCs w:val="20"/>
          <w:lang w:val="en-GB"/>
        </w:rPr>
        <w:t xml:space="preserve">95% CrI: </w:t>
      </w:r>
      <w:r w:rsidR="00EA7681" w:rsidRPr="00172C46">
        <w:rPr>
          <w:sz w:val="20"/>
          <w:szCs w:val="20"/>
          <w:lang w:val="en-GB"/>
        </w:rPr>
        <w:t>100 – 390900) infections</w:t>
      </w:r>
      <w:r w:rsidR="00172C46" w:rsidRPr="00172C46">
        <w:rPr>
          <w:sz w:val="20"/>
          <w:szCs w:val="20"/>
          <w:lang w:val="en-GB"/>
        </w:rPr>
        <w:t xml:space="preserve"> (</w:t>
      </w:r>
      <w:r w:rsidR="00172C46" w:rsidRPr="005976C8">
        <w:rPr>
          <w:sz w:val="20"/>
          <w:szCs w:val="20"/>
          <w:lang w:val="en-GB"/>
        </w:rPr>
        <w:t>94.09% [95% CrI: 32.49% – 99.99%] cumulative decrease)</w:t>
      </w:r>
      <w:r w:rsidR="00EA7681" w:rsidRPr="00172C46">
        <w:rPr>
          <w:sz w:val="20"/>
          <w:szCs w:val="20"/>
          <w:lang w:val="en-GB"/>
        </w:rPr>
        <w:t>, 370 (</w:t>
      </w:r>
      <w:r w:rsidR="00A66D24" w:rsidRPr="00172C46">
        <w:rPr>
          <w:sz w:val="20"/>
          <w:szCs w:val="20"/>
          <w:lang w:val="en-GB"/>
        </w:rPr>
        <w:t xml:space="preserve">95% CrI: </w:t>
      </w:r>
      <w:r w:rsidR="00EA7681" w:rsidRPr="00172C46">
        <w:rPr>
          <w:sz w:val="20"/>
          <w:szCs w:val="20"/>
          <w:lang w:val="en-GB"/>
        </w:rPr>
        <w:t>13 – 390900)</w:t>
      </w:r>
      <w:r w:rsidR="00461F5B" w:rsidRPr="00172C46">
        <w:rPr>
          <w:sz w:val="20"/>
          <w:szCs w:val="20"/>
          <w:lang w:val="en-GB"/>
        </w:rPr>
        <w:t xml:space="preserve"> infections</w:t>
      </w:r>
      <w:r w:rsidR="00172C46" w:rsidRPr="00172C46">
        <w:rPr>
          <w:sz w:val="20"/>
          <w:szCs w:val="20"/>
          <w:lang w:val="en-GB"/>
        </w:rPr>
        <w:t xml:space="preserve"> (</w:t>
      </w:r>
      <w:r w:rsidR="00172C46" w:rsidRPr="005976C8">
        <w:rPr>
          <w:sz w:val="20"/>
          <w:szCs w:val="20"/>
          <w:lang w:val="en-GB"/>
        </w:rPr>
        <w:t>45.19% [95% CrI: 3.34% – 99.98%] cumulative decrease)</w:t>
      </w:r>
      <w:r w:rsidR="00C03E6D" w:rsidRPr="00172C46">
        <w:rPr>
          <w:sz w:val="20"/>
          <w:szCs w:val="20"/>
          <w:lang w:val="en-GB"/>
        </w:rPr>
        <w:t xml:space="preserve">, </w:t>
      </w:r>
      <w:r w:rsidR="00EA7681" w:rsidRPr="00172C46">
        <w:rPr>
          <w:sz w:val="20"/>
          <w:szCs w:val="20"/>
          <w:lang w:val="en-GB"/>
        </w:rPr>
        <w:t>and 1000 (</w:t>
      </w:r>
      <w:r w:rsidR="00A66D24" w:rsidRPr="00172C46">
        <w:rPr>
          <w:sz w:val="20"/>
          <w:szCs w:val="20"/>
          <w:lang w:val="en-GB"/>
        </w:rPr>
        <w:t xml:space="preserve">95% CrI: </w:t>
      </w:r>
      <w:r w:rsidR="00EA7681" w:rsidRPr="00172C46">
        <w:rPr>
          <w:sz w:val="20"/>
          <w:szCs w:val="20"/>
          <w:lang w:val="en-GB"/>
        </w:rPr>
        <w:t>110 – 390900) infections</w:t>
      </w:r>
      <w:r w:rsidR="00172C46" w:rsidRPr="00172C46">
        <w:rPr>
          <w:sz w:val="20"/>
          <w:szCs w:val="20"/>
          <w:lang w:val="en-GB"/>
        </w:rPr>
        <w:t xml:space="preserve"> (</w:t>
      </w:r>
      <w:r w:rsidR="00172C46" w:rsidRPr="005976C8">
        <w:rPr>
          <w:sz w:val="20"/>
          <w:szCs w:val="20"/>
          <w:lang w:val="en-GB"/>
        </w:rPr>
        <w:t>95.42% [95% CrI: 35.13% – 100.00%] cumulative decrease)</w:t>
      </w:r>
      <w:r w:rsidR="00EA7681" w:rsidRPr="00172C46">
        <w:rPr>
          <w:sz w:val="20"/>
          <w:szCs w:val="20"/>
          <w:lang w:val="en-GB"/>
        </w:rPr>
        <w:t>, respectively</w:t>
      </w:r>
      <w:ins w:id="591" w:author="#WANG ZIHAO#" w:date="2026-06-16T17:50:00Z" w16du:dateUtc="2026-06-16T09:50:00Z">
        <w:r w:rsidR="00D86468">
          <w:rPr>
            <w:sz w:val="20"/>
            <w:szCs w:val="20"/>
            <w:lang w:val="en-GB"/>
          </w:rPr>
          <w:t>.</w:t>
        </w:r>
      </w:ins>
      <w:del w:id="592" w:author="#WANG ZIHAO#" w:date="2026-06-16T17:50:00Z" w16du:dateUtc="2026-06-16T09:50:00Z">
        <w:r w:rsidR="00461F5B" w:rsidRPr="00CC701F" w:rsidDel="00D86468">
          <w:rPr>
            <w:sz w:val="20"/>
            <w:szCs w:val="20"/>
            <w:lang w:val="en-GB"/>
          </w:rPr>
          <w:delText>,</w:delText>
        </w:r>
      </w:del>
      <w:commentRangeStart w:id="593"/>
      <w:commentRangeStart w:id="594"/>
      <w:r w:rsidR="00461F5B" w:rsidRPr="00CC701F">
        <w:rPr>
          <w:sz w:val="20"/>
          <w:szCs w:val="20"/>
          <w:lang w:val="en-GB"/>
        </w:rPr>
        <w:t xml:space="preserve"> </w:t>
      </w:r>
      <w:del w:id="595" w:author="#WANG ZIHAO#" w:date="2026-06-16T17:51:00Z" w16du:dateUtc="2026-06-16T09:51:00Z">
        <w:r w:rsidR="00C03E6D" w:rsidRPr="00CC701F" w:rsidDel="00D86468">
          <w:rPr>
            <w:sz w:val="20"/>
            <w:szCs w:val="20"/>
            <w:lang w:val="en-GB"/>
          </w:rPr>
          <w:delText>the dynamics of Dual-R infections expose a severe evolutionary risk inherent to targeted antibiotic prophylaxis.</w:delText>
        </w:r>
        <w:r w:rsidR="000B517A" w:rsidRPr="00CC701F" w:rsidDel="00D86468">
          <w:rPr>
            <w:sz w:val="20"/>
            <w:szCs w:val="20"/>
            <w:lang w:val="en-GB"/>
          </w:rPr>
          <w:delText xml:space="preserve"> </w:delText>
        </w:r>
        <w:commentRangeEnd w:id="593"/>
        <w:r w:rsidR="00AB382D" w:rsidRPr="00D86468" w:rsidDel="00D86468">
          <w:rPr>
            <w:rStyle w:val="CommentReference"/>
            <w:sz w:val="20"/>
            <w:szCs w:val="20"/>
            <w:rPrChange w:id="596" w:author="#WANG ZIHAO#" w:date="2026-06-16T17:50:00Z" w16du:dateUtc="2026-06-16T09:50:00Z">
              <w:rPr>
                <w:rStyle w:val="CommentReference"/>
                <w:sz w:val="24"/>
                <w:szCs w:val="24"/>
              </w:rPr>
            </w:rPrChange>
          </w:rPr>
          <w:commentReference w:id="593"/>
        </w:r>
      </w:del>
      <w:commentRangeEnd w:id="594"/>
      <w:r w:rsidR="00D86468" w:rsidRPr="00D86468">
        <w:rPr>
          <w:rStyle w:val="CommentReference"/>
          <w:sz w:val="20"/>
          <w:szCs w:val="20"/>
          <w:rPrChange w:id="597" w:author="#WANG ZIHAO#" w:date="2026-06-16T17:50:00Z" w16du:dateUtc="2026-06-16T09:50:00Z">
            <w:rPr>
              <w:rStyle w:val="CommentReference"/>
              <w:sz w:val="24"/>
              <w:szCs w:val="24"/>
            </w:rPr>
          </w:rPrChange>
        </w:rPr>
        <w:commentReference w:id="594"/>
      </w:r>
      <w:ins w:id="598" w:author="#WANG ZIHAO#" w:date="2026-06-16T17:50:00Z" w16du:dateUtc="2026-06-16T09:50:00Z">
        <w:r w:rsidR="00D86468" w:rsidRPr="00D86468">
          <w:rPr>
            <w:sz w:val="20"/>
            <w:szCs w:val="20"/>
            <w:rPrChange w:id="599" w:author="#WANG ZIHAO#" w:date="2026-06-16T17:50:00Z" w16du:dateUtc="2026-06-16T09:50:00Z">
              <w:rPr/>
            </w:rPrChange>
          </w:rPr>
          <w:t xml:space="preserve">Notably, the introduction of targeted antibiotic prophylaxis leads to a clear shift in the trajectories of Dual-R strain infections. </w:t>
        </w:r>
      </w:ins>
      <w:r w:rsidR="00C03E6D" w:rsidRPr="00D86468">
        <w:rPr>
          <w:sz w:val="20"/>
          <w:szCs w:val="20"/>
          <w:lang w:val="en-GB"/>
        </w:rPr>
        <w:t>Under</w:t>
      </w:r>
      <w:r w:rsidR="00C03E6D" w:rsidRPr="00CC701F">
        <w:rPr>
          <w:sz w:val="20"/>
          <w:szCs w:val="20"/>
          <w:lang w:val="en-GB"/>
        </w:rPr>
        <w:t xml:space="preserve"> </w:t>
      </w:r>
      <w:r w:rsidR="00461F5B" w:rsidRPr="00CC701F">
        <w:rPr>
          <w:sz w:val="20"/>
          <w:szCs w:val="20"/>
          <w:lang w:val="en-GB"/>
        </w:rPr>
        <w:t xml:space="preserve">the </w:t>
      </w:r>
      <w:r w:rsidR="00C03E6D" w:rsidRPr="00CC701F">
        <w:rPr>
          <w:sz w:val="20"/>
          <w:szCs w:val="20"/>
          <w:lang w:val="en-GB"/>
        </w:rPr>
        <w:t xml:space="preserve">doxy-PEP </w:t>
      </w:r>
      <w:r w:rsidR="00346D43" w:rsidRPr="00CC701F">
        <w:rPr>
          <w:sz w:val="20"/>
          <w:szCs w:val="20"/>
          <w:lang w:val="en-GB"/>
        </w:rPr>
        <w:t>standalone intervention</w:t>
      </w:r>
      <w:r w:rsidR="00C03E6D" w:rsidRPr="00CC701F">
        <w:rPr>
          <w:sz w:val="20"/>
          <w:szCs w:val="20"/>
          <w:lang w:val="en-GB"/>
        </w:rPr>
        <w:t xml:space="preserve">, Dual-R </w:t>
      </w:r>
      <w:r w:rsidR="00001064">
        <w:rPr>
          <w:sz w:val="20"/>
          <w:szCs w:val="20"/>
          <w:lang w:val="en-GB"/>
        </w:rPr>
        <w:t>incidence increases</w:t>
      </w:r>
      <w:r w:rsidR="00001064" w:rsidRPr="00CC701F">
        <w:rPr>
          <w:sz w:val="20"/>
          <w:szCs w:val="20"/>
          <w:lang w:val="en-GB"/>
        </w:rPr>
        <w:t xml:space="preserve"> </w:t>
      </w:r>
      <w:r w:rsidR="007F3A98" w:rsidRPr="00CC701F">
        <w:rPr>
          <w:sz w:val="20"/>
          <w:szCs w:val="20"/>
          <w:lang w:val="en-GB"/>
        </w:rPr>
        <w:t>to 136 (</w:t>
      </w:r>
      <w:r w:rsidR="00A66D24">
        <w:rPr>
          <w:sz w:val="20"/>
          <w:szCs w:val="20"/>
          <w:lang w:val="en-GB"/>
        </w:rPr>
        <w:t xml:space="preserve">95% CrI: </w:t>
      </w:r>
      <w:r w:rsidR="007F3A98" w:rsidRPr="00CC701F">
        <w:rPr>
          <w:sz w:val="20"/>
          <w:szCs w:val="20"/>
          <w:lang w:val="en-GB"/>
        </w:rPr>
        <w:t>3 – 135700) infections by year 15</w:t>
      </w:r>
      <w:r w:rsidR="00C03E6D" w:rsidRPr="00CC701F">
        <w:rPr>
          <w:sz w:val="20"/>
          <w:szCs w:val="20"/>
          <w:lang w:val="en-GB"/>
        </w:rPr>
        <w:t>, exceed</w:t>
      </w:r>
      <w:r w:rsidR="00001064">
        <w:rPr>
          <w:sz w:val="20"/>
          <w:szCs w:val="20"/>
          <w:lang w:val="en-GB"/>
        </w:rPr>
        <w:t>ing</w:t>
      </w:r>
      <w:r w:rsidR="00C03E6D" w:rsidRPr="00CC701F">
        <w:rPr>
          <w:sz w:val="20"/>
          <w:szCs w:val="20"/>
          <w:lang w:val="en-GB"/>
        </w:rPr>
        <w:t xml:space="preserve"> the </w:t>
      </w:r>
      <w:r w:rsidR="00001064">
        <w:rPr>
          <w:sz w:val="20"/>
          <w:szCs w:val="20"/>
          <w:lang w:val="en-GB"/>
        </w:rPr>
        <w:t>no-intervention</w:t>
      </w:r>
      <w:r w:rsidR="00001064" w:rsidRPr="00CC701F">
        <w:rPr>
          <w:sz w:val="20"/>
          <w:szCs w:val="20"/>
          <w:lang w:val="en-GB"/>
        </w:rPr>
        <w:t xml:space="preserve"> </w:t>
      </w:r>
      <w:r w:rsidR="00001064">
        <w:rPr>
          <w:sz w:val="20"/>
          <w:szCs w:val="20"/>
          <w:lang w:val="en-GB"/>
        </w:rPr>
        <w:t>scenario</w:t>
      </w:r>
      <w:r w:rsidR="00001064" w:rsidRPr="00CC701F">
        <w:rPr>
          <w:sz w:val="20"/>
          <w:szCs w:val="20"/>
          <w:lang w:val="en-GB"/>
        </w:rPr>
        <w:t xml:space="preserve"> </w:t>
      </w:r>
      <w:r w:rsidR="007F3A98" w:rsidRPr="00CC701F">
        <w:rPr>
          <w:sz w:val="20"/>
          <w:szCs w:val="20"/>
          <w:lang w:val="en-GB"/>
        </w:rPr>
        <w:t>of 37 (</w:t>
      </w:r>
      <w:r w:rsidR="00A66D24">
        <w:rPr>
          <w:sz w:val="20"/>
          <w:szCs w:val="20"/>
          <w:lang w:val="en-GB"/>
        </w:rPr>
        <w:t xml:space="preserve">95% CrI: </w:t>
      </w:r>
      <w:r w:rsidR="007F3A98" w:rsidRPr="00CC701F">
        <w:rPr>
          <w:sz w:val="20"/>
          <w:szCs w:val="20"/>
          <w:lang w:val="en-GB"/>
        </w:rPr>
        <w:t xml:space="preserve">2 – 22900) infections by </w:t>
      </w:r>
      <w:r w:rsidR="00461F5B" w:rsidRPr="00CC701F">
        <w:rPr>
          <w:sz w:val="20"/>
          <w:szCs w:val="20"/>
          <w:lang w:val="en-GB"/>
        </w:rPr>
        <w:t>the 2041 horizon</w:t>
      </w:r>
      <w:ins w:id="600" w:author="#WANG ZIHAO#" w:date="2026-06-16T17:54:00Z" w16du:dateUtc="2026-06-16T09:54:00Z">
        <w:r w:rsidR="003C68DB">
          <w:rPr>
            <w:sz w:val="20"/>
            <w:szCs w:val="20"/>
            <w:lang w:val="en-GB"/>
          </w:rPr>
          <w:t xml:space="preserve">, </w:t>
        </w:r>
      </w:ins>
      <w:del w:id="601" w:author="#WANG ZIHAO#" w:date="2026-06-16T17:54:00Z" w16du:dateUtc="2026-06-16T09:54:00Z">
        <w:r w:rsidR="00C03E6D" w:rsidRPr="00CC701F" w:rsidDel="003C68DB">
          <w:rPr>
            <w:sz w:val="20"/>
            <w:szCs w:val="20"/>
            <w:lang w:val="en-GB"/>
          </w:rPr>
          <w:delText xml:space="preserve">. </w:delText>
        </w:r>
        <w:commentRangeStart w:id="602"/>
        <w:commentRangeStart w:id="603"/>
        <w:r w:rsidR="00C03E6D" w:rsidRPr="00CC701F" w:rsidDel="003C68DB">
          <w:rPr>
            <w:sz w:val="20"/>
            <w:szCs w:val="20"/>
            <w:lang w:val="en-GB"/>
          </w:rPr>
          <w:delText xml:space="preserve">This demonstrates that the intense selection pressure for tetracycline resistance, when operating in a landscape of compromised frontline ceftriaxone efficacy, constructs a highly efficient evolutionary conduit for the rapid emergence of </w:delText>
        </w:r>
        <w:r w:rsidR="009644D7" w:rsidRPr="00CC701F" w:rsidDel="003C68DB">
          <w:rPr>
            <w:sz w:val="20"/>
            <w:szCs w:val="20"/>
            <w:lang w:val="en-GB"/>
          </w:rPr>
          <w:delText>Dual-R</w:delText>
        </w:r>
        <w:r w:rsidR="00C03E6D" w:rsidRPr="00CC701F" w:rsidDel="003C68DB">
          <w:rPr>
            <w:sz w:val="20"/>
            <w:szCs w:val="20"/>
            <w:lang w:val="en-GB"/>
          </w:rPr>
          <w:delText xml:space="preserve"> strains</w:delText>
        </w:r>
        <w:r w:rsidR="009644D7" w:rsidRPr="00CC701F" w:rsidDel="003C68DB">
          <w:rPr>
            <w:sz w:val="20"/>
            <w:szCs w:val="20"/>
            <w:lang w:val="en-GB"/>
          </w:rPr>
          <w:delText>,</w:delText>
        </w:r>
        <w:commentRangeEnd w:id="602"/>
        <w:r w:rsidR="007E031A" w:rsidRPr="00CC701F" w:rsidDel="003C68DB">
          <w:rPr>
            <w:rStyle w:val="CommentReference"/>
            <w:sz w:val="20"/>
            <w:szCs w:val="20"/>
            <w:lang w:val="en-GB"/>
          </w:rPr>
          <w:commentReference w:id="602"/>
        </w:r>
        <w:commentRangeEnd w:id="603"/>
        <w:r w:rsidR="007E031A" w:rsidRPr="00CC701F" w:rsidDel="003C68DB">
          <w:rPr>
            <w:rStyle w:val="CommentReference"/>
            <w:sz w:val="20"/>
            <w:szCs w:val="20"/>
            <w:lang w:val="en-GB"/>
          </w:rPr>
          <w:commentReference w:id="603"/>
        </w:r>
        <w:r w:rsidR="009644D7" w:rsidRPr="00CC701F" w:rsidDel="003C68DB">
          <w:rPr>
            <w:sz w:val="20"/>
            <w:szCs w:val="20"/>
            <w:lang w:val="en-GB"/>
          </w:rPr>
          <w:delText xml:space="preserve"> </w:delText>
        </w:r>
      </w:del>
      <w:r w:rsidR="009644D7" w:rsidRPr="00CC701F">
        <w:rPr>
          <w:sz w:val="20"/>
          <w:szCs w:val="20"/>
          <w:lang w:val="en-GB"/>
        </w:rPr>
        <w:t>yielding a negative cumulative total of -510 (</w:t>
      </w:r>
      <w:r w:rsidR="00A66D24">
        <w:rPr>
          <w:sz w:val="20"/>
          <w:szCs w:val="20"/>
          <w:lang w:val="en-GB"/>
        </w:rPr>
        <w:t xml:space="preserve">95% CrI: </w:t>
      </w:r>
      <w:r w:rsidR="009644D7" w:rsidRPr="00CC701F">
        <w:rPr>
          <w:sz w:val="20"/>
          <w:szCs w:val="20"/>
          <w:lang w:val="en-GB"/>
        </w:rPr>
        <w:t xml:space="preserve">-258600 – -38) averted infections across the 15-year </w:t>
      </w:r>
      <w:r w:rsidR="009644D7" w:rsidRPr="00172C46">
        <w:rPr>
          <w:sz w:val="20"/>
          <w:szCs w:val="20"/>
          <w:lang w:val="en-GB"/>
        </w:rPr>
        <w:t>horizon</w:t>
      </w:r>
      <w:r w:rsidR="00172C46" w:rsidRPr="00172C46">
        <w:rPr>
          <w:sz w:val="20"/>
          <w:szCs w:val="20"/>
          <w:lang w:val="en-GB"/>
        </w:rPr>
        <w:t xml:space="preserve"> (</w:t>
      </w:r>
      <w:r w:rsidR="00172C46" w:rsidRPr="005976C8">
        <w:rPr>
          <w:sz w:val="20"/>
          <w:szCs w:val="20"/>
          <w:lang w:val="en-GB"/>
        </w:rPr>
        <w:t>-146.18% [95% CrI: -920.86% – -31.30%] cumulative decrease)</w:t>
      </w:r>
      <w:r w:rsidR="00C03E6D" w:rsidRPr="00172C46">
        <w:rPr>
          <w:sz w:val="20"/>
          <w:szCs w:val="20"/>
          <w:lang w:val="en-GB"/>
        </w:rPr>
        <w:t xml:space="preserve">. </w:t>
      </w:r>
    </w:p>
    <w:p w14:paraId="28766138" w14:textId="0051BD93" w:rsidR="006B3CA1" w:rsidRPr="005976C8" w:rsidRDefault="00C03E6D" w:rsidP="00913B7B">
      <w:pPr>
        <w:pStyle w:val="NormalWeb"/>
        <w:spacing w:line="276" w:lineRule="auto"/>
        <w:jc w:val="both"/>
        <w:rPr>
          <w:sz w:val="20"/>
          <w:szCs w:val="20"/>
          <w:lang w:val="en-GB"/>
        </w:rPr>
      </w:pPr>
      <w:r w:rsidRPr="00172C46">
        <w:rPr>
          <w:sz w:val="20"/>
          <w:szCs w:val="20"/>
          <w:lang w:val="en-GB"/>
        </w:rPr>
        <w:t xml:space="preserve">In </w:t>
      </w:r>
      <w:r w:rsidRPr="00CC701F">
        <w:rPr>
          <w:sz w:val="20"/>
          <w:szCs w:val="20"/>
          <w:lang w:val="en-GB"/>
        </w:rPr>
        <w:t xml:space="preserve">contrast, vaccination </w:t>
      </w:r>
      <w:r w:rsidR="00461F5B" w:rsidRPr="00CC701F">
        <w:rPr>
          <w:sz w:val="20"/>
          <w:szCs w:val="20"/>
          <w:lang w:val="en-GB"/>
        </w:rPr>
        <w:t xml:space="preserve">alone </w:t>
      </w:r>
      <w:r w:rsidRPr="00CC701F">
        <w:rPr>
          <w:sz w:val="20"/>
          <w:szCs w:val="20"/>
          <w:lang w:val="en-GB"/>
        </w:rPr>
        <w:t xml:space="preserve">and the combined strategy </w:t>
      </w:r>
      <w:r w:rsidR="00001064">
        <w:rPr>
          <w:sz w:val="20"/>
          <w:szCs w:val="20"/>
          <w:lang w:val="en-GB"/>
        </w:rPr>
        <w:t>mitigates AMR</w:t>
      </w:r>
      <w:r w:rsidRPr="00CC701F">
        <w:rPr>
          <w:sz w:val="20"/>
          <w:szCs w:val="20"/>
          <w:lang w:val="en-GB"/>
        </w:rPr>
        <w:t xml:space="preserve"> emergence, successfully suppressing both Cef-R and Dual-R lineages</w:t>
      </w:r>
      <w:r w:rsidR="00CC701F" w:rsidRPr="00CC701F">
        <w:rPr>
          <w:sz w:val="20"/>
          <w:szCs w:val="20"/>
          <w:lang w:val="en-GB"/>
        </w:rPr>
        <w:t xml:space="preserve">. For the Cef-R </w:t>
      </w:r>
      <w:r w:rsidR="003C774C">
        <w:rPr>
          <w:sz w:val="20"/>
          <w:szCs w:val="20"/>
          <w:lang w:val="en-GB"/>
        </w:rPr>
        <w:t>strain</w:t>
      </w:r>
      <w:r w:rsidR="00CC701F" w:rsidRPr="00CC701F">
        <w:rPr>
          <w:sz w:val="20"/>
          <w:szCs w:val="20"/>
          <w:lang w:val="en-GB"/>
        </w:rPr>
        <w:t xml:space="preserve">, the vaccination standalone </w:t>
      </w:r>
      <w:r w:rsidR="00CC701F" w:rsidRPr="00172C46">
        <w:rPr>
          <w:sz w:val="20"/>
          <w:szCs w:val="20"/>
          <w:lang w:val="en-GB"/>
        </w:rPr>
        <w:t xml:space="preserve">strategy averts a cumulative total of </w:t>
      </w:r>
      <w:r w:rsidR="00657F0B" w:rsidRPr="00172C46">
        <w:rPr>
          <w:sz w:val="20"/>
          <w:szCs w:val="20"/>
          <w:lang w:val="en-GB"/>
        </w:rPr>
        <w:t>370 (</w:t>
      </w:r>
      <w:r w:rsidR="00A66D24" w:rsidRPr="00172C46">
        <w:rPr>
          <w:sz w:val="20"/>
          <w:szCs w:val="20"/>
          <w:lang w:val="en-GB"/>
        </w:rPr>
        <w:t xml:space="preserve">95% CrI: </w:t>
      </w:r>
      <w:r w:rsidR="00657F0B" w:rsidRPr="00172C46">
        <w:rPr>
          <w:sz w:val="20"/>
          <w:szCs w:val="20"/>
          <w:lang w:val="en-GB"/>
        </w:rPr>
        <w:t>13 - 390900) infections</w:t>
      </w:r>
      <w:r w:rsidR="00172C46" w:rsidRPr="00172C46">
        <w:rPr>
          <w:sz w:val="20"/>
          <w:szCs w:val="20"/>
          <w:lang w:val="en-GB"/>
        </w:rPr>
        <w:t xml:space="preserve"> (</w:t>
      </w:r>
      <w:r w:rsidR="00172C46" w:rsidRPr="005976C8">
        <w:rPr>
          <w:sz w:val="20"/>
          <w:szCs w:val="20"/>
          <w:lang w:val="en-GB"/>
        </w:rPr>
        <w:t>45.19% [95% CrI: 3.34% – 99.98%] cumulative decrease)</w:t>
      </w:r>
      <w:r w:rsidR="00CC701F" w:rsidRPr="00172C46">
        <w:rPr>
          <w:sz w:val="20"/>
          <w:szCs w:val="20"/>
          <w:lang w:val="en-GB"/>
        </w:rPr>
        <w:t xml:space="preserve">, </w:t>
      </w:r>
      <w:r w:rsidR="00CC701F" w:rsidRPr="00D7329C">
        <w:rPr>
          <w:sz w:val="20"/>
          <w:szCs w:val="20"/>
          <w:lang w:val="en-GB"/>
        </w:rPr>
        <w:t xml:space="preserve">while the combined strategy averts </w:t>
      </w:r>
      <w:r w:rsidR="00657F0B" w:rsidRPr="00D7329C">
        <w:rPr>
          <w:sz w:val="20"/>
          <w:szCs w:val="20"/>
          <w:lang w:val="en-GB"/>
        </w:rPr>
        <w:t>100 (</w:t>
      </w:r>
      <w:r w:rsidR="00A66D24" w:rsidRPr="00D7329C">
        <w:rPr>
          <w:sz w:val="20"/>
          <w:szCs w:val="20"/>
          <w:lang w:val="en-GB"/>
        </w:rPr>
        <w:t xml:space="preserve">95% CrI: </w:t>
      </w:r>
      <w:r w:rsidR="00657F0B" w:rsidRPr="00D7329C">
        <w:rPr>
          <w:sz w:val="20"/>
          <w:szCs w:val="20"/>
          <w:lang w:val="en-GB"/>
        </w:rPr>
        <w:t>5 – 90100) total infections</w:t>
      </w:r>
      <w:r w:rsidR="00172C46" w:rsidRPr="00D7329C">
        <w:rPr>
          <w:sz w:val="20"/>
          <w:szCs w:val="20"/>
          <w:lang w:val="en-GB"/>
        </w:rPr>
        <w:t xml:space="preserve"> (</w:t>
      </w:r>
      <w:r w:rsidR="00172C46" w:rsidRPr="005976C8">
        <w:rPr>
          <w:sz w:val="20"/>
          <w:szCs w:val="20"/>
          <w:lang w:val="en-GB"/>
        </w:rPr>
        <w:t>95.42% [95% CrI: 35.13% – 100.00%]</w:t>
      </w:r>
      <w:r w:rsidR="00D7329C" w:rsidRPr="00D7329C">
        <w:rPr>
          <w:sz w:val="20"/>
          <w:szCs w:val="20"/>
          <w:lang w:val="en-GB"/>
        </w:rPr>
        <w:t xml:space="preserve"> cumulative decrease</w:t>
      </w:r>
      <w:r w:rsidR="00172C46" w:rsidRPr="005976C8">
        <w:rPr>
          <w:sz w:val="20"/>
          <w:szCs w:val="20"/>
          <w:lang w:val="en-GB"/>
        </w:rPr>
        <w:t>)</w:t>
      </w:r>
      <w:r w:rsidR="00CC701F" w:rsidRPr="00D7329C">
        <w:rPr>
          <w:sz w:val="20"/>
          <w:szCs w:val="20"/>
          <w:lang w:val="en-GB"/>
        </w:rPr>
        <w:t xml:space="preserve">. For the Dual-R </w:t>
      </w:r>
      <w:r w:rsidR="003C774C" w:rsidRPr="00D7329C">
        <w:rPr>
          <w:sz w:val="20"/>
          <w:szCs w:val="20"/>
          <w:lang w:val="en-GB"/>
        </w:rPr>
        <w:t>strain</w:t>
      </w:r>
      <w:r w:rsidR="00CC701F" w:rsidRPr="00D7329C">
        <w:rPr>
          <w:sz w:val="20"/>
          <w:szCs w:val="20"/>
          <w:lang w:val="en-GB"/>
        </w:rPr>
        <w:t xml:space="preserve">, the vaccination standalone strategy averts a cumulative total of </w:t>
      </w:r>
      <w:r w:rsidR="00657F0B" w:rsidRPr="00D7329C">
        <w:rPr>
          <w:sz w:val="20"/>
          <w:szCs w:val="20"/>
          <w:lang w:val="en-GB"/>
        </w:rPr>
        <w:t>1000 (</w:t>
      </w:r>
      <w:r w:rsidR="00A66D24" w:rsidRPr="00D7329C">
        <w:rPr>
          <w:sz w:val="20"/>
          <w:szCs w:val="20"/>
          <w:lang w:val="en-GB"/>
        </w:rPr>
        <w:t xml:space="preserve">95% CrI: </w:t>
      </w:r>
      <w:r w:rsidR="00657F0B" w:rsidRPr="00D7329C">
        <w:rPr>
          <w:sz w:val="20"/>
          <w:szCs w:val="20"/>
          <w:lang w:val="en-GB"/>
        </w:rPr>
        <w:t>110 – 390900) infections</w:t>
      </w:r>
      <w:r w:rsidR="00D7329C" w:rsidRPr="00D7329C">
        <w:rPr>
          <w:sz w:val="20"/>
          <w:szCs w:val="20"/>
          <w:lang w:val="en-GB"/>
        </w:rPr>
        <w:t xml:space="preserve"> (</w:t>
      </w:r>
      <w:r w:rsidR="00D7329C" w:rsidRPr="005976C8">
        <w:rPr>
          <w:sz w:val="20"/>
          <w:szCs w:val="20"/>
          <w:lang w:val="en-GB"/>
        </w:rPr>
        <w:t>40.79% [95% CrI: 3.06% – 99.94%] cumulative decrease)</w:t>
      </w:r>
      <w:r w:rsidR="00CC701F" w:rsidRPr="00D7329C">
        <w:rPr>
          <w:sz w:val="20"/>
          <w:szCs w:val="20"/>
          <w:lang w:val="en-GB"/>
        </w:rPr>
        <w:t xml:space="preserve">, whereas the combined strategy yields </w:t>
      </w:r>
      <w:r w:rsidR="00657F0B" w:rsidRPr="00D7329C">
        <w:rPr>
          <w:sz w:val="20"/>
          <w:szCs w:val="20"/>
          <w:lang w:val="en-GB"/>
        </w:rPr>
        <w:t>-4</w:t>
      </w:r>
      <w:r w:rsidR="00CC701F" w:rsidRPr="00D7329C">
        <w:rPr>
          <w:sz w:val="20"/>
          <w:szCs w:val="20"/>
          <w:lang w:val="en-GB"/>
        </w:rPr>
        <w:t xml:space="preserve">1 </w:t>
      </w:r>
      <w:r w:rsidR="00657F0B" w:rsidRPr="00D7329C">
        <w:rPr>
          <w:sz w:val="20"/>
          <w:szCs w:val="20"/>
          <w:lang w:val="en-GB"/>
        </w:rPr>
        <w:t>(</w:t>
      </w:r>
      <w:r w:rsidR="00A66D24" w:rsidRPr="00D7329C">
        <w:rPr>
          <w:sz w:val="20"/>
          <w:szCs w:val="20"/>
          <w:lang w:val="en-GB"/>
        </w:rPr>
        <w:t xml:space="preserve">95% CrI: </w:t>
      </w:r>
      <w:r w:rsidR="00657F0B" w:rsidRPr="00D7329C">
        <w:rPr>
          <w:sz w:val="20"/>
          <w:szCs w:val="20"/>
          <w:lang w:val="en-GB"/>
        </w:rPr>
        <w:t>-3100 – 86200) infections</w:t>
      </w:r>
      <w:r w:rsidR="00D7329C" w:rsidRPr="00D7329C">
        <w:rPr>
          <w:sz w:val="20"/>
          <w:szCs w:val="20"/>
          <w:lang w:val="en-GB"/>
        </w:rPr>
        <w:t xml:space="preserve"> (</w:t>
      </w:r>
      <w:r w:rsidR="00D7329C" w:rsidRPr="005976C8">
        <w:rPr>
          <w:sz w:val="20"/>
          <w:szCs w:val="20"/>
          <w:lang w:val="en-GB"/>
        </w:rPr>
        <w:t>-24.41% [95% CrI: -387.51% – 99.91%] cumulative decrease)</w:t>
      </w:r>
      <w:r w:rsidR="00CC701F" w:rsidRPr="00D7329C">
        <w:rPr>
          <w:sz w:val="20"/>
          <w:szCs w:val="20"/>
          <w:lang w:val="en-GB"/>
        </w:rPr>
        <w:t xml:space="preserve">. </w:t>
      </w:r>
      <w:r w:rsidR="00461F5B" w:rsidRPr="00D7329C">
        <w:rPr>
          <w:sz w:val="20"/>
          <w:szCs w:val="20"/>
          <w:lang w:val="en-GB"/>
        </w:rPr>
        <w:t>By year 15,</w:t>
      </w:r>
      <w:r w:rsidR="00461F5B" w:rsidRPr="00CC701F">
        <w:rPr>
          <w:sz w:val="20"/>
          <w:szCs w:val="20"/>
          <w:lang w:val="en-GB"/>
        </w:rPr>
        <w:t xml:space="preserve"> Cef-R annual incidence </w:t>
      </w:r>
      <w:r w:rsidR="00E34D33">
        <w:rPr>
          <w:sz w:val="20"/>
          <w:szCs w:val="20"/>
          <w:lang w:val="en-GB"/>
        </w:rPr>
        <w:t xml:space="preserve">falls to </w:t>
      </w:r>
      <w:r w:rsidR="00461F5B" w:rsidRPr="00CC701F">
        <w:rPr>
          <w:sz w:val="20"/>
          <w:szCs w:val="20"/>
          <w:lang w:val="en-GB"/>
        </w:rPr>
        <w:t>31 (</w:t>
      </w:r>
      <w:r w:rsidR="00A66D24">
        <w:rPr>
          <w:sz w:val="20"/>
          <w:szCs w:val="20"/>
          <w:lang w:val="en-GB"/>
        </w:rPr>
        <w:t xml:space="preserve">95% CrI: </w:t>
      </w:r>
      <w:r w:rsidR="00461F5B" w:rsidRPr="00CC701F">
        <w:rPr>
          <w:sz w:val="20"/>
          <w:szCs w:val="20"/>
          <w:lang w:val="en-GB"/>
        </w:rPr>
        <w:t>0 – 1300) infections under vaccination standalone strategy compared with 0 (</w:t>
      </w:r>
      <w:r w:rsidR="00A66D24">
        <w:rPr>
          <w:sz w:val="20"/>
          <w:szCs w:val="20"/>
          <w:lang w:val="en-GB"/>
        </w:rPr>
        <w:t xml:space="preserve">95% CrI: </w:t>
      </w:r>
      <w:r w:rsidR="00461F5B" w:rsidRPr="00CC701F">
        <w:rPr>
          <w:sz w:val="20"/>
          <w:szCs w:val="20"/>
          <w:lang w:val="en-GB"/>
        </w:rPr>
        <w:t>0 – 38) infections under the combined strategy. Similarly, Dual-R annual incidence</w:t>
      </w:r>
      <w:r w:rsidR="00461F5B" w:rsidRPr="00461F5B">
        <w:rPr>
          <w:sz w:val="20"/>
          <w:szCs w:val="20"/>
          <w:lang w:val="en-GB"/>
        </w:rPr>
        <w:t xml:space="preserve"> is restricted to </w:t>
      </w:r>
      <w:r w:rsidR="00461F5B">
        <w:rPr>
          <w:sz w:val="20"/>
          <w:szCs w:val="20"/>
          <w:lang w:val="en-GB"/>
        </w:rPr>
        <w:t>8 (</w:t>
      </w:r>
      <w:r w:rsidR="00A66D24">
        <w:rPr>
          <w:sz w:val="20"/>
          <w:szCs w:val="20"/>
          <w:lang w:val="en-GB"/>
        </w:rPr>
        <w:t xml:space="preserve">95% CrI: </w:t>
      </w:r>
      <w:r w:rsidR="00461F5B">
        <w:rPr>
          <w:sz w:val="20"/>
          <w:szCs w:val="20"/>
          <w:lang w:val="en-GB"/>
        </w:rPr>
        <w:t>0 – 230) infections under vaccination compared with 19 (</w:t>
      </w:r>
      <w:r w:rsidR="00A66D24">
        <w:rPr>
          <w:sz w:val="20"/>
          <w:szCs w:val="20"/>
          <w:lang w:val="en-GB"/>
        </w:rPr>
        <w:t xml:space="preserve">95% CrI: </w:t>
      </w:r>
      <w:r w:rsidR="00461F5B">
        <w:rPr>
          <w:sz w:val="20"/>
          <w:szCs w:val="20"/>
          <w:lang w:val="en-GB"/>
        </w:rPr>
        <w:t>0 – 1600) infection under the dual-intervention approach</w:t>
      </w:r>
      <w:r w:rsidRPr="00CF5428">
        <w:rPr>
          <w:sz w:val="20"/>
          <w:szCs w:val="20"/>
          <w:lang w:val="en-GB"/>
        </w:rPr>
        <w:t xml:space="preserve">. </w:t>
      </w:r>
      <w:del w:id="604" w:author="#WANG ZIHAO#" w:date="2026-06-16T18:40:00Z" w16du:dateUtc="2026-06-16T10:40:00Z">
        <w:r w:rsidRPr="00CF5428" w:rsidDel="00913702">
          <w:rPr>
            <w:sz w:val="20"/>
            <w:szCs w:val="20"/>
            <w:lang w:val="en-GB"/>
          </w:rPr>
          <w:delText xml:space="preserve">These findings underscore that while vaccines provide a non-selective, transmission-blocking barrier to resistance, the evolutionary safety and public health utility of doxy-PEP </w:delText>
        </w:r>
        <w:r w:rsidR="00041CB7" w:rsidDel="00913702">
          <w:rPr>
            <w:sz w:val="20"/>
            <w:szCs w:val="20"/>
            <w:lang w:val="en-GB"/>
          </w:rPr>
          <w:delText>is</w:delText>
        </w:r>
        <w:r w:rsidR="00041CB7" w:rsidRPr="00CF5428" w:rsidDel="00913702">
          <w:rPr>
            <w:sz w:val="20"/>
            <w:szCs w:val="20"/>
            <w:lang w:val="en-GB"/>
          </w:rPr>
          <w:delText xml:space="preserve"> </w:delText>
        </w:r>
        <w:r w:rsidRPr="00CF5428" w:rsidDel="00913702">
          <w:rPr>
            <w:sz w:val="20"/>
            <w:szCs w:val="20"/>
            <w:lang w:val="en-GB"/>
          </w:rPr>
          <w:delText>heavily contingent upon the preserved efficacy of primary frontline ceftriaxone regimens.</w:delText>
        </w:r>
        <w:commentRangeEnd w:id="577"/>
        <w:r w:rsidR="00B6611D" w:rsidRPr="005976C8" w:rsidDel="00913702">
          <w:rPr>
            <w:rStyle w:val="CommentReference"/>
            <w:sz w:val="20"/>
            <w:szCs w:val="20"/>
            <w:lang w:val="en-GB"/>
          </w:rPr>
          <w:commentReference w:id="577"/>
        </w:r>
        <w:commentRangeEnd w:id="578"/>
        <w:r w:rsidR="006347AD" w:rsidRPr="005976C8" w:rsidDel="00913702">
          <w:rPr>
            <w:rStyle w:val="CommentReference"/>
            <w:sz w:val="20"/>
            <w:szCs w:val="20"/>
            <w:lang w:val="en-GB"/>
          </w:rPr>
          <w:commentReference w:id="578"/>
        </w:r>
      </w:del>
    </w:p>
    <w:p w14:paraId="17225207" w14:textId="5BC9E37B" w:rsidR="00BD0F57" w:rsidRDefault="007C6FE8" w:rsidP="006E0D5A">
      <w:pPr>
        <w:pStyle w:val="NormalWeb"/>
        <w:spacing w:line="276" w:lineRule="auto"/>
        <w:jc w:val="both"/>
        <w:rPr>
          <w:sz w:val="20"/>
          <w:szCs w:val="20"/>
          <w:lang w:val="en-GB"/>
        </w:rPr>
      </w:pPr>
      <w:commentRangeStart w:id="605"/>
      <w:commentRangeStart w:id="606"/>
      <w:r w:rsidRPr="00E16D4F">
        <w:rPr>
          <w:b/>
          <w:bCs/>
          <w:sz w:val="20"/>
          <w:szCs w:val="20"/>
          <w:lang w:val="en-GB"/>
        </w:rPr>
        <w:t xml:space="preserve">Table </w:t>
      </w:r>
      <w:r>
        <w:rPr>
          <w:b/>
          <w:bCs/>
          <w:sz w:val="20"/>
          <w:szCs w:val="20"/>
          <w:lang w:val="en-GB"/>
        </w:rPr>
        <w:t>2</w:t>
      </w:r>
      <w:r w:rsidRPr="00E16D4F">
        <w:rPr>
          <w:b/>
          <w:bCs/>
          <w:sz w:val="20"/>
          <w:szCs w:val="20"/>
          <w:lang w:val="en-GB"/>
        </w:rPr>
        <w:t xml:space="preserve">. Cumulative averted infections </w:t>
      </w:r>
      <w:r w:rsidR="00015661">
        <w:rPr>
          <w:b/>
          <w:bCs/>
          <w:sz w:val="20"/>
          <w:szCs w:val="20"/>
          <w:lang w:val="en-GB"/>
        </w:rPr>
        <w:t xml:space="preserve">and </w:t>
      </w:r>
      <w:r w:rsidR="00A41379">
        <w:rPr>
          <w:b/>
          <w:bCs/>
          <w:sz w:val="20"/>
          <w:szCs w:val="20"/>
          <w:lang w:val="en-GB"/>
        </w:rPr>
        <w:t xml:space="preserve">cumulative </w:t>
      </w:r>
      <w:r w:rsidR="00015661">
        <w:rPr>
          <w:b/>
          <w:bCs/>
          <w:sz w:val="20"/>
          <w:szCs w:val="20"/>
          <w:lang w:val="en-GB"/>
        </w:rPr>
        <w:t xml:space="preserve">percentage decrease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w:t>
      </w:r>
      <w:del w:id="607" w:author="#WANG ZIHAO#" w:date="2026-06-16T14:55:00Z" w16du:dateUtc="2026-06-16T06:55:00Z">
        <w:r w:rsidRPr="00E16D4F" w:rsidDel="00A00613">
          <w:rPr>
            <w:b/>
            <w:bCs/>
            <w:sz w:val="20"/>
            <w:szCs w:val="20"/>
            <w:lang w:val="en-GB"/>
          </w:rPr>
          <w:delText>phenotypic</w:delText>
        </w:r>
      </w:del>
      <w:del w:id="608" w:author="#WANG ZIHAO#" w:date="2026-06-16T18:21:00Z" w16du:dateUtc="2026-06-16T10:21:00Z">
        <w:r w:rsidRPr="00E16D4F" w:rsidDel="00F431B3">
          <w:rPr>
            <w:b/>
            <w:bCs/>
            <w:sz w:val="20"/>
            <w:szCs w:val="20"/>
            <w:lang w:val="en-GB"/>
          </w:rPr>
          <w:delText xml:space="preserve"> </w:delText>
        </w:r>
      </w:del>
      <w:r w:rsidRPr="00E16D4F">
        <w:rPr>
          <w:b/>
          <w:bCs/>
          <w:sz w:val="20"/>
          <w:szCs w:val="20"/>
          <w:lang w:val="en-GB"/>
        </w:rPr>
        <w:t>strain and intervention strategy over a 15-year simulation horizon, 2027-2041.</w:t>
      </w:r>
      <w:r>
        <w:rPr>
          <w:sz w:val="20"/>
          <w:szCs w:val="20"/>
          <w:lang w:val="en-GB"/>
        </w:rPr>
        <w:t xml:space="preserve"> </w:t>
      </w:r>
      <w:r w:rsidR="00015661" w:rsidRPr="00A12B28">
        <w:rPr>
          <w:sz w:val="20"/>
          <w:szCs w:val="20"/>
          <w:lang w:val="en-GB"/>
        </w:rPr>
        <w:t>Cumulative averted infections</w:t>
      </w:r>
      <w:r w:rsidR="00015661">
        <w:rPr>
          <w:sz w:val="20"/>
          <w:szCs w:val="20"/>
          <w:lang w:val="en-GB"/>
        </w:rPr>
        <w:t xml:space="preserve"> </w:t>
      </w:r>
      <w:r w:rsidRPr="00E16D4F">
        <w:rPr>
          <w:sz w:val="20"/>
          <w:szCs w:val="20"/>
          <w:lang w:val="en-GB"/>
        </w:rPr>
        <w:t>are presented in thousands</w:t>
      </w:r>
      <w:r w:rsidR="004E268F">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w:t>
      </w:r>
      <w:r w:rsidRPr="00CF5428">
        <w:rPr>
          <w:sz w:val="20"/>
          <w:szCs w:val="20"/>
          <w:lang w:val="en-GB"/>
        </w:rPr>
        <w:t>Model simulations incorporate an elevated ceftriaxone therapeutic treatment failure rate (</w:t>
      </w:r>
      <m:oMath>
        <m:r>
          <w:rPr>
            <w:rFonts w:ascii="Cambria Math" w:hAnsi="Cambria Math"/>
            <w:sz w:val="20"/>
            <w:szCs w:val="20"/>
          </w:rPr>
          <m:t>ϕ=20%</m:t>
        </m:r>
      </m:oMath>
      <w:r w:rsidRPr="00CF5428">
        <w:rPr>
          <w:sz w:val="20"/>
          <w:szCs w:val="20"/>
          <w:lang w:val="en-GB"/>
        </w:rPr>
        <w:t>).</w:t>
      </w:r>
      <w:r w:rsidRPr="00E16D4F">
        <w:rPr>
          <w:sz w:val="20"/>
          <w:szCs w:val="20"/>
          <w:lang w:val="en-GB"/>
        </w:rPr>
        <w:t xml:space="preserve"> Forward projections are initialized in 2027 with </w:t>
      </w:r>
      <w:commentRangeStart w:id="609"/>
      <w:commentRangeStart w:id="610"/>
      <w:r w:rsidRPr="00E16D4F">
        <w:rPr>
          <w:sz w:val="20"/>
          <w:szCs w:val="20"/>
          <w:lang w:val="en-GB"/>
        </w:rPr>
        <w:t xml:space="preserve">population-level </w:t>
      </w:r>
      <w:del w:id="611" w:author="#WANG ZIHAO#" w:date="2026-06-16T14:55:00Z" w16du:dateUtc="2026-06-16T06:55:00Z">
        <w:r w:rsidRPr="00E16D4F" w:rsidDel="00A00613">
          <w:rPr>
            <w:sz w:val="20"/>
            <w:szCs w:val="20"/>
            <w:lang w:val="en-GB"/>
          </w:rPr>
          <w:delText>phenotypic</w:delText>
        </w:r>
      </w:del>
      <w:ins w:id="612" w:author="#WANG ZIHAO#" w:date="2026-06-16T14:55:00Z" w16du:dateUtc="2026-06-16T06:55:00Z">
        <w:r w:rsidR="00A00613">
          <w:rPr>
            <w:sz w:val="20"/>
            <w:szCs w:val="20"/>
            <w:lang w:val="en-GB"/>
          </w:rPr>
          <w:t>strain-specific</w:t>
        </w:r>
      </w:ins>
      <w:r w:rsidRPr="00E16D4F">
        <w:rPr>
          <w:sz w:val="20"/>
          <w:szCs w:val="20"/>
          <w:lang w:val="en-GB"/>
        </w:rPr>
        <w:t xml:space="preserve"> resistance proportions set </w:t>
      </w:r>
      <w:r w:rsidRPr="00CF5428">
        <w:rPr>
          <w:sz w:val="20"/>
          <w:szCs w:val="20"/>
          <w:lang w:val="en-GB"/>
        </w:rPr>
        <w:t xml:space="preserve">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Pr="00CF5428">
        <w:rPr>
          <w:sz w:val="20"/>
          <w:szCs w:val="20"/>
          <w:lang w:val="en-GB"/>
        </w:rPr>
        <w:t xml:space="preserve"> for Dual-R strains.</w:t>
      </w:r>
      <w:commentRangeEnd w:id="605"/>
      <w:r w:rsidR="00470E10">
        <w:rPr>
          <w:rStyle w:val="CommentReference"/>
          <w:sz w:val="20"/>
          <w:szCs w:val="20"/>
          <w:lang w:val="en-GB"/>
        </w:rPr>
        <w:commentReference w:id="605"/>
      </w:r>
      <w:commentRangeEnd w:id="606"/>
      <w:r w:rsidR="00A34CA0">
        <w:rPr>
          <w:rStyle w:val="CommentReference"/>
          <w:sz w:val="20"/>
          <w:szCs w:val="20"/>
          <w:lang w:val="en-GB"/>
        </w:rPr>
        <w:commentReference w:id="606"/>
      </w:r>
      <w:commentRangeEnd w:id="609"/>
      <w:r w:rsidR="00BA7B37">
        <w:rPr>
          <w:rStyle w:val="CommentReference"/>
          <w:sz w:val="20"/>
          <w:szCs w:val="20"/>
          <w:lang w:val="en-GB"/>
        </w:rPr>
        <w:commentReference w:id="609"/>
      </w:r>
      <w:commentRangeEnd w:id="610"/>
      <w:r w:rsidR="00246CE3">
        <w:rPr>
          <w:rStyle w:val="CommentReference"/>
          <w:sz w:val="20"/>
          <w:szCs w:val="20"/>
          <w:lang w:val="en-GB"/>
        </w:rPr>
        <w:commentReference w:id="610"/>
      </w:r>
    </w:p>
    <w:tbl>
      <w:tblPr>
        <w:tblStyle w:val="TableGrid"/>
        <w:tblW w:w="0" w:type="auto"/>
        <w:tblLayout w:type="fixed"/>
        <w:tblLook w:val="04A0" w:firstRow="1" w:lastRow="0" w:firstColumn="1" w:lastColumn="0" w:noHBand="0" w:noVBand="1"/>
      </w:tblPr>
      <w:tblGrid>
        <w:gridCol w:w="990"/>
        <w:gridCol w:w="1440"/>
        <w:gridCol w:w="1440"/>
        <w:gridCol w:w="1242"/>
        <w:gridCol w:w="1171"/>
        <w:gridCol w:w="1367"/>
        <w:gridCol w:w="1376"/>
      </w:tblGrid>
      <w:tr w:rsidR="00BD0F57" w14:paraId="63028ABC" w14:textId="2A8D6E1E" w:rsidTr="00BA7B37">
        <w:tc>
          <w:tcPr>
            <w:tcW w:w="990" w:type="dxa"/>
            <w:tcBorders>
              <w:top w:val="single" w:sz="4" w:space="0" w:color="auto"/>
              <w:bottom w:val="nil"/>
            </w:tcBorders>
          </w:tcPr>
          <w:p w14:paraId="366A2384" w14:textId="4B7CFC19" w:rsidR="00BD0F57" w:rsidRPr="00BA7B37" w:rsidRDefault="00BA7B37" w:rsidP="006E0D5A">
            <w:pPr>
              <w:pStyle w:val="NormalWeb"/>
              <w:spacing w:line="276" w:lineRule="auto"/>
              <w:rPr>
                <w:sz w:val="16"/>
                <w:szCs w:val="16"/>
                <w:lang w:val="en-GB"/>
              </w:rPr>
            </w:pPr>
            <w:r>
              <w:rPr>
                <w:sz w:val="16"/>
                <w:szCs w:val="16"/>
                <w:lang w:val="en-GB"/>
              </w:rPr>
              <w:t>r</w:t>
            </w:r>
          </w:p>
        </w:tc>
        <w:tc>
          <w:tcPr>
            <w:tcW w:w="2880" w:type="dxa"/>
            <w:gridSpan w:val="2"/>
            <w:tcBorders>
              <w:top w:val="single" w:sz="4" w:space="0" w:color="auto"/>
              <w:bottom w:val="nil"/>
            </w:tcBorders>
          </w:tcPr>
          <w:p w14:paraId="595B94EF" w14:textId="4D6230A9" w:rsidR="00BD0F57" w:rsidRPr="00BA7B37" w:rsidRDefault="00BD0F57" w:rsidP="006E0D5A">
            <w:pPr>
              <w:pStyle w:val="NormalWeb"/>
              <w:spacing w:line="276" w:lineRule="auto"/>
              <w:rPr>
                <w:sz w:val="16"/>
                <w:szCs w:val="16"/>
                <w:lang w:val="en-GB"/>
              </w:rPr>
            </w:pPr>
            <w:r w:rsidRPr="00BA7B37">
              <w:rPr>
                <w:sz w:val="16"/>
                <w:szCs w:val="16"/>
                <w:lang w:val="en-GB"/>
              </w:rPr>
              <w:t xml:space="preserve">Doxy-PEP         </w:t>
            </w:r>
            <w:r w:rsidR="00145B28">
              <w:rPr>
                <w:sz w:val="16"/>
                <w:szCs w:val="16"/>
                <w:lang w:val="en-GB"/>
              </w:rPr>
              <w:t xml:space="preserve">                            </w:t>
            </w:r>
            <w:r w:rsidRPr="00BA7B37">
              <w:rPr>
                <w:sz w:val="16"/>
                <w:szCs w:val="16"/>
                <w:lang w:val="en-GB"/>
              </w:rPr>
              <w:t xml:space="preserve">Standalone Intervention </w:t>
            </w:r>
          </w:p>
        </w:tc>
        <w:tc>
          <w:tcPr>
            <w:tcW w:w="2413" w:type="dxa"/>
            <w:gridSpan w:val="2"/>
            <w:tcBorders>
              <w:top w:val="single" w:sz="4" w:space="0" w:color="auto"/>
              <w:bottom w:val="nil"/>
            </w:tcBorders>
          </w:tcPr>
          <w:p w14:paraId="36EEF70B" w14:textId="7FE99274" w:rsidR="00BD0F57" w:rsidRPr="00BA7B37" w:rsidRDefault="00BD0F57" w:rsidP="006E0D5A">
            <w:pPr>
              <w:pStyle w:val="NormalWeb"/>
              <w:spacing w:line="276" w:lineRule="auto"/>
              <w:rPr>
                <w:sz w:val="16"/>
                <w:szCs w:val="16"/>
                <w:lang w:val="en-GB"/>
              </w:rPr>
            </w:pPr>
            <w:r w:rsidRPr="00BA7B37">
              <w:rPr>
                <w:sz w:val="16"/>
                <w:szCs w:val="16"/>
                <w:lang w:val="en-GB"/>
              </w:rPr>
              <w:t xml:space="preserve">Vaccination          </w:t>
            </w:r>
            <w:r w:rsidR="00145B28">
              <w:rPr>
                <w:sz w:val="16"/>
                <w:szCs w:val="16"/>
                <w:lang w:val="en-GB"/>
              </w:rPr>
              <w:t xml:space="preserve">            </w:t>
            </w:r>
            <w:r w:rsidRPr="00BA7B37">
              <w:rPr>
                <w:sz w:val="16"/>
                <w:szCs w:val="16"/>
                <w:lang w:val="en-GB"/>
              </w:rPr>
              <w:t xml:space="preserve">Standalone Intervention </w:t>
            </w:r>
          </w:p>
        </w:tc>
        <w:tc>
          <w:tcPr>
            <w:tcW w:w="2743" w:type="dxa"/>
            <w:gridSpan w:val="2"/>
            <w:tcBorders>
              <w:top w:val="single" w:sz="4" w:space="0" w:color="auto"/>
              <w:bottom w:val="nil"/>
            </w:tcBorders>
          </w:tcPr>
          <w:p w14:paraId="0EC63B56" w14:textId="02E47C95" w:rsidR="00BD0F57" w:rsidRPr="00BA7B37" w:rsidRDefault="00BD0F57" w:rsidP="006E0D5A">
            <w:pPr>
              <w:pStyle w:val="NormalWeb"/>
              <w:spacing w:line="276" w:lineRule="auto"/>
              <w:rPr>
                <w:sz w:val="16"/>
                <w:szCs w:val="16"/>
                <w:lang w:val="en-GB"/>
              </w:rPr>
            </w:pPr>
            <w:r w:rsidRPr="00BA7B37">
              <w:rPr>
                <w:sz w:val="16"/>
                <w:szCs w:val="16"/>
                <w:lang w:val="en-GB"/>
              </w:rPr>
              <w:t xml:space="preserve">Doxy-PEP + Vaccination </w:t>
            </w:r>
            <w:r w:rsidR="00145B28">
              <w:rPr>
                <w:sz w:val="16"/>
                <w:szCs w:val="16"/>
                <w:lang w:val="en-GB"/>
              </w:rPr>
              <w:t xml:space="preserve">          </w:t>
            </w:r>
            <w:r w:rsidRPr="00BA7B37">
              <w:rPr>
                <w:sz w:val="16"/>
                <w:szCs w:val="16"/>
                <w:lang w:val="en-GB"/>
              </w:rPr>
              <w:t>Combined Intervention</w:t>
            </w:r>
          </w:p>
        </w:tc>
      </w:tr>
      <w:tr w:rsidR="00B35375" w14:paraId="3D320197" w14:textId="77777777" w:rsidTr="00BA7B37">
        <w:tc>
          <w:tcPr>
            <w:tcW w:w="990" w:type="dxa"/>
            <w:tcBorders>
              <w:top w:val="nil"/>
              <w:bottom w:val="single" w:sz="4" w:space="0" w:color="auto"/>
            </w:tcBorders>
          </w:tcPr>
          <w:p w14:paraId="0A753FB4" w14:textId="1579E750" w:rsidR="00B35375" w:rsidRPr="00BA7B37" w:rsidRDefault="00B35375" w:rsidP="00B35375">
            <w:pPr>
              <w:pStyle w:val="NormalWeb"/>
              <w:spacing w:line="276" w:lineRule="auto"/>
              <w:rPr>
                <w:sz w:val="16"/>
                <w:szCs w:val="16"/>
                <w:lang w:val="en-GB"/>
              </w:rPr>
            </w:pPr>
            <w:r w:rsidRPr="00BA7B37">
              <w:rPr>
                <w:sz w:val="16"/>
                <w:szCs w:val="16"/>
                <w:lang w:val="en-GB"/>
              </w:rPr>
              <w:t>Strain</w:t>
            </w:r>
          </w:p>
        </w:tc>
        <w:tc>
          <w:tcPr>
            <w:tcW w:w="1440" w:type="dxa"/>
            <w:tcBorders>
              <w:top w:val="nil"/>
              <w:bottom w:val="single" w:sz="4" w:space="0" w:color="auto"/>
            </w:tcBorders>
          </w:tcPr>
          <w:p w14:paraId="4F199603" w14:textId="1817C742"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440" w:type="dxa"/>
            <w:tcBorders>
              <w:top w:val="nil"/>
              <w:bottom w:val="single" w:sz="4" w:space="0" w:color="auto"/>
            </w:tcBorders>
          </w:tcPr>
          <w:p w14:paraId="239CBEB8" w14:textId="3B2ABC63"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242" w:type="dxa"/>
            <w:tcBorders>
              <w:top w:val="nil"/>
              <w:bottom w:val="single" w:sz="4" w:space="0" w:color="auto"/>
            </w:tcBorders>
          </w:tcPr>
          <w:p w14:paraId="4F4D5336" w14:textId="39BC3ACF"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171" w:type="dxa"/>
            <w:tcBorders>
              <w:top w:val="nil"/>
              <w:bottom w:val="single" w:sz="4" w:space="0" w:color="auto"/>
            </w:tcBorders>
          </w:tcPr>
          <w:p w14:paraId="647E2B90" w14:textId="4031A642"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c>
          <w:tcPr>
            <w:tcW w:w="1367" w:type="dxa"/>
            <w:tcBorders>
              <w:top w:val="nil"/>
              <w:bottom w:val="single" w:sz="4" w:space="0" w:color="auto"/>
            </w:tcBorders>
          </w:tcPr>
          <w:p w14:paraId="575A1132" w14:textId="67856277" w:rsidR="00B35375" w:rsidRPr="00BA7B37" w:rsidRDefault="00B35375" w:rsidP="00B35375">
            <w:pPr>
              <w:pStyle w:val="NormalWeb"/>
              <w:spacing w:line="276" w:lineRule="auto"/>
              <w:rPr>
                <w:sz w:val="16"/>
                <w:szCs w:val="16"/>
                <w:lang w:val="en-GB"/>
              </w:rPr>
            </w:pPr>
            <w:r w:rsidRPr="00BA7B37">
              <w:rPr>
                <w:sz w:val="16"/>
                <w:szCs w:val="16"/>
                <w:lang w:val="en-GB"/>
              </w:rPr>
              <w:t>Cumulative averted infections, thousands</w:t>
            </w:r>
          </w:p>
        </w:tc>
        <w:tc>
          <w:tcPr>
            <w:tcW w:w="1376" w:type="dxa"/>
            <w:tcBorders>
              <w:top w:val="nil"/>
              <w:bottom w:val="single" w:sz="4" w:space="0" w:color="auto"/>
            </w:tcBorders>
          </w:tcPr>
          <w:p w14:paraId="35529BDB" w14:textId="71F9EA05" w:rsidR="00B35375" w:rsidRPr="00BA7B37" w:rsidRDefault="00B63AD2" w:rsidP="00B35375">
            <w:pPr>
              <w:pStyle w:val="NormalWeb"/>
              <w:spacing w:line="276" w:lineRule="auto"/>
              <w:rPr>
                <w:sz w:val="16"/>
                <w:szCs w:val="16"/>
                <w:lang w:val="en-GB"/>
              </w:rPr>
            </w:pPr>
            <w:r>
              <w:rPr>
                <w:sz w:val="16"/>
                <w:szCs w:val="16"/>
                <w:lang w:val="en-GB"/>
              </w:rPr>
              <w:t>Cumulative p</w:t>
            </w:r>
            <w:r w:rsidRPr="00A12B28">
              <w:rPr>
                <w:sz w:val="16"/>
                <w:szCs w:val="16"/>
                <w:lang w:val="en-GB"/>
              </w:rPr>
              <w:t>ercentage decrease, %</w:t>
            </w:r>
          </w:p>
        </w:tc>
      </w:tr>
      <w:tr w:rsidR="00BD0F57" w14:paraId="16E331B0" w14:textId="65DEFBD3" w:rsidTr="00BA7B37">
        <w:tc>
          <w:tcPr>
            <w:tcW w:w="990" w:type="dxa"/>
            <w:tcBorders>
              <w:top w:val="single" w:sz="4" w:space="0" w:color="auto"/>
            </w:tcBorders>
          </w:tcPr>
          <w:p w14:paraId="73913C24" w14:textId="77777777" w:rsidR="00BD0F57" w:rsidRPr="00BA7B37" w:rsidRDefault="00BD0F57" w:rsidP="00BD0F57">
            <w:pPr>
              <w:pStyle w:val="NormalWeb"/>
              <w:spacing w:line="276" w:lineRule="auto"/>
              <w:rPr>
                <w:sz w:val="16"/>
                <w:szCs w:val="16"/>
                <w:lang w:val="en-GB"/>
              </w:rPr>
            </w:pPr>
            <w:r w:rsidRPr="00BA7B37">
              <w:rPr>
                <w:sz w:val="16"/>
                <w:szCs w:val="16"/>
                <w:lang w:val="en-GB"/>
              </w:rPr>
              <w:t>All</w:t>
            </w:r>
          </w:p>
        </w:tc>
        <w:tc>
          <w:tcPr>
            <w:tcW w:w="1440" w:type="dxa"/>
            <w:tcBorders>
              <w:top w:val="single" w:sz="4" w:space="0" w:color="auto"/>
            </w:tcBorders>
          </w:tcPr>
          <w:p w14:paraId="25BD15DC" w14:textId="0D78BC87" w:rsidR="00BD0F57" w:rsidRPr="00BA7B37" w:rsidRDefault="00BD0F57" w:rsidP="00BD0F57">
            <w:pPr>
              <w:pStyle w:val="NormalWeb"/>
              <w:spacing w:line="276" w:lineRule="auto"/>
              <w:rPr>
                <w:sz w:val="16"/>
                <w:szCs w:val="16"/>
                <w:lang w:val="en-GB"/>
              </w:rPr>
            </w:pPr>
            <w:r w:rsidRPr="00BA7B37">
              <w:rPr>
                <w:sz w:val="16"/>
                <w:szCs w:val="16"/>
                <w:lang w:val="en-GB"/>
              </w:rPr>
              <w:t>110.1                           (25.7 – 296.3)</w:t>
            </w:r>
          </w:p>
        </w:tc>
        <w:tc>
          <w:tcPr>
            <w:tcW w:w="1440" w:type="dxa"/>
            <w:tcBorders>
              <w:top w:val="single" w:sz="4" w:space="0" w:color="auto"/>
            </w:tcBorders>
          </w:tcPr>
          <w:p w14:paraId="6771B376" w14:textId="572BC2C2" w:rsidR="00BD0F57" w:rsidRPr="00BA7B37" w:rsidRDefault="00A65732" w:rsidP="00BD0F57">
            <w:pPr>
              <w:pStyle w:val="NormalWeb"/>
              <w:spacing w:line="276" w:lineRule="auto"/>
              <w:rPr>
                <w:sz w:val="16"/>
                <w:szCs w:val="16"/>
                <w:lang w:val="en-GB"/>
              </w:rPr>
            </w:pPr>
            <w:r>
              <w:rPr>
                <w:sz w:val="16"/>
                <w:szCs w:val="16"/>
                <w:lang w:val="en-GB"/>
              </w:rPr>
              <w:t>3.43                    (0.54 – 17.78)</w:t>
            </w:r>
          </w:p>
        </w:tc>
        <w:tc>
          <w:tcPr>
            <w:tcW w:w="1242" w:type="dxa"/>
            <w:tcBorders>
              <w:top w:val="single" w:sz="4" w:space="0" w:color="auto"/>
            </w:tcBorders>
          </w:tcPr>
          <w:p w14:paraId="61FC583C" w14:textId="296D76C2" w:rsidR="00BD0F57" w:rsidRPr="00BA7B37" w:rsidRDefault="00BD0F57" w:rsidP="00BD0F57">
            <w:pPr>
              <w:pStyle w:val="NormalWeb"/>
              <w:spacing w:line="276" w:lineRule="auto"/>
              <w:rPr>
                <w:sz w:val="16"/>
                <w:szCs w:val="16"/>
                <w:lang w:val="en-GB"/>
              </w:rPr>
            </w:pPr>
            <w:r w:rsidRPr="00BA7B37">
              <w:rPr>
                <w:sz w:val="16"/>
                <w:szCs w:val="16"/>
                <w:lang w:val="en-GB"/>
              </w:rPr>
              <w:t>964.9                          (139.4 – 256.1)</w:t>
            </w:r>
          </w:p>
        </w:tc>
        <w:tc>
          <w:tcPr>
            <w:tcW w:w="1171" w:type="dxa"/>
            <w:tcBorders>
              <w:top w:val="single" w:sz="4" w:space="0" w:color="auto"/>
            </w:tcBorders>
          </w:tcPr>
          <w:p w14:paraId="6D2376F7" w14:textId="7A87F07F" w:rsidR="00BD0F57" w:rsidRPr="00BA7B37" w:rsidRDefault="00145B28" w:rsidP="00BD0F57">
            <w:pPr>
              <w:pStyle w:val="NormalWeb"/>
              <w:spacing w:line="276" w:lineRule="auto"/>
              <w:rPr>
                <w:sz w:val="16"/>
                <w:szCs w:val="16"/>
                <w:lang w:val="en-GB"/>
              </w:rPr>
            </w:pPr>
            <w:r>
              <w:rPr>
                <w:sz w:val="16"/>
                <w:szCs w:val="16"/>
                <w:lang w:val="en-GB"/>
              </w:rPr>
              <w:t>38.87            (3.20 – 84.23)</w:t>
            </w:r>
          </w:p>
        </w:tc>
        <w:tc>
          <w:tcPr>
            <w:tcW w:w="1367" w:type="dxa"/>
            <w:tcBorders>
              <w:top w:val="single" w:sz="4" w:space="0" w:color="auto"/>
            </w:tcBorders>
          </w:tcPr>
          <w:p w14:paraId="28D1E24B" w14:textId="088839F1" w:rsidR="00BD0F57" w:rsidRPr="00BA7B37" w:rsidRDefault="00BD0F57" w:rsidP="00BD0F57">
            <w:pPr>
              <w:pStyle w:val="NormalWeb"/>
              <w:spacing w:line="276" w:lineRule="auto"/>
              <w:rPr>
                <w:sz w:val="16"/>
                <w:szCs w:val="16"/>
                <w:lang w:val="en-GB"/>
              </w:rPr>
            </w:pPr>
            <w:r w:rsidRPr="00BA7B37">
              <w:rPr>
                <w:sz w:val="16"/>
                <w:szCs w:val="16"/>
                <w:lang w:val="en-GB"/>
              </w:rPr>
              <w:t>1069.0                                                  (200.3 – 2678.2)</w:t>
            </w:r>
          </w:p>
        </w:tc>
        <w:tc>
          <w:tcPr>
            <w:tcW w:w="1376" w:type="dxa"/>
            <w:tcBorders>
              <w:top w:val="single" w:sz="4" w:space="0" w:color="auto"/>
            </w:tcBorders>
          </w:tcPr>
          <w:p w14:paraId="366FC696" w14:textId="3197D4E9" w:rsidR="00BD0F57" w:rsidRPr="00BA7B37" w:rsidRDefault="006D0175" w:rsidP="00BD0F57">
            <w:pPr>
              <w:pStyle w:val="NormalWeb"/>
              <w:spacing w:line="276" w:lineRule="auto"/>
              <w:rPr>
                <w:sz w:val="16"/>
                <w:szCs w:val="16"/>
                <w:lang w:val="en-GB"/>
              </w:rPr>
            </w:pPr>
            <w:r>
              <w:rPr>
                <w:sz w:val="16"/>
                <w:szCs w:val="16"/>
                <w:lang w:val="en-GB"/>
              </w:rPr>
              <w:t>44.09              (4.18 – 87.03)</w:t>
            </w:r>
          </w:p>
        </w:tc>
      </w:tr>
      <w:tr w:rsidR="00BD0F57" w14:paraId="1BE2A5A0" w14:textId="792248C6" w:rsidTr="00BA7B37">
        <w:tc>
          <w:tcPr>
            <w:tcW w:w="990" w:type="dxa"/>
          </w:tcPr>
          <w:p w14:paraId="24F5E9A2" w14:textId="77777777" w:rsidR="00BD0F57" w:rsidRPr="00BA7B37" w:rsidRDefault="00BD0F57" w:rsidP="00BD0F57">
            <w:pPr>
              <w:pStyle w:val="NormalWeb"/>
              <w:spacing w:line="276" w:lineRule="auto"/>
              <w:rPr>
                <w:sz w:val="16"/>
                <w:szCs w:val="16"/>
                <w:lang w:val="en-GB"/>
              </w:rPr>
            </w:pPr>
            <w:r w:rsidRPr="00BA7B37">
              <w:rPr>
                <w:sz w:val="16"/>
                <w:szCs w:val="16"/>
                <w:lang w:val="en-GB"/>
              </w:rPr>
              <w:t>Susceptible</w:t>
            </w:r>
          </w:p>
        </w:tc>
        <w:tc>
          <w:tcPr>
            <w:tcW w:w="1440" w:type="dxa"/>
          </w:tcPr>
          <w:p w14:paraId="0910A447" w14:textId="7B81B2E6" w:rsidR="00BD0F57" w:rsidRPr="00BA7B37" w:rsidRDefault="00BD0F57" w:rsidP="00BD0F57">
            <w:pPr>
              <w:pStyle w:val="NormalWeb"/>
              <w:spacing w:line="276" w:lineRule="auto"/>
              <w:rPr>
                <w:sz w:val="16"/>
                <w:szCs w:val="16"/>
                <w:lang w:val="en-GB"/>
              </w:rPr>
            </w:pPr>
            <w:r w:rsidRPr="00BA7B37">
              <w:rPr>
                <w:sz w:val="16"/>
                <w:szCs w:val="16"/>
                <w:lang w:val="en-GB"/>
              </w:rPr>
              <w:t>1420.4                      (385.0 – 3849.5)</w:t>
            </w:r>
          </w:p>
        </w:tc>
        <w:tc>
          <w:tcPr>
            <w:tcW w:w="1440" w:type="dxa"/>
          </w:tcPr>
          <w:p w14:paraId="36150AD2" w14:textId="4061A018" w:rsidR="00BD0F57" w:rsidRPr="00BA7B37" w:rsidRDefault="00A65732" w:rsidP="00BD0F57">
            <w:pPr>
              <w:pStyle w:val="NormalWeb"/>
              <w:spacing w:line="276" w:lineRule="auto"/>
              <w:rPr>
                <w:sz w:val="16"/>
                <w:szCs w:val="16"/>
                <w:lang w:val="en-GB"/>
              </w:rPr>
            </w:pPr>
            <w:r>
              <w:rPr>
                <w:sz w:val="16"/>
                <w:szCs w:val="16"/>
                <w:lang w:val="en-GB"/>
              </w:rPr>
              <w:t>80.25                (32.26 – 90.13)</w:t>
            </w:r>
          </w:p>
        </w:tc>
        <w:tc>
          <w:tcPr>
            <w:tcW w:w="1242" w:type="dxa"/>
          </w:tcPr>
          <w:p w14:paraId="5E7AE2A7" w14:textId="0FFE9E8C" w:rsidR="00BD0F57" w:rsidRPr="00BA7B37" w:rsidRDefault="00BD0F57" w:rsidP="00BD0F57">
            <w:pPr>
              <w:pStyle w:val="NormalWeb"/>
              <w:spacing w:line="276" w:lineRule="auto"/>
              <w:rPr>
                <w:sz w:val="16"/>
                <w:szCs w:val="16"/>
                <w:lang w:val="en-GB"/>
              </w:rPr>
            </w:pPr>
            <w:r w:rsidRPr="00BA7B37">
              <w:rPr>
                <w:sz w:val="16"/>
                <w:szCs w:val="16"/>
                <w:lang w:val="en-GB"/>
              </w:rPr>
              <w:t>559.3                           (83.2 – 1619.0)</w:t>
            </w:r>
          </w:p>
        </w:tc>
        <w:tc>
          <w:tcPr>
            <w:tcW w:w="1171" w:type="dxa"/>
          </w:tcPr>
          <w:p w14:paraId="4D9BCF6C" w14:textId="3A912EEC" w:rsidR="00BD0F57" w:rsidRPr="00BA7B37" w:rsidRDefault="00145B28" w:rsidP="00BD0F57">
            <w:pPr>
              <w:pStyle w:val="NormalWeb"/>
              <w:spacing w:line="276" w:lineRule="auto"/>
              <w:rPr>
                <w:sz w:val="16"/>
                <w:szCs w:val="16"/>
                <w:lang w:val="en-GB"/>
              </w:rPr>
            </w:pPr>
            <w:r>
              <w:rPr>
                <w:sz w:val="16"/>
                <w:szCs w:val="16"/>
                <w:lang w:val="en-GB"/>
              </w:rPr>
              <w:t>39.59           (3.22 – 84.46)</w:t>
            </w:r>
          </w:p>
        </w:tc>
        <w:tc>
          <w:tcPr>
            <w:tcW w:w="1367" w:type="dxa"/>
          </w:tcPr>
          <w:p w14:paraId="2B55F69D" w14:textId="0497C637" w:rsidR="00BD0F57" w:rsidRPr="00BA7B37" w:rsidRDefault="00BD0F57" w:rsidP="00BD0F57">
            <w:pPr>
              <w:pStyle w:val="NormalWeb"/>
              <w:spacing w:line="276" w:lineRule="auto"/>
              <w:rPr>
                <w:sz w:val="16"/>
                <w:szCs w:val="16"/>
                <w:lang w:val="en-GB"/>
              </w:rPr>
            </w:pPr>
            <w:r w:rsidRPr="00BA7B37">
              <w:rPr>
                <w:sz w:val="16"/>
                <w:szCs w:val="16"/>
                <w:lang w:val="en-GB"/>
              </w:rPr>
              <w:t>1484.8                                    (408.7 – 4028.6)</w:t>
            </w:r>
          </w:p>
        </w:tc>
        <w:tc>
          <w:tcPr>
            <w:tcW w:w="1376" w:type="dxa"/>
          </w:tcPr>
          <w:p w14:paraId="334EBD6E" w14:textId="0C17E28D" w:rsidR="00BD0F57" w:rsidRPr="00BA7B37" w:rsidRDefault="006D0175" w:rsidP="00BD0F57">
            <w:pPr>
              <w:pStyle w:val="NormalWeb"/>
              <w:spacing w:line="276" w:lineRule="auto"/>
              <w:rPr>
                <w:sz w:val="16"/>
                <w:szCs w:val="16"/>
                <w:lang w:val="en-GB"/>
              </w:rPr>
            </w:pPr>
            <w:r>
              <w:rPr>
                <w:sz w:val="16"/>
                <w:szCs w:val="16"/>
                <w:lang w:val="en-GB"/>
              </w:rPr>
              <w:t>83.64              (34.59 – 92.05)</w:t>
            </w:r>
          </w:p>
        </w:tc>
      </w:tr>
      <w:tr w:rsidR="00BD0F57" w14:paraId="001516EA" w14:textId="6EC5F535" w:rsidTr="00BA7B37">
        <w:tc>
          <w:tcPr>
            <w:tcW w:w="990" w:type="dxa"/>
          </w:tcPr>
          <w:p w14:paraId="60F8B4A1" w14:textId="77777777" w:rsidR="00BD0F57" w:rsidRPr="00BA7B37" w:rsidRDefault="00BD0F57" w:rsidP="00BD0F57">
            <w:pPr>
              <w:pStyle w:val="NormalWeb"/>
              <w:spacing w:line="276" w:lineRule="auto"/>
              <w:rPr>
                <w:sz w:val="16"/>
                <w:szCs w:val="16"/>
                <w:lang w:val="en-GB"/>
              </w:rPr>
            </w:pPr>
            <w:r w:rsidRPr="00BA7B37">
              <w:rPr>
                <w:sz w:val="16"/>
                <w:szCs w:val="16"/>
                <w:lang w:val="en-GB"/>
              </w:rPr>
              <w:lastRenderedPageBreak/>
              <w:t>Tet-R</w:t>
            </w:r>
          </w:p>
        </w:tc>
        <w:tc>
          <w:tcPr>
            <w:tcW w:w="1440" w:type="dxa"/>
          </w:tcPr>
          <w:p w14:paraId="40366598" w14:textId="31D5589C" w:rsidR="00BD0F57" w:rsidRPr="00BA7B37" w:rsidRDefault="00BD0F57" w:rsidP="00BD0F57">
            <w:pPr>
              <w:pStyle w:val="NormalWeb"/>
              <w:spacing w:line="276" w:lineRule="auto"/>
              <w:rPr>
                <w:sz w:val="16"/>
                <w:szCs w:val="16"/>
                <w:lang w:val="en-GB"/>
              </w:rPr>
            </w:pPr>
            <w:r w:rsidRPr="00BA7B37">
              <w:rPr>
                <w:sz w:val="16"/>
                <w:szCs w:val="16"/>
                <w:lang w:val="en-GB"/>
              </w:rPr>
              <w:t>-1310.2                             (-3630.7 – -285.9)</w:t>
            </w:r>
          </w:p>
        </w:tc>
        <w:tc>
          <w:tcPr>
            <w:tcW w:w="1440" w:type="dxa"/>
          </w:tcPr>
          <w:p w14:paraId="01A07A4A" w14:textId="19E4FD78" w:rsidR="00BD0F57" w:rsidRPr="00BA7B37" w:rsidRDefault="00A65732" w:rsidP="00BD0F57">
            <w:pPr>
              <w:pStyle w:val="NormalWeb"/>
              <w:spacing w:line="276" w:lineRule="auto"/>
              <w:rPr>
                <w:sz w:val="16"/>
                <w:szCs w:val="16"/>
                <w:lang w:val="en-GB"/>
              </w:rPr>
            </w:pPr>
            <w:r>
              <w:rPr>
                <w:sz w:val="16"/>
                <w:szCs w:val="16"/>
                <w:lang w:val="en-GB"/>
              </w:rPr>
              <w:t>-116.91                   (-297.66 – -34.60)</w:t>
            </w:r>
          </w:p>
        </w:tc>
        <w:tc>
          <w:tcPr>
            <w:tcW w:w="1242" w:type="dxa"/>
          </w:tcPr>
          <w:p w14:paraId="01E461A6" w14:textId="604CE956" w:rsidR="00BD0F57" w:rsidRPr="00BA7B37" w:rsidRDefault="00BD0F57" w:rsidP="00BD0F57">
            <w:pPr>
              <w:pStyle w:val="NormalWeb"/>
              <w:spacing w:line="276" w:lineRule="auto"/>
              <w:rPr>
                <w:sz w:val="16"/>
                <w:szCs w:val="16"/>
                <w:lang w:val="en-GB"/>
              </w:rPr>
            </w:pPr>
            <w:r w:rsidRPr="00BA7B37">
              <w:rPr>
                <w:sz w:val="16"/>
                <w:szCs w:val="16"/>
                <w:lang w:val="en-GB"/>
              </w:rPr>
              <w:t>310.4                            (45.0 – 1164.8)</w:t>
            </w:r>
          </w:p>
        </w:tc>
        <w:tc>
          <w:tcPr>
            <w:tcW w:w="1171" w:type="dxa"/>
          </w:tcPr>
          <w:p w14:paraId="2B9EDC23" w14:textId="37384FCF" w:rsidR="00BD0F57" w:rsidRPr="00BA7B37" w:rsidRDefault="00145B28" w:rsidP="00BD0F57">
            <w:pPr>
              <w:pStyle w:val="NormalWeb"/>
              <w:spacing w:line="276" w:lineRule="auto"/>
              <w:rPr>
                <w:sz w:val="16"/>
                <w:szCs w:val="16"/>
                <w:lang w:val="en-GB"/>
              </w:rPr>
            </w:pPr>
            <w:r>
              <w:rPr>
                <w:sz w:val="16"/>
                <w:szCs w:val="16"/>
                <w:lang w:val="en-GB"/>
              </w:rPr>
              <w:t>37.61           (2.92 – 82.86)</w:t>
            </w:r>
          </w:p>
        </w:tc>
        <w:tc>
          <w:tcPr>
            <w:tcW w:w="1367" w:type="dxa"/>
          </w:tcPr>
          <w:p w14:paraId="3182C039" w14:textId="6D7138D9" w:rsidR="00BD0F57" w:rsidRPr="00BA7B37" w:rsidRDefault="00BD0F57" w:rsidP="00BD0F57">
            <w:pPr>
              <w:pStyle w:val="NormalWeb"/>
              <w:spacing w:line="276" w:lineRule="auto"/>
              <w:rPr>
                <w:sz w:val="16"/>
                <w:szCs w:val="16"/>
                <w:lang w:val="en-GB"/>
              </w:rPr>
            </w:pPr>
            <w:r w:rsidRPr="00BA7B37">
              <w:rPr>
                <w:sz w:val="16"/>
                <w:szCs w:val="16"/>
                <w:lang w:val="en-GB"/>
              </w:rPr>
              <w:t>-269.3                                             (-3101.2 – 926.4)</w:t>
            </w:r>
          </w:p>
        </w:tc>
        <w:tc>
          <w:tcPr>
            <w:tcW w:w="1376" w:type="dxa"/>
          </w:tcPr>
          <w:p w14:paraId="3B5CE0B3" w14:textId="75FC92FD" w:rsidR="00BD0F57" w:rsidRPr="00BA7B37" w:rsidRDefault="006D0175" w:rsidP="00BD0F57">
            <w:pPr>
              <w:pStyle w:val="NormalWeb"/>
              <w:spacing w:line="276" w:lineRule="auto"/>
              <w:rPr>
                <w:sz w:val="16"/>
                <w:szCs w:val="16"/>
                <w:lang w:val="en-GB"/>
              </w:rPr>
            </w:pPr>
            <w:r>
              <w:rPr>
                <w:sz w:val="16"/>
                <w:szCs w:val="16"/>
                <w:lang w:val="en-GB"/>
              </w:rPr>
              <w:t>-20.09                  (-194.62 – 81.02)</w:t>
            </w:r>
          </w:p>
        </w:tc>
      </w:tr>
      <w:tr w:rsidR="00BD0F57" w14:paraId="3B2B9806" w14:textId="752502D3" w:rsidTr="00BA7B37">
        <w:tc>
          <w:tcPr>
            <w:tcW w:w="990" w:type="dxa"/>
          </w:tcPr>
          <w:p w14:paraId="441CCF12" w14:textId="77777777" w:rsidR="00BD0F57" w:rsidRPr="00BA7B37" w:rsidRDefault="00BD0F57" w:rsidP="00BD0F57">
            <w:pPr>
              <w:pStyle w:val="NormalWeb"/>
              <w:spacing w:line="276" w:lineRule="auto"/>
              <w:rPr>
                <w:sz w:val="16"/>
                <w:szCs w:val="16"/>
                <w:lang w:val="en-GB"/>
              </w:rPr>
            </w:pPr>
            <w:r w:rsidRPr="00BA7B37">
              <w:rPr>
                <w:sz w:val="16"/>
                <w:szCs w:val="16"/>
                <w:lang w:val="en-GB"/>
              </w:rPr>
              <w:t>Cef-R</w:t>
            </w:r>
          </w:p>
        </w:tc>
        <w:tc>
          <w:tcPr>
            <w:tcW w:w="1440" w:type="dxa"/>
          </w:tcPr>
          <w:p w14:paraId="2040CAFF" w14:textId="3AA79BDE" w:rsidR="00BD0F57" w:rsidRPr="00BA7B37" w:rsidRDefault="00BD0F57" w:rsidP="00BD0F57">
            <w:pPr>
              <w:pStyle w:val="NormalWeb"/>
              <w:spacing w:line="276" w:lineRule="auto"/>
              <w:rPr>
                <w:sz w:val="16"/>
                <w:szCs w:val="16"/>
                <w:lang w:val="en-GB"/>
              </w:rPr>
            </w:pPr>
            <w:r w:rsidRPr="00BA7B37">
              <w:rPr>
                <w:sz w:val="16"/>
                <w:szCs w:val="16"/>
                <w:lang w:val="en-GB"/>
              </w:rPr>
              <w:t>1.0                            (0.10 – 390.9)</w:t>
            </w:r>
          </w:p>
        </w:tc>
        <w:tc>
          <w:tcPr>
            <w:tcW w:w="1440" w:type="dxa"/>
          </w:tcPr>
          <w:p w14:paraId="3EADAB0C" w14:textId="4B114086" w:rsidR="00BD0F57" w:rsidRPr="00BA7B37" w:rsidRDefault="00A65732" w:rsidP="00BD0F57">
            <w:pPr>
              <w:pStyle w:val="NormalWeb"/>
              <w:spacing w:line="276" w:lineRule="auto"/>
              <w:rPr>
                <w:sz w:val="16"/>
                <w:szCs w:val="16"/>
                <w:lang w:val="en-GB"/>
              </w:rPr>
            </w:pPr>
            <w:r>
              <w:rPr>
                <w:sz w:val="16"/>
                <w:szCs w:val="16"/>
                <w:lang w:val="en-GB"/>
              </w:rPr>
              <w:t>94.09            (32.49 – 99.99)</w:t>
            </w:r>
          </w:p>
        </w:tc>
        <w:tc>
          <w:tcPr>
            <w:tcW w:w="1242" w:type="dxa"/>
          </w:tcPr>
          <w:p w14:paraId="70B85780" w14:textId="04800788" w:rsidR="00BD0F57" w:rsidRPr="00BA7B37" w:rsidRDefault="00BD0F57" w:rsidP="00BD0F57">
            <w:pPr>
              <w:pStyle w:val="NormalWeb"/>
              <w:spacing w:line="276" w:lineRule="auto"/>
              <w:rPr>
                <w:sz w:val="16"/>
                <w:szCs w:val="16"/>
                <w:lang w:val="en-GB"/>
              </w:rPr>
            </w:pPr>
            <w:r w:rsidRPr="00BA7B37">
              <w:rPr>
                <w:sz w:val="16"/>
                <w:szCs w:val="16"/>
                <w:lang w:val="en-GB"/>
              </w:rPr>
              <w:t>0.37                           (0.013 – 390.9)</w:t>
            </w:r>
          </w:p>
        </w:tc>
        <w:tc>
          <w:tcPr>
            <w:tcW w:w="1171" w:type="dxa"/>
          </w:tcPr>
          <w:p w14:paraId="4A2CA71F" w14:textId="26D046A9" w:rsidR="00BD0F57" w:rsidRPr="00BA7B37" w:rsidRDefault="00145B28" w:rsidP="00BD0F57">
            <w:pPr>
              <w:pStyle w:val="NormalWeb"/>
              <w:spacing w:line="276" w:lineRule="auto"/>
              <w:rPr>
                <w:sz w:val="16"/>
                <w:szCs w:val="16"/>
                <w:lang w:val="en-GB"/>
              </w:rPr>
            </w:pPr>
            <w:r>
              <w:rPr>
                <w:sz w:val="16"/>
                <w:szCs w:val="16"/>
                <w:lang w:val="en-GB"/>
              </w:rPr>
              <w:t>45.19           (3.34 – 99.98)</w:t>
            </w:r>
          </w:p>
        </w:tc>
        <w:tc>
          <w:tcPr>
            <w:tcW w:w="1367" w:type="dxa"/>
          </w:tcPr>
          <w:p w14:paraId="6B01B28C" w14:textId="086FF592" w:rsidR="00BD0F57" w:rsidRPr="00BA7B37" w:rsidRDefault="00BD0F57" w:rsidP="00BD0F57">
            <w:pPr>
              <w:pStyle w:val="NormalWeb"/>
              <w:spacing w:line="276" w:lineRule="auto"/>
              <w:rPr>
                <w:sz w:val="16"/>
                <w:szCs w:val="16"/>
                <w:lang w:val="en-GB"/>
              </w:rPr>
            </w:pPr>
            <w:r w:rsidRPr="00BA7B37">
              <w:rPr>
                <w:sz w:val="16"/>
                <w:szCs w:val="16"/>
                <w:lang w:val="en-GB"/>
              </w:rPr>
              <w:t>1.0                                           (0.11 – 390.9)</w:t>
            </w:r>
          </w:p>
        </w:tc>
        <w:tc>
          <w:tcPr>
            <w:tcW w:w="1376" w:type="dxa"/>
          </w:tcPr>
          <w:p w14:paraId="27EA43A7" w14:textId="16AAACC1" w:rsidR="00BD0F57" w:rsidRPr="00BA7B37" w:rsidRDefault="006D0175" w:rsidP="00BD0F57">
            <w:pPr>
              <w:pStyle w:val="NormalWeb"/>
              <w:spacing w:line="276" w:lineRule="auto"/>
              <w:rPr>
                <w:sz w:val="16"/>
                <w:szCs w:val="16"/>
                <w:lang w:val="en-GB"/>
              </w:rPr>
            </w:pPr>
            <w:r>
              <w:rPr>
                <w:sz w:val="16"/>
                <w:szCs w:val="16"/>
                <w:lang w:val="en-GB"/>
              </w:rPr>
              <w:t>95.42              (35.13 – 100.00)</w:t>
            </w:r>
          </w:p>
        </w:tc>
      </w:tr>
      <w:tr w:rsidR="00BD0F57" w14:paraId="43FAE277" w14:textId="61321FD4" w:rsidTr="00BA7B37">
        <w:tc>
          <w:tcPr>
            <w:tcW w:w="990" w:type="dxa"/>
          </w:tcPr>
          <w:p w14:paraId="1273FF11" w14:textId="77777777" w:rsidR="00BD0F57" w:rsidRPr="00BA7B37" w:rsidRDefault="00BD0F57" w:rsidP="00BD0F57">
            <w:pPr>
              <w:pStyle w:val="NormalWeb"/>
              <w:spacing w:line="276" w:lineRule="auto"/>
              <w:rPr>
                <w:sz w:val="16"/>
                <w:szCs w:val="16"/>
                <w:lang w:val="en-GB"/>
              </w:rPr>
            </w:pPr>
            <w:r w:rsidRPr="00BA7B37">
              <w:rPr>
                <w:sz w:val="16"/>
                <w:szCs w:val="16"/>
                <w:lang w:val="en-GB"/>
              </w:rPr>
              <w:t>Dual-R</w:t>
            </w:r>
          </w:p>
        </w:tc>
        <w:tc>
          <w:tcPr>
            <w:tcW w:w="1440" w:type="dxa"/>
          </w:tcPr>
          <w:p w14:paraId="070CDD56" w14:textId="2F225CF6" w:rsidR="00BD0F57" w:rsidRPr="00BA7B37" w:rsidRDefault="00BD0F57" w:rsidP="00BD0F57">
            <w:pPr>
              <w:pStyle w:val="NormalWeb"/>
              <w:spacing w:line="276" w:lineRule="auto"/>
              <w:rPr>
                <w:sz w:val="16"/>
                <w:szCs w:val="16"/>
                <w:lang w:val="en-GB"/>
              </w:rPr>
            </w:pPr>
            <w:r w:rsidRPr="00BA7B37">
              <w:rPr>
                <w:sz w:val="16"/>
                <w:szCs w:val="16"/>
                <w:lang w:val="en-GB"/>
              </w:rPr>
              <w:t>-0.51                                    (-258.6 – -0.038)</w:t>
            </w:r>
          </w:p>
        </w:tc>
        <w:tc>
          <w:tcPr>
            <w:tcW w:w="1440" w:type="dxa"/>
          </w:tcPr>
          <w:p w14:paraId="1F83CD37" w14:textId="53672A44" w:rsidR="00BD0F57" w:rsidRPr="00BA7B37" w:rsidRDefault="00A65732" w:rsidP="00BD0F57">
            <w:pPr>
              <w:pStyle w:val="NormalWeb"/>
              <w:spacing w:line="276" w:lineRule="auto"/>
              <w:rPr>
                <w:sz w:val="16"/>
                <w:szCs w:val="16"/>
                <w:lang w:val="en-GB"/>
              </w:rPr>
            </w:pPr>
            <w:r>
              <w:rPr>
                <w:sz w:val="16"/>
                <w:szCs w:val="16"/>
                <w:lang w:val="en-GB"/>
              </w:rPr>
              <w:t>-146.18                 (-920.86 – -31.30)</w:t>
            </w:r>
          </w:p>
        </w:tc>
        <w:tc>
          <w:tcPr>
            <w:tcW w:w="1242" w:type="dxa"/>
          </w:tcPr>
          <w:p w14:paraId="1393DB86" w14:textId="2787CB02" w:rsidR="00BD0F57" w:rsidRPr="00BA7B37" w:rsidRDefault="00BD0F57" w:rsidP="00BD0F57">
            <w:pPr>
              <w:pStyle w:val="NormalWeb"/>
              <w:spacing w:line="276" w:lineRule="auto"/>
              <w:rPr>
                <w:sz w:val="16"/>
                <w:szCs w:val="16"/>
                <w:lang w:val="en-GB"/>
              </w:rPr>
            </w:pPr>
            <w:r w:rsidRPr="00BA7B37">
              <w:rPr>
                <w:sz w:val="16"/>
                <w:szCs w:val="16"/>
                <w:lang w:val="en-GB"/>
              </w:rPr>
              <w:t>0.10                           (0.005 – 90.1)</w:t>
            </w:r>
          </w:p>
        </w:tc>
        <w:tc>
          <w:tcPr>
            <w:tcW w:w="1171" w:type="dxa"/>
          </w:tcPr>
          <w:p w14:paraId="595799D2" w14:textId="70840024" w:rsidR="00BD0F57" w:rsidRPr="00BA7B37" w:rsidRDefault="00145B28" w:rsidP="00BD0F57">
            <w:pPr>
              <w:pStyle w:val="NormalWeb"/>
              <w:spacing w:line="276" w:lineRule="auto"/>
              <w:rPr>
                <w:sz w:val="16"/>
                <w:szCs w:val="16"/>
                <w:lang w:val="en-GB"/>
              </w:rPr>
            </w:pPr>
            <w:r>
              <w:rPr>
                <w:sz w:val="16"/>
                <w:szCs w:val="16"/>
                <w:lang w:val="en-GB"/>
              </w:rPr>
              <w:t>40.79           (3.06 – 99.94)</w:t>
            </w:r>
          </w:p>
        </w:tc>
        <w:tc>
          <w:tcPr>
            <w:tcW w:w="1367" w:type="dxa"/>
          </w:tcPr>
          <w:p w14:paraId="2A596EC2" w14:textId="2E143C3C" w:rsidR="00BD0F57" w:rsidRPr="00BA7B37" w:rsidRDefault="00BD0F57" w:rsidP="00BD0F57">
            <w:pPr>
              <w:pStyle w:val="NormalWeb"/>
              <w:spacing w:line="276" w:lineRule="auto"/>
              <w:rPr>
                <w:sz w:val="16"/>
                <w:szCs w:val="16"/>
                <w:lang w:val="en-GB"/>
              </w:rPr>
            </w:pPr>
            <w:r w:rsidRPr="00BA7B37">
              <w:rPr>
                <w:sz w:val="16"/>
                <w:szCs w:val="16"/>
                <w:lang w:val="en-GB"/>
              </w:rPr>
              <w:t>-0.041                                            (-3.1 – 86.2)</w:t>
            </w:r>
          </w:p>
        </w:tc>
        <w:tc>
          <w:tcPr>
            <w:tcW w:w="1376" w:type="dxa"/>
          </w:tcPr>
          <w:p w14:paraId="5AFBF0C4" w14:textId="1BC872F3" w:rsidR="00BD0F57" w:rsidRPr="00BA7B37" w:rsidRDefault="006D0175" w:rsidP="00BD0F57">
            <w:pPr>
              <w:pStyle w:val="NormalWeb"/>
              <w:spacing w:line="276" w:lineRule="auto"/>
              <w:rPr>
                <w:sz w:val="16"/>
                <w:szCs w:val="16"/>
                <w:lang w:val="en-GB"/>
              </w:rPr>
            </w:pPr>
            <w:r>
              <w:rPr>
                <w:sz w:val="16"/>
                <w:szCs w:val="16"/>
                <w:lang w:val="en-GB"/>
              </w:rPr>
              <w:t>-24.41                    (-387.51 – 99.91)</w:t>
            </w:r>
          </w:p>
        </w:tc>
      </w:tr>
    </w:tbl>
    <w:p w14:paraId="2D542387" w14:textId="251B7E08" w:rsidR="005F04E5" w:rsidDel="00292B9B" w:rsidRDefault="00F02776">
      <w:pPr>
        <w:pStyle w:val="NormalWeb"/>
        <w:spacing w:line="276" w:lineRule="auto"/>
        <w:jc w:val="both"/>
        <w:rPr>
          <w:del w:id="613" w:author="#WANG ZIHAO#" w:date="2026-06-17T01:56:00Z" w16du:dateUtc="2026-06-16T17:56:00Z"/>
          <w:sz w:val="20"/>
          <w:szCs w:val="20"/>
          <w:lang w:val="en-GB"/>
        </w:rPr>
      </w:pPr>
      <w:r>
        <w:rPr>
          <w:b/>
          <w:bCs/>
          <w:noProof/>
          <w:sz w:val="20"/>
          <w:szCs w:val="20"/>
          <w:lang w:val="en-GB"/>
        </w:rPr>
        <w:drawing>
          <wp:inline distT="0" distB="0" distL="0" distR="0" wp14:anchorId="70D11A19" wp14:editId="7EC3DEDD">
            <wp:extent cx="5731510" cy="5731510"/>
            <wp:effectExtent l="0" t="0" r="0" b="0"/>
            <wp:docPr id="1297462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2273" name="Picture 1297462273"/>
                    <pic:cNvPicPr/>
                  </pic:nvPicPr>
                  <pic:blipFill>
                    <a:blip r:embed="rId17"/>
                    <a:stretch>
                      <a:fillRect/>
                    </a:stretch>
                  </pic:blipFill>
                  <pic:spPr>
                    <a:xfrm>
                      <a:off x="0" y="0"/>
                      <a:ext cx="5731510" cy="5731510"/>
                    </a:xfrm>
                    <a:prstGeom prst="rect">
                      <a:avLst/>
                    </a:prstGeom>
                  </pic:spPr>
                </pic:pic>
              </a:graphicData>
            </a:graphic>
          </wp:inline>
        </w:drawing>
      </w:r>
      <w:r w:rsidR="005F04E5" w:rsidRPr="00CF5428">
        <w:rPr>
          <w:b/>
          <w:bCs/>
          <w:sz w:val="20"/>
          <w:szCs w:val="20"/>
          <w:lang w:val="en-GB"/>
        </w:rPr>
        <w:t xml:space="preserve">Fig. 3: Simulated long-term impact of doxy-PEP and </w:t>
      </w:r>
      <w:r w:rsidR="00D4576E" w:rsidRPr="00CF5428">
        <w:rPr>
          <w:b/>
          <w:bCs/>
          <w:sz w:val="20"/>
          <w:szCs w:val="20"/>
          <w:lang w:val="en-GB"/>
        </w:rPr>
        <w:t xml:space="preserve">moderate-efficacy </w:t>
      </w:r>
      <w:r w:rsidR="005F04E5" w:rsidRPr="00CF5428">
        <w:rPr>
          <w:b/>
          <w:bCs/>
          <w:sz w:val="20"/>
          <w:szCs w:val="20"/>
          <w:lang w:val="en-GB"/>
        </w:rPr>
        <w:t xml:space="preserve">vaccination on </w:t>
      </w:r>
      <w:r w:rsidR="005F04E5" w:rsidRPr="00CF5428">
        <w:rPr>
          <w:b/>
          <w:bCs/>
          <w:i/>
          <w:iCs/>
          <w:sz w:val="20"/>
          <w:szCs w:val="20"/>
          <w:lang w:val="en-GB"/>
        </w:rPr>
        <w:t>N. gonorrhoeae</w:t>
      </w:r>
      <w:r w:rsidR="005F04E5" w:rsidRPr="00CF5428">
        <w:rPr>
          <w:b/>
          <w:bCs/>
          <w:sz w:val="20"/>
          <w:szCs w:val="20"/>
          <w:lang w:val="en-GB"/>
        </w:rPr>
        <w:t xml:space="preserve"> transmission volumes and resistance dynamics under accelerated frontline treatment failure.</w:t>
      </w:r>
      <w:r w:rsidR="005F04E5" w:rsidRPr="00CF5428">
        <w:rPr>
          <w:sz w:val="20"/>
          <w:szCs w:val="20"/>
          <w:lang w:val="en-GB"/>
        </w:rPr>
        <w:t xml:space="preserve"> </w:t>
      </w:r>
      <w:r w:rsidR="00031FB0">
        <w:rPr>
          <w:sz w:val="20"/>
          <w:szCs w:val="20"/>
          <w:lang w:val="en-GB"/>
        </w:rPr>
        <w:t>For e</w:t>
      </w:r>
      <w:r w:rsidR="00031FB0" w:rsidRPr="00031FB0">
        <w:rPr>
          <w:sz w:val="20"/>
          <w:szCs w:val="20"/>
          <w:lang w:val="en-GB"/>
        </w:rPr>
        <w:t>ach point plot</w:t>
      </w:r>
      <w:r w:rsidR="00031FB0">
        <w:rPr>
          <w:sz w:val="20"/>
          <w:szCs w:val="20"/>
          <w:lang w:val="en-GB"/>
        </w:rPr>
        <w:t xml:space="preserve">, </w:t>
      </w:r>
      <w:r w:rsidR="00031FB0" w:rsidRPr="00031FB0">
        <w:rPr>
          <w:sz w:val="20"/>
          <w:szCs w:val="20"/>
          <w:lang w:val="en-GB"/>
        </w:rPr>
        <w:t xml:space="preserve">dots denote median estimates, and the accompanying vertical error bars represent the corresponding </w:t>
      </w:r>
      <w:r w:rsidR="00031FB0">
        <w:rPr>
          <w:sz w:val="20"/>
          <w:szCs w:val="20"/>
          <w:lang w:val="en-GB"/>
        </w:rPr>
        <w:t>95%</w:t>
      </w:r>
      <w:r w:rsidR="00031FB0" w:rsidRPr="00031FB0">
        <w:rPr>
          <w:sz w:val="20"/>
          <w:szCs w:val="20"/>
          <w:lang w:val="en-GB"/>
        </w:rPr>
        <w:t xml:space="preserve"> </w:t>
      </w:r>
      <w:r w:rsidR="00031FB0">
        <w:rPr>
          <w:sz w:val="20"/>
          <w:szCs w:val="20"/>
          <w:lang w:val="en-GB"/>
        </w:rPr>
        <w:t>CrI</w:t>
      </w:r>
      <w:r w:rsidR="00031FB0" w:rsidRPr="00031FB0">
        <w:rPr>
          <w:sz w:val="20"/>
          <w:szCs w:val="20"/>
          <w:lang w:val="en-GB"/>
        </w:rPr>
        <w:t>.</w:t>
      </w:r>
      <w:r w:rsidR="00031FB0">
        <w:rPr>
          <w:sz w:val="20"/>
          <w:szCs w:val="20"/>
          <w:lang w:val="en-GB"/>
        </w:rPr>
        <w:t xml:space="preserve"> </w:t>
      </w:r>
      <w:r w:rsidR="005F04E5" w:rsidRPr="00CF5428">
        <w:rPr>
          <w:sz w:val="20"/>
          <w:szCs w:val="20"/>
          <w:lang w:val="en-GB"/>
        </w:rPr>
        <w:t>Projections span a 15-year horizon (2027-2041) under the stabilized behavioural baseline (Scenario A), assuming a fixed 66% intervention uptake rate within the target population. Model simulations incorporate an artificially elevated ceftriaxone therapeutic treatment failure rate (</w:t>
      </w:r>
      <m:oMath>
        <m:r>
          <w:rPr>
            <w:rFonts w:ascii="Cambria Math" w:hAnsi="Cambria Math"/>
            <w:sz w:val="20"/>
            <w:szCs w:val="20"/>
          </w:rPr>
          <m:t>ϕ=20%</m:t>
        </m:r>
      </m:oMath>
      <w:r w:rsidR="005F04E5" w:rsidRPr="00CF5428">
        <w:rPr>
          <w:sz w:val="20"/>
          <w:szCs w:val="20"/>
          <w:lang w:val="en-GB"/>
        </w:rPr>
        <w:t xml:space="preserve">) to evaluate system robustness against frontline </w:t>
      </w:r>
      <w:r w:rsidR="00C127A2">
        <w:rPr>
          <w:sz w:val="20"/>
          <w:szCs w:val="20"/>
          <w:lang w:val="en-GB"/>
        </w:rPr>
        <w:t>ceftriaxone</w:t>
      </w:r>
      <w:r w:rsidR="005F04E5" w:rsidRPr="00CF5428">
        <w:rPr>
          <w:sz w:val="20"/>
          <w:szCs w:val="20"/>
          <w:lang w:val="en-GB"/>
        </w:rPr>
        <w:t xml:space="preserve"> compromise. Forward projections are initialized in 2027 with population-level </w:t>
      </w:r>
      <w:del w:id="614" w:author="#WANG ZIHAO#" w:date="2026-06-16T14:55:00Z" w16du:dateUtc="2026-06-16T06:55:00Z">
        <w:r w:rsidR="005F04E5" w:rsidRPr="00CF5428" w:rsidDel="00A00613">
          <w:rPr>
            <w:sz w:val="20"/>
            <w:szCs w:val="20"/>
            <w:lang w:val="en-GB"/>
          </w:rPr>
          <w:delText>phenotypic</w:delText>
        </w:r>
      </w:del>
      <w:ins w:id="615" w:author="#WANG ZIHAO#" w:date="2026-06-16T14:55:00Z" w16du:dateUtc="2026-06-16T06:55:00Z">
        <w:r w:rsidR="00A00613">
          <w:rPr>
            <w:sz w:val="20"/>
            <w:szCs w:val="20"/>
            <w:lang w:val="en-GB"/>
          </w:rPr>
          <w:t>strain-specific</w:t>
        </w:r>
      </w:ins>
      <w:r w:rsidR="005F04E5" w:rsidRPr="00CF5428">
        <w:rPr>
          <w:sz w:val="20"/>
          <w:szCs w:val="20"/>
          <w:lang w:val="en-GB"/>
        </w:rPr>
        <w:t xml:space="preserve"> resistance proportions established at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5F04E5"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5F04E5" w:rsidRPr="00CF5428">
        <w:rPr>
          <w:sz w:val="20"/>
          <w:szCs w:val="20"/>
          <w:lang w:val="en-GB"/>
        </w:rPr>
        <w:t xml:space="preserve"> for Dual-R strains. Subpanels depict trajectories for total incident infections alongside disaggregated strain-specific volumes for </w:t>
      </w:r>
      <w:del w:id="616" w:author="#WANG ZIHAO#" w:date="2026-06-18T23:18:00Z" w16du:dateUtc="2026-06-18T15:18:00Z">
        <w:r w:rsidR="006C6B2C" w:rsidRPr="00CF5428" w:rsidDel="00317E25">
          <w:rPr>
            <w:sz w:val="20"/>
            <w:szCs w:val="20"/>
            <w:lang w:val="en-GB"/>
          </w:rPr>
          <w:delText>susceptible</w:delText>
        </w:r>
      </w:del>
      <w:ins w:id="617" w:author="#WANG ZIHAO#" w:date="2026-06-18T23:18:00Z" w16du:dateUtc="2026-06-18T15:18:00Z">
        <w:r w:rsidR="00317E25">
          <w:rPr>
            <w:sz w:val="20"/>
            <w:szCs w:val="20"/>
            <w:lang w:val="en-GB"/>
          </w:rPr>
          <w:t>baseline susceptible</w:t>
        </w:r>
      </w:ins>
      <w:del w:id="618" w:author="#WANG ZIHAO#" w:date="2026-06-18T23:10:00Z" w16du:dateUtc="2026-06-18T15:10:00Z">
        <w:r w:rsidR="005F04E5" w:rsidRPr="00CF5428" w:rsidDel="00501720">
          <w:rPr>
            <w:sz w:val="20"/>
            <w:szCs w:val="20"/>
            <w:lang w:val="en-GB"/>
          </w:rPr>
          <w:delText xml:space="preserve"> (wild-type)</w:delText>
        </w:r>
      </w:del>
      <w:r w:rsidR="005F04E5" w:rsidRPr="00CF5428">
        <w:rPr>
          <w:sz w:val="20"/>
          <w:szCs w:val="20"/>
          <w:lang w:val="en-GB"/>
        </w:rPr>
        <w:t xml:space="preserve">, Tet-R, Cef-R, and Dual-R </w:t>
      </w:r>
      <w:r w:rsidR="003C774C">
        <w:rPr>
          <w:sz w:val="20"/>
          <w:szCs w:val="20"/>
          <w:lang w:val="en-GB"/>
        </w:rPr>
        <w:t>strain</w:t>
      </w:r>
      <w:r w:rsidR="005F04E5" w:rsidRPr="00CF5428">
        <w:rPr>
          <w:sz w:val="20"/>
          <w:szCs w:val="20"/>
          <w:lang w:val="en-GB"/>
        </w:rPr>
        <w:t>s.</w:t>
      </w:r>
    </w:p>
    <w:p w14:paraId="6D4D00C0" w14:textId="77777777" w:rsidR="00292B9B" w:rsidRPr="00CF5428" w:rsidRDefault="00292B9B" w:rsidP="006E0D5A">
      <w:pPr>
        <w:pStyle w:val="NormalWeb"/>
        <w:spacing w:line="276" w:lineRule="auto"/>
        <w:jc w:val="both"/>
        <w:rPr>
          <w:ins w:id="619" w:author="#WANG ZIHAO#" w:date="2026-06-18T22:26:00Z" w16du:dateUtc="2026-06-18T14:26:00Z"/>
          <w:sz w:val="20"/>
          <w:szCs w:val="20"/>
          <w:lang w:val="en-GB"/>
        </w:rPr>
      </w:pPr>
    </w:p>
    <w:p w14:paraId="18E1DE7C" w14:textId="61B4CA41" w:rsidR="00292B9B" w:rsidRDefault="00292B9B">
      <w:pPr>
        <w:pStyle w:val="NormalWeb"/>
        <w:spacing w:line="276" w:lineRule="auto"/>
        <w:jc w:val="both"/>
        <w:rPr>
          <w:ins w:id="620" w:author="#WANG ZIHAO#" w:date="2026-06-17T01:56:00Z" w16du:dateUtc="2026-06-16T17:56:00Z"/>
          <w:sz w:val="20"/>
          <w:szCs w:val="20"/>
          <w:lang w:val="en-GB"/>
        </w:rPr>
        <w:pPrChange w:id="621" w:author="#WANG ZIHAO#" w:date="2026-06-17T01:56:00Z" w16du:dateUtc="2026-06-16T17:56:00Z">
          <w:pPr>
            <w:pStyle w:val="NormalWeb"/>
            <w:numPr>
              <w:numId w:val="8"/>
            </w:numPr>
            <w:spacing w:line="276" w:lineRule="auto"/>
            <w:ind w:left="720" w:hanging="360"/>
            <w:jc w:val="both"/>
          </w:pPr>
        </w:pPrChange>
      </w:pPr>
      <w:ins w:id="622" w:author="#WANG ZIHAO#" w:date="2026-06-18T22:28:00Z" w16du:dateUtc="2026-06-18T14:28:00Z">
        <w:r>
          <w:rPr>
            <w:sz w:val="20"/>
            <w:szCs w:val="20"/>
            <w:lang w:val="en-GB"/>
          </w:rPr>
          <w:lastRenderedPageBreak/>
          <w:t xml:space="preserve">Moreover, for the efficiency of different intervention strategies, </w:t>
        </w:r>
      </w:ins>
      <w:ins w:id="623" w:author="#WANG ZIHAO#" w:date="2026-06-18T22:36:00Z" w16du:dateUtc="2026-06-18T14:36:00Z">
        <w:r>
          <w:rPr>
            <w:sz w:val="20"/>
            <w:szCs w:val="20"/>
            <w:lang w:val="en-GB"/>
          </w:rPr>
          <w:t>u</w:t>
        </w:r>
      </w:ins>
      <w:ins w:id="624" w:author="#WANG ZIHAO#" w:date="2026-06-18T22:27:00Z" w16du:dateUtc="2026-06-18T14:27:00Z">
        <w:r w:rsidRPr="00292B9B">
          <w:rPr>
            <w:sz w:val="20"/>
            <w:szCs w:val="20"/>
            <w:lang w:val="en-GB"/>
          </w:rPr>
          <w:t>nder this high</w:t>
        </w:r>
      </w:ins>
      <w:ins w:id="625" w:author="#WANG ZIHAO#" w:date="2026-06-18T22:28:00Z" w16du:dateUtc="2026-06-18T14:28:00Z">
        <w:r>
          <w:rPr>
            <w:sz w:val="20"/>
            <w:szCs w:val="20"/>
            <w:lang w:val="en-GB"/>
          </w:rPr>
          <w:t xml:space="preserve"> treatment </w:t>
        </w:r>
      </w:ins>
      <w:ins w:id="626" w:author="#WANG ZIHAO#" w:date="2026-06-18T22:27:00Z" w16du:dateUtc="2026-06-18T14:27:00Z">
        <w:r w:rsidRPr="00292B9B">
          <w:rPr>
            <w:sz w:val="20"/>
            <w:szCs w:val="20"/>
            <w:lang w:val="en-GB"/>
          </w:rPr>
          <w:t xml:space="preserve">failure </w:t>
        </w:r>
      </w:ins>
      <w:ins w:id="627" w:author="#WANG ZIHAO#" w:date="2026-06-18T22:28:00Z" w16du:dateUtc="2026-06-18T14:28:00Z">
        <w:r>
          <w:rPr>
            <w:sz w:val="20"/>
            <w:szCs w:val="20"/>
            <w:lang w:val="en-GB"/>
          </w:rPr>
          <w:t>scenario</w:t>
        </w:r>
      </w:ins>
      <w:ins w:id="628" w:author="#WANG ZIHAO#" w:date="2026-06-18T22:27:00Z" w16du:dateUtc="2026-06-18T14:27:00Z">
        <w:r w:rsidRPr="00292B9B">
          <w:rPr>
            <w:sz w:val="20"/>
            <w:szCs w:val="20"/>
            <w:lang w:val="en-GB"/>
          </w:rPr>
          <w:t xml:space="preserve">, the </w:t>
        </w:r>
      </w:ins>
      <w:ins w:id="629" w:author="#WANG ZIHAO#" w:date="2026-06-18T22:34:00Z" w16du:dateUtc="2026-06-18T14:34:00Z">
        <w:r>
          <w:rPr>
            <w:sz w:val="20"/>
            <w:szCs w:val="20"/>
            <w:lang w:val="en-GB"/>
          </w:rPr>
          <w:t xml:space="preserve">cumulative intervention enrolments and </w:t>
        </w:r>
      </w:ins>
      <w:ins w:id="630" w:author="#WANG ZIHAO#" w:date="2026-06-18T22:35:00Z" w16du:dateUtc="2026-06-18T14:35:00Z">
        <w:r>
          <w:rPr>
            <w:sz w:val="20"/>
            <w:szCs w:val="20"/>
            <w:lang w:val="en-GB"/>
          </w:rPr>
          <w:t>the net aggregate efficiencies</w:t>
        </w:r>
      </w:ins>
      <w:ins w:id="631" w:author="#WANG ZIHAO#" w:date="2026-06-18T22:27:00Z" w16du:dateUtc="2026-06-18T14:27:00Z">
        <w:r w:rsidRPr="00292B9B">
          <w:rPr>
            <w:sz w:val="20"/>
            <w:szCs w:val="20"/>
            <w:lang w:val="en-GB"/>
          </w:rPr>
          <w:t xml:space="preserve"> </w:t>
        </w:r>
      </w:ins>
      <w:ins w:id="632" w:author="#WANG ZIHAO#" w:date="2026-06-18T22:33:00Z" w16du:dateUtc="2026-06-18T14:33:00Z">
        <w:r>
          <w:rPr>
            <w:sz w:val="20"/>
            <w:szCs w:val="20"/>
            <w:lang w:val="en-GB"/>
          </w:rPr>
          <w:t xml:space="preserve">across </w:t>
        </w:r>
      </w:ins>
      <w:ins w:id="633" w:author="#WANG ZIHAO#" w:date="2026-06-18T22:35:00Z" w16du:dateUtc="2026-06-18T14:35:00Z">
        <w:r>
          <w:rPr>
            <w:sz w:val="20"/>
            <w:szCs w:val="20"/>
            <w:lang w:val="en-GB"/>
          </w:rPr>
          <w:t xml:space="preserve">all intervention strategies </w:t>
        </w:r>
      </w:ins>
      <w:ins w:id="634" w:author="#WANG ZIHAO#" w:date="2026-06-18T22:36:00Z" w16du:dateUtc="2026-06-18T14:36:00Z">
        <w:r w:rsidR="003C5358">
          <w:rPr>
            <w:sz w:val="20"/>
            <w:szCs w:val="20"/>
            <w:lang w:val="en-GB"/>
          </w:rPr>
          <w:t xml:space="preserve">(Table 4) </w:t>
        </w:r>
      </w:ins>
      <w:ins w:id="635" w:author="#WANG ZIHAO#" w:date="2026-06-18T22:27:00Z" w16du:dateUtc="2026-06-18T14:27:00Z">
        <w:r w:rsidRPr="00292B9B">
          <w:rPr>
            <w:sz w:val="20"/>
            <w:szCs w:val="20"/>
            <w:lang w:val="en-GB"/>
          </w:rPr>
          <w:t>remain stable</w:t>
        </w:r>
      </w:ins>
      <w:ins w:id="636" w:author="#WANG ZIHAO#" w:date="2026-06-18T22:35:00Z" w16du:dateUtc="2026-06-18T14:35:00Z">
        <w:r>
          <w:rPr>
            <w:sz w:val="20"/>
            <w:szCs w:val="20"/>
            <w:lang w:val="en-GB"/>
          </w:rPr>
          <w:t xml:space="preserve"> (as compared to Table 3)</w:t>
        </w:r>
      </w:ins>
      <w:ins w:id="637" w:author="#WANG ZIHAO#" w:date="2026-06-18T22:27:00Z" w16du:dateUtc="2026-06-18T14:27:00Z">
        <w:r w:rsidRPr="00292B9B">
          <w:rPr>
            <w:sz w:val="20"/>
            <w:szCs w:val="20"/>
            <w:lang w:val="en-GB"/>
          </w:rPr>
          <w:t>.</w:t>
        </w:r>
      </w:ins>
      <w:ins w:id="638" w:author="#WANG ZIHAO#" w:date="2026-06-18T22:36:00Z" w16du:dateUtc="2026-06-18T14:36:00Z">
        <w:r w:rsidR="003C5358">
          <w:rPr>
            <w:sz w:val="20"/>
            <w:szCs w:val="20"/>
            <w:lang w:val="en-GB"/>
          </w:rPr>
          <w:t xml:space="preserve"> </w:t>
        </w:r>
      </w:ins>
      <w:ins w:id="639" w:author="#WANG ZIHAO#" w:date="2026-06-18T22:33:00Z" w16du:dateUtc="2026-06-18T14:33:00Z">
        <w:r w:rsidRPr="00292B9B">
          <w:rPr>
            <w:sz w:val="20"/>
            <w:szCs w:val="20"/>
            <w:lang w:val="en-GB"/>
          </w:rPr>
          <w:t xml:space="preserve">However, the underlying strain-specific composition shifts dangerously. For standalone </w:t>
        </w:r>
      </w:ins>
      <w:ins w:id="640" w:author="#WANG ZIHAO#" w:date="2026-06-18T22:36:00Z" w16du:dateUtc="2026-06-18T14:36:00Z">
        <w:r w:rsidR="003C5358">
          <w:rPr>
            <w:sz w:val="20"/>
            <w:szCs w:val="20"/>
            <w:lang w:val="en-GB"/>
          </w:rPr>
          <w:t>d</w:t>
        </w:r>
      </w:ins>
      <w:ins w:id="641" w:author="#WANG ZIHAO#" w:date="2026-06-18T22:33:00Z" w16du:dateUtc="2026-06-18T14:33:00Z">
        <w:r w:rsidRPr="00292B9B">
          <w:rPr>
            <w:sz w:val="20"/>
            <w:szCs w:val="20"/>
            <w:lang w:val="en-GB"/>
          </w:rPr>
          <w:t xml:space="preserve">oxy-PEP, the per-enrolment footprint for </w:t>
        </w:r>
      </w:ins>
      <w:ins w:id="642" w:author="#WANG ZIHAO#" w:date="2026-06-18T22:36:00Z" w16du:dateUtc="2026-06-18T14:36:00Z">
        <w:r w:rsidR="003C5358">
          <w:rPr>
            <w:sz w:val="20"/>
            <w:szCs w:val="20"/>
            <w:lang w:val="en-GB"/>
          </w:rPr>
          <w:t xml:space="preserve">Dual-R </w:t>
        </w:r>
      </w:ins>
      <w:ins w:id="643" w:author="#WANG ZIHAO#" w:date="2026-06-18T22:33:00Z" w16du:dateUtc="2026-06-18T14:33:00Z">
        <w:r w:rsidRPr="00292B9B">
          <w:rPr>
            <w:sz w:val="20"/>
            <w:szCs w:val="20"/>
            <w:lang w:val="en-GB"/>
          </w:rPr>
          <w:t xml:space="preserve">strains drops below zero into negative territory, reaching -0.00039 (95% CrI: -0.12 </w:t>
        </w:r>
      </w:ins>
      <w:ins w:id="644" w:author="#WANG ZIHAO#" w:date="2026-06-18T22:37:00Z" w16du:dateUtc="2026-06-18T14:37:00Z">
        <w:r w:rsidR="003C5358">
          <w:rPr>
            <w:sz w:val="16"/>
            <w:szCs w:val="16"/>
            <w:lang w:val="en-GB"/>
          </w:rPr>
          <w:t>–</w:t>
        </w:r>
      </w:ins>
      <w:ins w:id="645" w:author="#WANG ZIHAO#" w:date="2026-06-18T22:33:00Z" w16du:dateUtc="2026-06-18T14:33:00Z">
        <w:r w:rsidRPr="00292B9B">
          <w:rPr>
            <w:sz w:val="20"/>
            <w:szCs w:val="20"/>
            <w:lang w:val="en-GB"/>
          </w:rPr>
          <w:t xml:space="preserve"> 0). In contrast, the </w:t>
        </w:r>
      </w:ins>
      <w:ins w:id="646" w:author="#WANG ZIHAO#" w:date="2026-06-18T22:37:00Z" w16du:dateUtc="2026-06-18T14:37:00Z">
        <w:r w:rsidR="003C5358">
          <w:rPr>
            <w:sz w:val="20"/>
            <w:szCs w:val="20"/>
            <w:lang w:val="en-GB"/>
          </w:rPr>
          <w:t>dual intervention</w:t>
        </w:r>
      </w:ins>
      <w:ins w:id="647" w:author="#WANG ZIHAO#" w:date="2026-06-18T22:33:00Z" w16du:dateUtc="2026-06-18T14:33:00Z">
        <w:r w:rsidRPr="00292B9B">
          <w:rPr>
            <w:sz w:val="20"/>
            <w:szCs w:val="20"/>
            <w:lang w:val="en-GB"/>
          </w:rPr>
          <w:t xml:space="preserve"> strategy successfully insulates the population against this risk, successfully holding the Dual-R per-enrolment footprint flat at 0 (95% CrI: -0.0029 </w:t>
        </w:r>
      </w:ins>
      <w:ins w:id="648" w:author="#WANG ZIHAO#" w:date="2026-06-18T22:37:00Z" w16du:dateUtc="2026-06-18T14:37:00Z">
        <w:r w:rsidR="003C5358">
          <w:rPr>
            <w:sz w:val="16"/>
            <w:szCs w:val="16"/>
            <w:lang w:val="en-GB"/>
          </w:rPr>
          <w:t>–</w:t>
        </w:r>
      </w:ins>
      <w:ins w:id="649" w:author="#WANG ZIHAO#" w:date="2026-06-18T22:33:00Z" w16du:dateUtc="2026-06-18T14:33:00Z">
        <w:r w:rsidRPr="00292B9B">
          <w:rPr>
            <w:sz w:val="20"/>
            <w:szCs w:val="20"/>
            <w:lang w:val="en-GB"/>
          </w:rPr>
          <w:t xml:space="preserve"> 0.042). </w:t>
        </w:r>
      </w:ins>
    </w:p>
    <w:p w14:paraId="6FE5C5C3" w14:textId="6E9DFE38" w:rsidR="001C5208" w:rsidRDefault="001C5208" w:rsidP="001C5208">
      <w:pPr>
        <w:pStyle w:val="NormalWeb"/>
        <w:spacing w:line="276" w:lineRule="auto"/>
        <w:jc w:val="both"/>
        <w:rPr>
          <w:ins w:id="650" w:author="#WANG ZIHAO#" w:date="2026-06-18T17:42:00Z" w16du:dateUtc="2026-06-18T09:42:00Z"/>
          <w:sz w:val="20"/>
          <w:szCs w:val="20"/>
          <w:lang w:val="en-GB"/>
        </w:rPr>
      </w:pPr>
      <w:ins w:id="651" w:author="#WANG ZIHAO#" w:date="2026-06-17T01:59:00Z" w16du:dateUtc="2026-06-16T17:59:00Z">
        <w:r w:rsidRPr="00E16D4F">
          <w:rPr>
            <w:b/>
            <w:bCs/>
            <w:sz w:val="20"/>
            <w:szCs w:val="20"/>
            <w:lang w:val="en-GB"/>
          </w:rPr>
          <w:t xml:space="preserve">Table </w:t>
        </w:r>
        <w:r>
          <w:rPr>
            <w:b/>
            <w:bCs/>
            <w:sz w:val="20"/>
            <w:szCs w:val="20"/>
            <w:lang w:val="en-GB"/>
          </w:rPr>
          <w:t>4</w:t>
        </w:r>
        <w:r w:rsidRPr="00E16D4F">
          <w:rPr>
            <w:b/>
            <w:bCs/>
            <w:sz w:val="20"/>
            <w:szCs w:val="20"/>
            <w:lang w:val="en-GB"/>
          </w:rPr>
          <w:t xml:space="preserve">. Cumulative </w:t>
        </w:r>
        <w:r>
          <w:rPr>
            <w:b/>
            <w:bCs/>
            <w:sz w:val="20"/>
            <w:szCs w:val="20"/>
            <w:lang w:val="en-GB"/>
          </w:rPr>
          <w:t>intervention enrolments</w:t>
        </w:r>
        <w:r w:rsidRPr="00E16D4F">
          <w:rPr>
            <w:b/>
            <w:bCs/>
            <w:sz w:val="20"/>
            <w:szCs w:val="20"/>
            <w:lang w:val="en-GB"/>
          </w:rPr>
          <w:t xml:space="preserve"> </w:t>
        </w:r>
        <w:r>
          <w:rPr>
            <w:b/>
            <w:bCs/>
            <w:sz w:val="20"/>
            <w:szCs w:val="20"/>
            <w:lang w:val="en-GB"/>
          </w:rPr>
          <w:t xml:space="preserve">and cumulative averted infections per enrolment </w:t>
        </w:r>
        <w:r w:rsidRPr="00E16D4F">
          <w:rPr>
            <w:b/>
            <w:bCs/>
            <w:sz w:val="20"/>
            <w:szCs w:val="20"/>
            <w:lang w:val="en-GB"/>
          </w:rPr>
          <w:t xml:space="preserve">by </w:t>
        </w:r>
        <w:r w:rsidRPr="00E16D4F">
          <w:rPr>
            <w:b/>
            <w:bCs/>
            <w:i/>
            <w:iCs/>
            <w:sz w:val="20"/>
            <w:szCs w:val="20"/>
            <w:lang w:val="en-GB"/>
          </w:rPr>
          <w:t>N. gonorrhoeae</w:t>
        </w:r>
        <w:r w:rsidRPr="00E16D4F">
          <w:rPr>
            <w:b/>
            <w:bCs/>
            <w:sz w:val="20"/>
            <w:szCs w:val="20"/>
            <w:lang w:val="en-GB"/>
          </w:rPr>
          <w:t xml:space="preserve"> strain and intervention strategy over a 15-year simulation horizon, 2027-2041.</w:t>
        </w:r>
        <w:r>
          <w:rPr>
            <w:sz w:val="20"/>
            <w:szCs w:val="20"/>
            <w:lang w:val="en-GB"/>
          </w:rPr>
          <w:t xml:space="preserve"> </w:t>
        </w:r>
        <w:r w:rsidRPr="00C2139E">
          <w:rPr>
            <w:sz w:val="20"/>
            <w:szCs w:val="20"/>
            <w:lang w:val="en-GB"/>
          </w:rPr>
          <w:t xml:space="preserve">Cumulative </w:t>
        </w:r>
        <w:r>
          <w:rPr>
            <w:sz w:val="20"/>
            <w:szCs w:val="20"/>
            <w:lang w:val="en-GB"/>
          </w:rPr>
          <w:t>intervention enrolments</w:t>
        </w:r>
        <w:r w:rsidRPr="00E16D4F">
          <w:rPr>
            <w:b/>
            <w:bCs/>
            <w:sz w:val="20"/>
            <w:szCs w:val="20"/>
            <w:lang w:val="en-GB"/>
          </w:rPr>
          <w:t xml:space="preserve"> </w:t>
        </w:r>
        <w:r w:rsidRPr="00E16D4F">
          <w:rPr>
            <w:sz w:val="20"/>
            <w:szCs w:val="20"/>
            <w:lang w:val="en-GB"/>
          </w:rPr>
          <w:t>are presented in thousands</w:t>
        </w:r>
        <w:r>
          <w:rPr>
            <w:sz w:val="20"/>
            <w:szCs w:val="20"/>
            <w:lang w:val="en-GB"/>
          </w:rPr>
          <w:t xml:space="preserve">, and both metrics </w:t>
        </w:r>
        <w:r w:rsidRPr="00CF5428">
          <w:rPr>
            <w:sz w:val="20"/>
            <w:szCs w:val="20"/>
            <w:lang w:val="en-GB"/>
          </w:rPr>
          <w:t xml:space="preserve">reported as median estimates with 95% </w:t>
        </w:r>
        <w:r>
          <w:rPr>
            <w:sz w:val="20"/>
            <w:szCs w:val="20"/>
            <w:lang w:val="en-GB"/>
          </w:rPr>
          <w:t>CrI</w:t>
        </w:r>
        <w:r w:rsidRPr="00E16D4F">
          <w:rPr>
            <w:sz w:val="20"/>
            <w:szCs w:val="20"/>
            <w:lang w:val="en-GB"/>
          </w:rPr>
          <w:t xml:space="preserve">. Projections span from 2027 to 2041 under a stabilized behavioural baseline (Scenario A), assuming a fixed </w:t>
        </w:r>
        <w:r w:rsidRPr="00CF5428">
          <w:rPr>
            <w:sz w:val="20"/>
            <w:szCs w:val="20"/>
            <w:lang w:val="en-GB"/>
          </w:rPr>
          <w:t>66%</w:t>
        </w:r>
        <w:r>
          <w:rPr>
            <w:sz w:val="20"/>
            <w:szCs w:val="20"/>
            <w:lang w:val="en-GB"/>
          </w:rPr>
          <w:t xml:space="preserve"> </w:t>
        </w:r>
        <w:r w:rsidRPr="00E16D4F">
          <w:rPr>
            <w:sz w:val="20"/>
            <w:szCs w:val="20"/>
            <w:lang w:val="en-GB"/>
          </w:rPr>
          <w:t xml:space="preserve">intervention uptake rate within the target population. </w:t>
        </w:r>
      </w:ins>
      <w:ins w:id="652" w:author="#WANG ZIHAO#" w:date="2026-06-17T02:00:00Z" w16du:dateUtc="2026-06-16T18:00:00Z">
        <w:r w:rsidRPr="00CF5428">
          <w:rPr>
            <w:sz w:val="20"/>
            <w:szCs w:val="20"/>
            <w:lang w:val="en-GB"/>
          </w:rPr>
          <w:t>Model simulations incorporate an elevated ceftriaxone therapeutic treatment failure rate (</w:t>
        </w:r>
      </w:ins>
      <m:oMath>
        <m:r>
          <w:ins w:id="653" w:author="#WANG ZIHAO#" w:date="2026-06-17T02:00:00Z" w16du:dateUtc="2026-06-16T18:00:00Z">
            <w:rPr>
              <w:rFonts w:ascii="Cambria Math" w:hAnsi="Cambria Math"/>
              <w:sz w:val="20"/>
              <w:szCs w:val="20"/>
            </w:rPr>
            <m:t>ϕ=20%</m:t>
          </w:ins>
        </m:r>
      </m:oMath>
      <w:ins w:id="654" w:author="#WANG ZIHAO#" w:date="2026-06-17T02:00:00Z" w16du:dateUtc="2026-06-16T18:00:00Z">
        <w:r w:rsidRPr="00CF5428">
          <w:rPr>
            <w:sz w:val="20"/>
            <w:szCs w:val="20"/>
            <w:lang w:val="en-GB"/>
          </w:rPr>
          <w:t>).</w:t>
        </w:r>
        <w:r w:rsidRPr="00E16D4F">
          <w:rPr>
            <w:sz w:val="20"/>
            <w:szCs w:val="20"/>
            <w:lang w:val="en-GB"/>
          </w:rPr>
          <w:t xml:space="preserve"> </w:t>
        </w:r>
      </w:ins>
      <w:ins w:id="655" w:author="#WANG ZIHAO#" w:date="2026-06-17T01:59:00Z" w16du:dateUtc="2026-06-16T17:59:00Z">
        <w:r w:rsidRPr="00E16D4F">
          <w:rPr>
            <w:sz w:val="20"/>
            <w:szCs w:val="20"/>
            <w:lang w:val="en-GB"/>
          </w:rPr>
          <w:t xml:space="preserve">Forward projections are initialized in 2027 with population-level </w:t>
        </w:r>
        <w:r>
          <w:rPr>
            <w:sz w:val="20"/>
            <w:szCs w:val="20"/>
            <w:lang w:val="en-GB"/>
          </w:rPr>
          <w:t>strain-specific</w:t>
        </w:r>
        <w:r w:rsidRPr="00E16D4F">
          <w:rPr>
            <w:sz w:val="20"/>
            <w:szCs w:val="20"/>
            <w:lang w:val="en-GB"/>
          </w:rPr>
          <w:t xml:space="preserve"> resistance proportions set </w:t>
        </w:r>
        <w:r w:rsidRPr="00CF5428">
          <w:rPr>
            <w:sz w:val="20"/>
            <w:szCs w:val="20"/>
            <w:lang w:val="en-GB"/>
          </w:rPr>
          <w:t xml:space="preserve">at </w:t>
        </w:r>
      </w:ins>
      <m:oMath>
        <m:r>
          <w:ins w:id="656" w:author="#WANG ZIHAO#" w:date="2026-06-17T01:59:00Z" w16du:dateUtc="2026-06-16T17:59:00Z">
            <w:rPr>
              <w:rFonts w:ascii="Cambria Math" w:hAnsi="Cambria Math"/>
              <w:sz w:val="20"/>
              <w:szCs w:val="20"/>
              <w:lang w:val="en-GB"/>
            </w:rPr>
            <m:t>1 </m:t>
          </w:ins>
        </m:r>
        <m:r>
          <w:ins w:id="657" w:author="#WANG ZIHAO#" w:date="2026-06-17T01:59:00Z" w16du:dateUtc="2026-06-16T17:59:00Z">
            <m:rPr>
              <m:sty m:val="p"/>
            </m:rPr>
            <w:rPr>
              <w:rFonts w:ascii="Cambria Math" w:hAnsi="Cambria Math"/>
              <w:sz w:val="20"/>
              <w:szCs w:val="20"/>
              <w:lang w:val="en-GB"/>
            </w:rPr>
            <m:t>×</m:t>
          </w:ins>
        </m:r>
        <m:r>
          <w:ins w:id="658" w:author="#WANG ZIHAO#" w:date="2026-06-17T01:59:00Z" w16du:dateUtc="2026-06-16T17:59:00Z">
            <w:rPr>
              <w:rFonts w:ascii="Cambria Math" w:hAnsi="Cambria Math"/>
              <w:sz w:val="20"/>
              <w:szCs w:val="20"/>
              <w:lang w:val="en-GB"/>
            </w:rPr>
            <m:t> </m:t>
          </w:ins>
        </m:r>
        <m:sSup>
          <m:sSupPr>
            <m:ctrlPr>
              <w:ins w:id="659" w:author="#WANG ZIHAO#" w:date="2026-06-17T01:59:00Z" w16du:dateUtc="2026-06-16T17:59:00Z">
                <w:rPr>
                  <w:rFonts w:ascii="Cambria Math" w:hAnsi="Cambria Math"/>
                  <w:i/>
                  <w:sz w:val="20"/>
                  <w:szCs w:val="20"/>
                  <w:vertAlign w:val="superscript"/>
                  <w:lang w:val="en-GB"/>
                </w:rPr>
              </w:ins>
            </m:ctrlPr>
          </m:sSupPr>
          <m:e>
            <m:r>
              <w:ins w:id="660" w:author="#WANG ZIHAO#" w:date="2026-06-17T01:59:00Z" w16du:dateUtc="2026-06-16T17:59:00Z">
                <w:rPr>
                  <w:rFonts w:ascii="Cambria Math" w:hAnsi="Cambria Math"/>
                  <w:sz w:val="20"/>
                  <w:szCs w:val="20"/>
                  <w:lang w:val="en-GB"/>
                </w:rPr>
                <m:t>10</m:t>
              </w:ins>
            </m:r>
            <m:ctrlPr>
              <w:ins w:id="661" w:author="#WANG ZIHAO#" w:date="2026-06-17T01:59:00Z" w16du:dateUtc="2026-06-16T17:59:00Z">
                <w:rPr>
                  <w:rFonts w:ascii="Cambria Math" w:hAnsi="Cambria Math"/>
                  <w:i/>
                  <w:sz w:val="20"/>
                  <w:szCs w:val="20"/>
                  <w:lang w:val="en-GB"/>
                </w:rPr>
              </w:ins>
            </m:ctrlPr>
          </m:e>
          <m:sup>
            <m:r>
              <w:ins w:id="662" w:author="#WANG ZIHAO#" w:date="2026-06-17T01:59:00Z" w16du:dateUtc="2026-06-16T17:59:00Z">
                <w:rPr>
                  <w:rFonts w:ascii="Cambria Math" w:hAnsi="Cambria Math"/>
                  <w:sz w:val="20"/>
                  <w:szCs w:val="20"/>
                  <w:vertAlign w:val="superscript"/>
                  <w:lang w:val="en-GB"/>
                </w:rPr>
                <m:t>-4</m:t>
              </w:ins>
            </m:r>
          </m:sup>
        </m:sSup>
      </m:oMath>
      <w:ins w:id="663" w:author="#WANG ZIHAO#" w:date="2026-06-17T01:59:00Z" w16du:dateUtc="2026-06-16T17:59:00Z">
        <w:r w:rsidRPr="00CF5428">
          <w:rPr>
            <w:sz w:val="20"/>
            <w:szCs w:val="20"/>
            <w:lang w:val="en-GB"/>
          </w:rPr>
          <w:t xml:space="preserve"> for Cef-R and </w:t>
        </w:r>
      </w:ins>
      <m:oMath>
        <m:r>
          <w:ins w:id="664" w:author="#WANG ZIHAO#" w:date="2026-06-17T01:59:00Z" w16du:dateUtc="2026-06-16T17:59:00Z">
            <w:rPr>
              <w:rFonts w:ascii="Cambria Math" w:hAnsi="Cambria Math"/>
              <w:sz w:val="20"/>
              <w:szCs w:val="20"/>
              <w:lang w:val="en-GB"/>
            </w:rPr>
            <m:t>8</m:t>
          </w:ins>
        </m:r>
        <m:r>
          <w:ins w:id="665" w:author="#WANG ZIHAO#" w:date="2026-06-17T01:59:00Z" w16du:dateUtc="2026-06-16T17:59:00Z">
            <m:rPr>
              <m:sty m:val="p"/>
            </m:rPr>
            <w:rPr>
              <w:rFonts w:ascii="Cambria Math" w:hAnsi="Cambria Math"/>
              <w:sz w:val="20"/>
              <w:szCs w:val="20"/>
              <w:lang w:val="en-GB"/>
            </w:rPr>
            <m:t>×</m:t>
          </w:ins>
        </m:r>
        <m:sSup>
          <m:sSupPr>
            <m:ctrlPr>
              <w:ins w:id="666" w:author="#WANG ZIHAO#" w:date="2026-06-17T01:59:00Z" w16du:dateUtc="2026-06-16T17:59:00Z">
                <w:rPr>
                  <w:rFonts w:ascii="Cambria Math" w:hAnsi="Cambria Math"/>
                  <w:i/>
                  <w:sz w:val="20"/>
                  <w:szCs w:val="20"/>
                  <w:lang w:val="en-GB"/>
                </w:rPr>
              </w:ins>
            </m:ctrlPr>
          </m:sSupPr>
          <m:e>
            <m:r>
              <w:ins w:id="667" w:author="#WANG ZIHAO#" w:date="2026-06-17T01:59:00Z" w16du:dateUtc="2026-06-16T17:59:00Z">
                <w:rPr>
                  <w:rFonts w:ascii="Cambria Math" w:hAnsi="Cambria Math"/>
                  <w:sz w:val="20"/>
                  <w:szCs w:val="20"/>
                  <w:lang w:val="en-GB"/>
                </w:rPr>
                <m:t>10</m:t>
              </w:ins>
            </m:r>
            <m:ctrlPr>
              <w:ins w:id="668" w:author="#WANG ZIHAO#" w:date="2026-06-17T01:59:00Z" w16du:dateUtc="2026-06-16T17:59:00Z">
                <w:rPr>
                  <w:rFonts w:ascii="Cambria Math" w:hAnsi="Cambria Math"/>
                  <w:sz w:val="20"/>
                  <w:szCs w:val="20"/>
                  <w:lang w:val="en-GB"/>
                </w:rPr>
              </w:ins>
            </m:ctrlPr>
          </m:e>
          <m:sup>
            <m:r>
              <w:ins w:id="669" w:author="#WANG ZIHAO#" w:date="2026-06-17T01:59:00Z" w16du:dateUtc="2026-06-16T17:59:00Z">
                <w:rPr>
                  <w:rFonts w:ascii="Cambria Math" w:hAnsi="Cambria Math"/>
                  <w:sz w:val="20"/>
                  <w:szCs w:val="20"/>
                  <w:lang w:val="en-GB"/>
                </w:rPr>
                <m:t>-5</m:t>
              </w:ins>
            </m:r>
          </m:sup>
        </m:sSup>
      </m:oMath>
      <w:ins w:id="670" w:author="#WANG ZIHAO#" w:date="2026-06-17T01:59:00Z" w16du:dateUtc="2026-06-16T17:59:00Z">
        <w:r w:rsidRPr="00CF5428">
          <w:rPr>
            <w:sz w:val="20"/>
            <w:szCs w:val="20"/>
            <w:lang w:val="en-GB"/>
          </w:rPr>
          <w:t xml:space="preserve"> for Dual-R strains.</w:t>
        </w:r>
      </w:ins>
    </w:p>
    <w:tbl>
      <w:tblPr>
        <w:tblStyle w:val="TableGrid"/>
        <w:tblW w:w="0" w:type="auto"/>
        <w:tblLayout w:type="fixed"/>
        <w:tblLook w:val="04A0" w:firstRow="1" w:lastRow="0" w:firstColumn="1" w:lastColumn="0" w:noHBand="0" w:noVBand="1"/>
        <w:tblPrChange w:id="671" w:author="#WANG ZIHAO#" w:date="2026-06-18T17:52:00Z" w16du:dateUtc="2026-06-18T09:52:00Z">
          <w:tblPr>
            <w:tblStyle w:val="TableGrid"/>
            <w:tblW w:w="0" w:type="auto"/>
            <w:tblLayout w:type="fixed"/>
            <w:tblLook w:val="04A0" w:firstRow="1" w:lastRow="0" w:firstColumn="1" w:lastColumn="0" w:noHBand="0" w:noVBand="1"/>
          </w:tblPr>
        </w:tblPrChange>
      </w:tblPr>
      <w:tblGrid>
        <w:gridCol w:w="954"/>
        <w:gridCol w:w="1476"/>
        <w:gridCol w:w="1260"/>
        <w:gridCol w:w="1350"/>
        <w:gridCol w:w="1170"/>
        <w:gridCol w:w="1440"/>
        <w:gridCol w:w="1376"/>
        <w:tblGridChange w:id="672">
          <w:tblGrid>
            <w:gridCol w:w="954"/>
            <w:gridCol w:w="1476"/>
            <w:gridCol w:w="1260"/>
            <w:gridCol w:w="90"/>
            <w:gridCol w:w="1362"/>
            <w:gridCol w:w="1068"/>
            <w:gridCol w:w="91"/>
            <w:gridCol w:w="1439"/>
            <w:gridCol w:w="1286"/>
          </w:tblGrid>
        </w:tblGridChange>
      </w:tblGrid>
      <w:tr w:rsidR="00904D80" w14:paraId="2093A8F7" w14:textId="77777777" w:rsidTr="00904D80">
        <w:trPr>
          <w:ins w:id="673" w:author="#WANG ZIHAO#" w:date="2026-06-18T17:42:00Z" w16du:dateUtc="2026-06-18T09:42:00Z"/>
        </w:trPr>
        <w:tc>
          <w:tcPr>
            <w:tcW w:w="954" w:type="dxa"/>
            <w:tcBorders>
              <w:top w:val="single" w:sz="4" w:space="0" w:color="auto"/>
              <w:bottom w:val="nil"/>
            </w:tcBorders>
            <w:tcPrChange w:id="674" w:author="#WANG ZIHAO#" w:date="2026-06-18T17:52:00Z" w16du:dateUtc="2026-06-18T09:52:00Z">
              <w:tcPr>
                <w:tcW w:w="954" w:type="dxa"/>
                <w:tcBorders>
                  <w:top w:val="single" w:sz="4" w:space="0" w:color="auto"/>
                  <w:bottom w:val="nil"/>
                </w:tcBorders>
              </w:tcPr>
            </w:tcPrChange>
          </w:tcPr>
          <w:p w14:paraId="602DEF36" w14:textId="77777777" w:rsidR="00904D80" w:rsidRPr="00C2139E" w:rsidRDefault="00904D80" w:rsidP="00B358D4">
            <w:pPr>
              <w:pStyle w:val="NormalWeb"/>
              <w:spacing w:line="276" w:lineRule="auto"/>
              <w:rPr>
                <w:ins w:id="675" w:author="#WANG ZIHAO#" w:date="2026-06-18T17:42:00Z" w16du:dateUtc="2026-06-18T09:42:00Z"/>
                <w:sz w:val="16"/>
                <w:szCs w:val="16"/>
                <w:lang w:val="en-GB"/>
              </w:rPr>
            </w:pPr>
          </w:p>
        </w:tc>
        <w:tc>
          <w:tcPr>
            <w:tcW w:w="2736" w:type="dxa"/>
            <w:gridSpan w:val="2"/>
            <w:tcBorders>
              <w:top w:val="single" w:sz="4" w:space="0" w:color="auto"/>
              <w:bottom w:val="nil"/>
            </w:tcBorders>
            <w:tcPrChange w:id="676" w:author="#WANG ZIHAO#" w:date="2026-06-18T17:52:00Z" w16du:dateUtc="2026-06-18T09:52:00Z">
              <w:tcPr>
                <w:tcW w:w="2826" w:type="dxa"/>
                <w:gridSpan w:val="3"/>
                <w:tcBorders>
                  <w:top w:val="single" w:sz="4" w:space="0" w:color="auto"/>
                  <w:bottom w:val="nil"/>
                </w:tcBorders>
              </w:tcPr>
            </w:tcPrChange>
          </w:tcPr>
          <w:p w14:paraId="5D3EE1AD" w14:textId="77777777" w:rsidR="00904D80" w:rsidRPr="00C2139E" w:rsidRDefault="00904D80" w:rsidP="00B358D4">
            <w:pPr>
              <w:pStyle w:val="NormalWeb"/>
              <w:spacing w:line="276" w:lineRule="auto"/>
              <w:rPr>
                <w:ins w:id="677" w:author="#WANG ZIHAO#" w:date="2026-06-18T17:42:00Z" w16du:dateUtc="2026-06-18T09:42:00Z"/>
                <w:sz w:val="16"/>
                <w:szCs w:val="16"/>
                <w:lang w:val="en-GB"/>
              </w:rPr>
            </w:pPr>
            <w:ins w:id="678" w:author="#WANG ZIHAO#" w:date="2026-06-18T17:42:00Z" w16du:dateUtc="2026-06-18T09:42:00Z">
              <w:r w:rsidRPr="00C2139E">
                <w:rPr>
                  <w:sz w:val="16"/>
                  <w:szCs w:val="16"/>
                  <w:lang w:val="en-GB"/>
                </w:rPr>
                <w:t xml:space="preserve">Doxy-PEP         </w:t>
              </w:r>
              <w:r>
                <w:rPr>
                  <w:sz w:val="16"/>
                  <w:szCs w:val="16"/>
                  <w:lang w:val="en-GB"/>
                </w:rPr>
                <w:t xml:space="preserve">                             </w:t>
              </w:r>
              <w:r w:rsidRPr="00C2139E">
                <w:rPr>
                  <w:sz w:val="16"/>
                  <w:szCs w:val="16"/>
                  <w:lang w:val="en-GB"/>
                </w:rPr>
                <w:t xml:space="preserve">Standalone Intervention </w:t>
              </w:r>
            </w:ins>
          </w:p>
        </w:tc>
        <w:tc>
          <w:tcPr>
            <w:tcW w:w="2520" w:type="dxa"/>
            <w:gridSpan w:val="2"/>
            <w:tcBorders>
              <w:top w:val="single" w:sz="4" w:space="0" w:color="auto"/>
              <w:bottom w:val="nil"/>
            </w:tcBorders>
            <w:tcPrChange w:id="679" w:author="#WANG ZIHAO#" w:date="2026-06-18T17:52:00Z" w16du:dateUtc="2026-06-18T09:52:00Z">
              <w:tcPr>
                <w:tcW w:w="2521" w:type="dxa"/>
                <w:gridSpan w:val="3"/>
                <w:tcBorders>
                  <w:top w:val="single" w:sz="4" w:space="0" w:color="auto"/>
                  <w:bottom w:val="nil"/>
                </w:tcBorders>
              </w:tcPr>
            </w:tcPrChange>
          </w:tcPr>
          <w:p w14:paraId="50649BBD" w14:textId="77777777" w:rsidR="00904D80" w:rsidRPr="00C2139E" w:rsidRDefault="00904D80" w:rsidP="00B358D4">
            <w:pPr>
              <w:pStyle w:val="NormalWeb"/>
              <w:spacing w:line="276" w:lineRule="auto"/>
              <w:rPr>
                <w:ins w:id="680" w:author="#WANG ZIHAO#" w:date="2026-06-18T17:42:00Z" w16du:dateUtc="2026-06-18T09:42:00Z"/>
                <w:sz w:val="16"/>
                <w:szCs w:val="16"/>
                <w:lang w:val="en-GB"/>
              </w:rPr>
            </w:pPr>
            <w:commentRangeStart w:id="681"/>
            <w:commentRangeStart w:id="682"/>
            <w:ins w:id="683" w:author="#WANG ZIHAO#" w:date="2026-06-18T17:42:00Z" w16du:dateUtc="2026-06-18T09:42:00Z">
              <w:r w:rsidRPr="00C2139E">
                <w:rPr>
                  <w:sz w:val="16"/>
                  <w:szCs w:val="16"/>
                  <w:lang w:val="en-GB"/>
                </w:rPr>
                <w:t xml:space="preserve">Vaccination          </w:t>
              </w:r>
              <w:commentRangeEnd w:id="681"/>
              <w:r>
                <w:rPr>
                  <w:rStyle w:val="CommentReference"/>
                  <w:lang w:val="en-GB"/>
                </w:rPr>
                <w:commentReference w:id="681"/>
              </w:r>
              <w:commentRangeEnd w:id="682"/>
              <w:r w:rsidR="00E57C26">
                <w:rPr>
                  <w:rStyle w:val="CommentReference"/>
                  <w:lang w:val="en-GB"/>
                </w:rPr>
                <w:commentReference w:id="682"/>
              </w:r>
              <w:r>
                <w:rPr>
                  <w:sz w:val="16"/>
                  <w:szCs w:val="16"/>
                  <w:lang w:val="en-GB"/>
                </w:rPr>
                <w:t xml:space="preserve">                </w:t>
              </w:r>
              <w:r w:rsidRPr="00C2139E">
                <w:rPr>
                  <w:sz w:val="16"/>
                  <w:szCs w:val="16"/>
                  <w:lang w:val="en-GB"/>
                </w:rPr>
                <w:t xml:space="preserve">Standalone Intervention </w:t>
              </w:r>
            </w:ins>
          </w:p>
        </w:tc>
        <w:tc>
          <w:tcPr>
            <w:tcW w:w="2816" w:type="dxa"/>
            <w:gridSpan w:val="2"/>
            <w:tcBorders>
              <w:top w:val="single" w:sz="4" w:space="0" w:color="auto"/>
              <w:bottom w:val="nil"/>
            </w:tcBorders>
            <w:tcPrChange w:id="684" w:author="#WANG ZIHAO#" w:date="2026-06-18T17:52:00Z" w16du:dateUtc="2026-06-18T09:52:00Z">
              <w:tcPr>
                <w:tcW w:w="2725" w:type="dxa"/>
                <w:gridSpan w:val="2"/>
                <w:tcBorders>
                  <w:top w:val="single" w:sz="4" w:space="0" w:color="auto"/>
                  <w:bottom w:val="nil"/>
                </w:tcBorders>
              </w:tcPr>
            </w:tcPrChange>
          </w:tcPr>
          <w:p w14:paraId="3EB77F19" w14:textId="77777777" w:rsidR="00904D80" w:rsidRPr="00C2139E" w:rsidRDefault="00904D80" w:rsidP="00B358D4">
            <w:pPr>
              <w:pStyle w:val="NormalWeb"/>
              <w:spacing w:line="276" w:lineRule="auto"/>
              <w:rPr>
                <w:ins w:id="685" w:author="#WANG ZIHAO#" w:date="2026-06-18T17:42:00Z" w16du:dateUtc="2026-06-18T09:42:00Z"/>
                <w:sz w:val="16"/>
                <w:szCs w:val="16"/>
                <w:lang w:val="en-GB"/>
              </w:rPr>
            </w:pPr>
            <w:ins w:id="686" w:author="#WANG ZIHAO#" w:date="2026-06-18T17:42:00Z" w16du:dateUtc="2026-06-18T09:42:00Z">
              <w:r w:rsidRPr="00C2139E">
                <w:rPr>
                  <w:sz w:val="16"/>
                  <w:szCs w:val="16"/>
                  <w:lang w:val="en-GB"/>
                </w:rPr>
                <w:t xml:space="preserve">Doxy-PEP + Vaccination </w:t>
              </w:r>
              <w:r>
                <w:rPr>
                  <w:sz w:val="16"/>
                  <w:szCs w:val="16"/>
                  <w:lang w:val="en-GB"/>
                </w:rPr>
                <w:t xml:space="preserve">           </w:t>
              </w:r>
              <w:r w:rsidRPr="00C2139E">
                <w:rPr>
                  <w:sz w:val="16"/>
                  <w:szCs w:val="16"/>
                  <w:lang w:val="en-GB"/>
                </w:rPr>
                <w:t>Combined Intervention</w:t>
              </w:r>
            </w:ins>
          </w:p>
        </w:tc>
      </w:tr>
      <w:tr w:rsidR="00904D80" w14:paraId="66BFF912" w14:textId="77777777" w:rsidTr="00904D80">
        <w:trPr>
          <w:ins w:id="687" w:author="#WANG ZIHAO#" w:date="2026-06-18T17:42:00Z" w16du:dateUtc="2026-06-18T09:42:00Z"/>
        </w:trPr>
        <w:tc>
          <w:tcPr>
            <w:tcW w:w="954" w:type="dxa"/>
            <w:tcBorders>
              <w:top w:val="nil"/>
              <w:bottom w:val="single" w:sz="4" w:space="0" w:color="auto"/>
            </w:tcBorders>
            <w:tcPrChange w:id="688" w:author="#WANG ZIHAO#" w:date="2026-06-18T17:51:00Z" w16du:dateUtc="2026-06-18T09:51:00Z">
              <w:tcPr>
                <w:tcW w:w="954" w:type="dxa"/>
                <w:tcBorders>
                  <w:top w:val="nil"/>
                  <w:bottom w:val="single" w:sz="4" w:space="0" w:color="auto"/>
                </w:tcBorders>
              </w:tcPr>
            </w:tcPrChange>
          </w:tcPr>
          <w:p w14:paraId="5BC5DF20" w14:textId="77777777" w:rsidR="00904D80" w:rsidRPr="00C2139E" w:rsidRDefault="00904D80" w:rsidP="00B358D4">
            <w:pPr>
              <w:pStyle w:val="NormalWeb"/>
              <w:spacing w:line="276" w:lineRule="auto"/>
              <w:rPr>
                <w:ins w:id="689" w:author="#WANG ZIHAO#" w:date="2026-06-18T17:42:00Z" w16du:dateUtc="2026-06-18T09:42:00Z"/>
                <w:sz w:val="16"/>
                <w:szCs w:val="16"/>
                <w:lang w:val="en-GB"/>
              </w:rPr>
            </w:pPr>
            <w:ins w:id="690" w:author="#WANG ZIHAO#" w:date="2026-06-18T17:42:00Z" w16du:dateUtc="2026-06-18T09:42:00Z">
              <w:r w:rsidRPr="00C2139E">
                <w:rPr>
                  <w:sz w:val="16"/>
                  <w:szCs w:val="16"/>
                  <w:lang w:val="en-GB"/>
                </w:rPr>
                <w:t>Strain</w:t>
              </w:r>
            </w:ins>
          </w:p>
        </w:tc>
        <w:tc>
          <w:tcPr>
            <w:tcW w:w="1476" w:type="dxa"/>
            <w:tcBorders>
              <w:top w:val="nil"/>
              <w:bottom w:val="single" w:sz="4" w:space="0" w:color="auto"/>
            </w:tcBorders>
            <w:tcPrChange w:id="691" w:author="#WANG ZIHAO#" w:date="2026-06-18T17:51:00Z" w16du:dateUtc="2026-06-18T09:51:00Z">
              <w:tcPr>
                <w:tcW w:w="1476" w:type="dxa"/>
                <w:tcBorders>
                  <w:top w:val="nil"/>
                  <w:bottom w:val="single" w:sz="4" w:space="0" w:color="auto"/>
                </w:tcBorders>
              </w:tcPr>
            </w:tcPrChange>
          </w:tcPr>
          <w:p w14:paraId="510DAED5" w14:textId="77777777" w:rsidR="00904D80" w:rsidRPr="00C2139E" w:rsidRDefault="00904D80" w:rsidP="00B358D4">
            <w:pPr>
              <w:pStyle w:val="NormalWeb"/>
              <w:spacing w:line="276" w:lineRule="auto"/>
              <w:rPr>
                <w:ins w:id="692" w:author="#WANG ZIHAO#" w:date="2026-06-18T17:42:00Z" w16du:dateUtc="2026-06-18T09:42:00Z"/>
                <w:sz w:val="16"/>
                <w:szCs w:val="16"/>
                <w:lang w:val="en-GB"/>
              </w:rPr>
            </w:pPr>
            <w:ins w:id="693" w:author="#WANG ZIHAO#" w:date="2026-06-18T17:42:00Z" w16du:dateUtc="2026-06-18T09:42:00Z">
              <w:r w:rsidRPr="00C2139E">
                <w:rPr>
                  <w:sz w:val="16"/>
                  <w:szCs w:val="16"/>
                  <w:lang w:val="en-GB"/>
                </w:rPr>
                <w:t xml:space="preserve">Cumulative </w:t>
              </w:r>
              <w:r>
                <w:rPr>
                  <w:sz w:val="16"/>
                  <w:szCs w:val="16"/>
                  <w:lang w:val="en-GB"/>
                </w:rPr>
                <w:t>doxy-PEP enrolments</w:t>
              </w:r>
              <w:r w:rsidRPr="00C2139E">
                <w:rPr>
                  <w:sz w:val="16"/>
                  <w:szCs w:val="16"/>
                  <w:lang w:val="en-GB"/>
                </w:rPr>
                <w:t>, thousands</w:t>
              </w:r>
            </w:ins>
          </w:p>
        </w:tc>
        <w:tc>
          <w:tcPr>
            <w:tcW w:w="1260" w:type="dxa"/>
            <w:tcBorders>
              <w:top w:val="nil"/>
              <w:bottom w:val="single" w:sz="4" w:space="0" w:color="auto"/>
            </w:tcBorders>
            <w:tcPrChange w:id="694" w:author="#WANG ZIHAO#" w:date="2026-06-18T17:51:00Z" w16du:dateUtc="2026-06-18T09:51:00Z">
              <w:tcPr>
                <w:tcW w:w="1350" w:type="dxa"/>
                <w:gridSpan w:val="2"/>
                <w:tcBorders>
                  <w:top w:val="nil"/>
                  <w:bottom w:val="single" w:sz="4" w:space="0" w:color="auto"/>
                </w:tcBorders>
              </w:tcPr>
            </w:tcPrChange>
          </w:tcPr>
          <w:p w14:paraId="14F903EA" w14:textId="77777777" w:rsidR="00904D80" w:rsidRPr="00C2139E" w:rsidRDefault="00904D80" w:rsidP="00B358D4">
            <w:pPr>
              <w:pStyle w:val="NormalWeb"/>
              <w:spacing w:line="276" w:lineRule="auto"/>
              <w:rPr>
                <w:ins w:id="695" w:author="#WANG ZIHAO#" w:date="2026-06-18T17:42:00Z" w16du:dateUtc="2026-06-18T09:42:00Z"/>
                <w:sz w:val="16"/>
                <w:szCs w:val="16"/>
                <w:lang w:val="en-GB"/>
              </w:rPr>
            </w:pPr>
            <w:ins w:id="696" w:author="#WANG ZIHAO#" w:date="2026-06-18T17:42:00Z" w16du:dateUtc="2026-06-18T09:42:00Z">
              <w:r>
                <w:rPr>
                  <w:sz w:val="16"/>
                  <w:szCs w:val="16"/>
                  <w:lang w:val="en-GB"/>
                </w:rPr>
                <w:t>Cumulative averted infections per enrolment</w:t>
              </w:r>
            </w:ins>
          </w:p>
        </w:tc>
        <w:tc>
          <w:tcPr>
            <w:tcW w:w="1350" w:type="dxa"/>
            <w:tcBorders>
              <w:top w:val="nil"/>
              <w:bottom w:val="single" w:sz="4" w:space="0" w:color="auto"/>
            </w:tcBorders>
            <w:tcPrChange w:id="697" w:author="#WANG ZIHAO#" w:date="2026-06-18T17:51:00Z" w16du:dateUtc="2026-06-18T09:51:00Z">
              <w:tcPr>
                <w:tcW w:w="1362" w:type="dxa"/>
                <w:tcBorders>
                  <w:top w:val="nil"/>
                  <w:bottom w:val="single" w:sz="4" w:space="0" w:color="auto"/>
                </w:tcBorders>
              </w:tcPr>
            </w:tcPrChange>
          </w:tcPr>
          <w:p w14:paraId="3017D604" w14:textId="77777777" w:rsidR="00904D80" w:rsidRPr="00C2139E" w:rsidRDefault="00904D80" w:rsidP="00B358D4">
            <w:pPr>
              <w:pStyle w:val="NormalWeb"/>
              <w:spacing w:line="276" w:lineRule="auto"/>
              <w:rPr>
                <w:ins w:id="698" w:author="#WANG ZIHAO#" w:date="2026-06-18T17:42:00Z" w16du:dateUtc="2026-06-18T09:42:00Z"/>
                <w:sz w:val="16"/>
                <w:szCs w:val="16"/>
                <w:lang w:val="en-GB"/>
              </w:rPr>
            </w:pPr>
            <w:ins w:id="699" w:author="#WANG ZIHAO#" w:date="2026-06-18T17:42:00Z" w16du:dateUtc="2026-06-18T09:42:00Z">
              <w:r w:rsidRPr="00C2139E">
                <w:rPr>
                  <w:sz w:val="16"/>
                  <w:szCs w:val="16"/>
                  <w:lang w:val="en-GB"/>
                </w:rPr>
                <w:t xml:space="preserve">Cumulative </w:t>
              </w:r>
              <w:r>
                <w:rPr>
                  <w:sz w:val="16"/>
                  <w:szCs w:val="16"/>
                  <w:lang w:val="en-GB"/>
                </w:rPr>
                <w:t>vaccination enrolments</w:t>
              </w:r>
              <w:r w:rsidRPr="00C2139E">
                <w:rPr>
                  <w:sz w:val="16"/>
                  <w:szCs w:val="16"/>
                  <w:lang w:val="en-GB"/>
                </w:rPr>
                <w:t>, thousands</w:t>
              </w:r>
            </w:ins>
          </w:p>
        </w:tc>
        <w:tc>
          <w:tcPr>
            <w:tcW w:w="1170" w:type="dxa"/>
            <w:tcBorders>
              <w:top w:val="nil"/>
              <w:bottom w:val="single" w:sz="4" w:space="0" w:color="auto"/>
            </w:tcBorders>
            <w:tcPrChange w:id="700" w:author="#WANG ZIHAO#" w:date="2026-06-18T17:51:00Z" w16du:dateUtc="2026-06-18T09:51:00Z">
              <w:tcPr>
                <w:tcW w:w="1159" w:type="dxa"/>
                <w:gridSpan w:val="2"/>
                <w:tcBorders>
                  <w:top w:val="nil"/>
                  <w:bottom w:val="single" w:sz="4" w:space="0" w:color="auto"/>
                </w:tcBorders>
              </w:tcPr>
            </w:tcPrChange>
          </w:tcPr>
          <w:p w14:paraId="1D7A1F29" w14:textId="77777777" w:rsidR="00904D80" w:rsidRPr="00C2139E" w:rsidRDefault="00904D80" w:rsidP="00B358D4">
            <w:pPr>
              <w:pStyle w:val="NormalWeb"/>
              <w:spacing w:line="276" w:lineRule="auto"/>
              <w:rPr>
                <w:ins w:id="701" w:author="#WANG ZIHAO#" w:date="2026-06-18T17:42:00Z" w16du:dateUtc="2026-06-18T09:42:00Z"/>
                <w:sz w:val="16"/>
                <w:szCs w:val="16"/>
                <w:lang w:val="en-GB"/>
              </w:rPr>
            </w:pPr>
            <w:ins w:id="702" w:author="#WANG ZIHAO#" w:date="2026-06-18T17:42:00Z" w16du:dateUtc="2026-06-18T09:42:00Z">
              <w:r>
                <w:rPr>
                  <w:sz w:val="16"/>
                  <w:szCs w:val="16"/>
                  <w:lang w:val="en-GB"/>
                </w:rPr>
                <w:t>Cumulative averted infections per enrolment</w:t>
              </w:r>
            </w:ins>
          </w:p>
        </w:tc>
        <w:tc>
          <w:tcPr>
            <w:tcW w:w="1440" w:type="dxa"/>
            <w:tcBorders>
              <w:top w:val="nil"/>
              <w:bottom w:val="single" w:sz="4" w:space="0" w:color="auto"/>
            </w:tcBorders>
            <w:tcPrChange w:id="703" w:author="#WANG ZIHAO#" w:date="2026-06-18T17:51:00Z" w16du:dateUtc="2026-06-18T09:51:00Z">
              <w:tcPr>
                <w:tcW w:w="1439" w:type="dxa"/>
                <w:tcBorders>
                  <w:top w:val="nil"/>
                  <w:bottom w:val="single" w:sz="4" w:space="0" w:color="auto"/>
                </w:tcBorders>
              </w:tcPr>
            </w:tcPrChange>
          </w:tcPr>
          <w:p w14:paraId="710A3B36" w14:textId="77777777" w:rsidR="00904D80" w:rsidRPr="00C2139E" w:rsidRDefault="00904D80" w:rsidP="00B358D4">
            <w:pPr>
              <w:pStyle w:val="NormalWeb"/>
              <w:spacing w:line="276" w:lineRule="auto"/>
              <w:rPr>
                <w:ins w:id="704" w:author="#WANG ZIHAO#" w:date="2026-06-18T17:42:00Z" w16du:dateUtc="2026-06-18T09:42:00Z"/>
                <w:sz w:val="16"/>
                <w:szCs w:val="16"/>
                <w:lang w:val="en-GB"/>
              </w:rPr>
            </w:pPr>
            <w:ins w:id="705" w:author="#WANG ZIHAO#" w:date="2026-06-18T17:42:00Z" w16du:dateUtc="2026-06-18T09:42:00Z">
              <w:r w:rsidRPr="00C2139E">
                <w:rPr>
                  <w:sz w:val="16"/>
                  <w:szCs w:val="16"/>
                  <w:lang w:val="en-GB"/>
                </w:rPr>
                <w:t xml:space="preserve">Cumulative </w:t>
              </w:r>
              <w:r>
                <w:rPr>
                  <w:sz w:val="16"/>
                  <w:szCs w:val="16"/>
                  <w:lang w:val="en-GB"/>
                </w:rPr>
                <w:t>intervention enrolments</w:t>
              </w:r>
              <w:r w:rsidRPr="00C2139E">
                <w:rPr>
                  <w:sz w:val="16"/>
                  <w:szCs w:val="16"/>
                  <w:lang w:val="en-GB"/>
                </w:rPr>
                <w:t>, thousands</w:t>
              </w:r>
            </w:ins>
          </w:p>
        </w:tc>
        <w:tc>
          <w:tcPr>
            <w:tcW w:w="1376" w:type="dxa"/>
            <w:tcBorders>
              <w:top w:val="nil"/>
              <w:bottom w:val="single" w:sz="4" w:space="0" w:color="auto"/>
            </w:tcBorders>
            <w:tcPrChange w:id="706" w:author="#WANG ZIHAO#" w:date="2026-06-18T17:51:00Z" w16du:dateUtc="2026-06-18T09:51:00Z">
              <w:tcPr>
                <w:tcW w:w="1286" w:type="dxa"/>
                <w:tcBorders>
                  <w:top w:val="nil"/>
                  <w:bottom w:val="single" w:sz="4" w:space="0" w:color="auto"/>
                </w:tcBorders>
              </w:tcPr>
            </w:tcPrChange>
          </w:tcPr>
          <w:p w14:paraId="308E8639" w14:textId="77777777" w:rsidR="00904D80" w:rsidRPr="00C2139E" w:rsidRDefault="00904D80" w:rsidP="00B358D4">
            <w:pPr>
              <w:pStyle w:val="NormalWeb"/>
              <w:spacing w:line="276" w:lineRule="auto"/>
              <w:rPr>
                <w:ins w:id="707" w:author="#WANG ZIHAO#" w:date="2026-06-18T17:42:00Z" w16du:dateUtc="2026-06-18T09:42:00Z"/>
                <w:sz w:val="16"/>
                <w:szCs w:val="16"/>
                <w:lang w:val="en-GB"/>
              </w:rPr>
            </w:pPr>
            <w:ins w:id="708" w:author="#WANG ZIHAO#" w:date="2026-06-18T17:42:00Z" w16du:dateUtc="2026-06-18T09:42:00Z">
              <w:r>
                <w:rPr>
                  <w:sz w:val="16"/>
                  <w:szCs w:val="16"/>
                  <w:lang w:val="en-GB"/>
                </w:rPr>
                <w:t>Cumulative averted infections per enrolment</w:t>
              </w:r>
            </w:ins>
          </w:p>
        </w:tc>
      </w:tr>
      <w:tr w:rsidR="00904D80" w14:paraId="76D1556D" w14:textId="77777777" w:rsidTr="00904D80">
        <w:trPr>
          <w:ins w:id="709" w:author="#WANG ZIHAO#" w:date="2026-06-18T17:42:00Z" w16du:dateUtc="2026-06-18T09:42:00Z"/>
        </w:trPr>
        <w:tc>
          <w:tcPr>
            <w:tcW w:w="954" w:type="dxa"/>
            <w:tcBorders>
              <w:top w:val="single" w:sz="4" w:space="0" w:color="auto"/>
            </w:tcBorders>
            <w:tcPrChange w:id="710" w:author="#WANG ZIHAO#" w:date="2026-06-18T17:51:00Z" w16du:dateUtc="2026-06-18T09:51:00Z">
              <w:tcPr>
                <w:tcW w:w="954" w:type="dxa"/>
                <w:tcBorders>
                  <w:top w:val="single" w:sz="4" w:space="0" w:color="auto"/>
                </w:tcBorders>
              </w:tcPr>
            </w:tcPrChange>
          </w:tcPr>
          <w:p w14:paraId="6DC30280" w14:textId="77777777" w:rsidR="00904D80" w:rsidRPr="00C2139E" w:rsidRDefault="00904D80" w:rsidP="00B358D4">
            <w:pPr>
              <w:pStyle w:val="NormalWeb"/>
              <w:spacing w:line="276" w:lineRule="auto"/>
              <w:rPr>
                <w:ins w:id="711" w:author="#WANG ZIHAO#" w:date="2026-06-18T17:42:00Z" w16du:dateUtc="2026-06-18T09:42:00Z"/>
                <w:sz w:val="16"/>
                <w:szCs w:val="16"/>
                <w:lang w:val="en-GB"/>
              </w:rPr>
            </w:pPr>
            <w:ins w:id="712" w:author="#WANG ZIHAO#" w:date="2026-06-18T17:42:00Z" w16du:dateUtc="2026-06-18T09:42:00Z">
              <w:r w:rsidRPr="00C2139E">
                <w:rPr>
                  <w:sz w:val="16"/>
                  <w:szCs w:val="16"/>
                  <w:lang w:val="en-GB"/>
                </w:rPr>
                <w:t>All</w:t>
              </w:r>
            </w:ins>
          </w:p>
        </w:tc>
        <w:tc>
          <w:tcPr>
            <w:tcW w:w="1476" w:type="dxa"/>
            <w:tcBorders>
              <w:top w:val="single" w:sz="4" w:space="0" w:color="auto"/>
            </w:tcBorders>
            <w:tcPrChange w:id="713" w:author="#WANG ZIHAO#" w:date="2026-06-18T17:51:00Z" w16du:dateUtc="2026-06-18T09:51:00Z">
              <w:tcPr>
                <w:tcW w:w="1476" w:type="dxa"/>
                <w:tcBorders>
                  <w:top w:val="single" w:sz="4" w:space="0" w:color="auto"/>
                </w:tcBorders>
              </w:tcPr>
            </w:tcPrChange>
          </w:tcPr>
          <w:p w14:paraId="6D43D5F8" w14:textId="6B3FF90B" w:rsidR="00904D80" w:rsidRPr="00C2139E" w:rsidRDefault="00904D80" w:rsidP="00B358D4">
            <w:pPr>
              <w:pStyle w:val="NormalWeb"/>
              <w:spacing w:line="276" w:lineRule="auto"/>
              <w:rPr>
                <w:ins w:id="714" w:author="#WANG ZIHAO#" w:date="2026-06-18T17:42:00Z" w16du:dateUtc="2026-06-18T09:42:00Z"/>
                <w:sz w:val="16"/>
                <w:szCs w:val="16"/>
                <w:lang w:val="en-GB"/>
              </w:rPr>
            </w:pPr>
            <w:ins w:id="715" w:author="#WANG ZIHAO#" w:date="2026-06-18T17:42:00Z" w16du:dateUtc="2026-06-18T09:42:00Z">
              <w:r>
                <w:rPr>
                  <w:sz w:val="16"/>
                  <w:szCs w:val="16"/>
                  <w:lang w:val="en-GB"/>
                </w:rPr>
                <w:t>1501.</w:t>
              </w:r>
            </w:ins>
            <w:ins w:id="716" w:author="#WANG ZIHAO#" w:date="2026-06-18T17:45:00Z" w16du:dateUtc="2026-06-18T09:45:00Z">
              <w:r>
                <w:rPr>
                  <w:sz w:val="16"/>
                  <w:szCs w:val="16"/>
                  <w:lang w:val="en-GB"/>
                </w:rPr>
                <w:t>6</w:t>
              </w:r>
            </w:ins>
            <w:ins w:id="717" w:author="#WANG ZIHAO#" w:date="2026-06-18T17:42:00Z" w16du:dateUtc="2026-06-18T09:42:00Z">
              <w:r>
                <w:rPr>
                  <w:sz w:val="16"/>
                  <w:szCs w:val="16"/>
                  <w:lang w:val="en-GB"/>
                </w:rPr>
                <w:t xml:space="preserve">             (637.5 – 272</w:t>
              </w:r>
            </w:ins>
            <w:ins w:id="718" w:author="#WANG ZIHAO#" w:date="2026-06-18T17:45:00Z" w16du:dateUtc="2026-06-18T09:45:00Z">
              <w:r>
                <w:rPr>
                  <w:sz w:val="16"/>
                  <w:szCs w:val="16"/>
                  <w:lang w:val="en-GB"/>
                </w:rPr>
                <w:t>8</w:t>
              </w:r>
            </w:ins>
            <w:ins w:id="719" w:author="#WANG ZIHAO#" w:date="2026-06-18T17:42:00Z" w16du:dateUtc="2026-06-18T09:42:00Z">
              <w:r>
                <w:rPr>
                  <w:sz w:val="16"/>
                  <w:szCs w:val="16"/>
                  <w:lang w:val="en-GB"/>
                </w:rPr>
                <w:t>.</w:t>
              </w:r>
            </w:ins>
            <w:ins w:id="720" w:author="#WANG ZIHAO#" w:date="2026-06-18T17:45:00Z" w16du:dateUtc="2026-06-18T09:45:00Z">
              <w:r>
                <w:rPr>
                  <w:sz w:val="16"/>
                  <w:szCs w:val="16"/>
                  <w:lang w:val="en-GB"/>
                </w:rPr>
                <w:t>0</w:t>
              </w:r>
            </w:ins>
            <w:ins w:id="721" w:author="#WANG ZIHAO#" w:date="2026-06-18T17:42:00Z" w16du:dateUtc="2026-06-18T09:42:00Z">
              <w:r>
                <w:rPr>
                  <w:sz w:val="16"/>
                  <w:szCs w:val="16"/>
                  <w:lang w:val="en-GB"/>
                </w:rPr>
                <w:t>)</w:t>
              </w:r>
            </w:ins>
          </w:p>
        </w:tc>
        <w:tc>
          <w:tcPr>
            <w:tcW w:w="1260" w:type="dxa"/>
            <w:tcBorders>
              <w:top w:val="single" w:sz="4" w:space="0" w:color="auto"/>
            </w:tcBorders>
            <w:tcPrChange w:id="722" w:author="#WANG ZIHAO#" w:date="2026-06-18T17:51:00Z" w16du:dateUtc="2026-06-18T09:51:00Z">
              <w:tcPr>
                <w:tcW w:w="1350" w:type="dxa"/>
                <w:gridSpan w:val="2"/>
                <w:tcBorders>
                  <w:top w:val="single" w:sz="4" w:space="0" w:color="auto"/>
                </w:tcBorders>
              </w:tcPr>
            </w:tcPrChange>
          </w:tcPr>
          <w:p w14:paraId="5E747378" w14:textId="36B1F4DD" w:rsidR="00904D80" w:rsidRPr="00C2139E" w:rsidRDefault="00904D80" w:rsidP="00B358D4">
            <w:pPr>
              <w:pStyle w:val="NormalWeb"/>
              <w:spacing w:line="276" w:lineRule="auto"/>
              <w:rPr>
                <w:ins w:id="723" w:author="#WANG ZIHAO#" w:date="2026-06-18T17:42:00Z" w16du:dateUtc="2026-06-18T09:42:00Z"/>
                <w:sz w:val="16"/>
                <w:szCs w:val="16"/>
                <w:lang w:val="en-GB"/>
              </w:rPr>
            </w:pPr>
            <w:ins w:id="724" w:author="#WANG ZIHAO#" w:date="2026-06-18T17:42:00Z" w16du:dateUtc="2026-06-18T09:42:00Z">
              <w:r>
                <w:rPr>
                  <w:sz w:val="16"/>
                  <w:szCs w:val="16"/>
                  <w:lang w:val="en-GB"/>
                </w:rPr>
                <w:t>0.07</w:t>
              </w:r>
            </w:ins>
            <w:ins w:id="725" w:author="#WANG ZIHAO#" w:date="2026-06-18T17:46:00Z" w16du:dateUtc="2026-06-18T09:46:00Z">
              <w:r>
                <w:rPr>
                  <w:sz w:val="16"/>
                  <w:szCs w:val="16"/>
                  <w:lang w:val="en-GB"/>
                </w:rPr>
                <w:t>3</w:t>
              </w:r>
            </w:ins>
            <w:ins w:id="726" w:author="#WANG ZIHAO#" w:date="2026-06-18T17:42:00Z" w16du:dateUtc="2026-06-18T09:42:00Z">
              <w:r>
                <w:rPr>
                  <w:sz w:val="16"/>
                  <w:szCs w:val="16"/>
                  <w:lang w:val="en-GB"/>
                </w:rPr>
                <w:t xml:space="preserve">          (0.018 – 0.23)</w:t>
              </w:r>
            </w:ins>
          </w:p>
        </w:tc>
        <w:tc>
          <w:tcPr>
            <w:tcW w:w="1350" w:type="dxa"/>
            <w:tcBorders>
              <w:top w:val="single" w:sz="4" w:space="0" w:color="auto"/>
            </w:tcBorders>
            <w:tcPrChange w:id="727" w:author="#WANG ZIHAO#" w:date="2026-06-18T17:51:00Z" w16du:dateUtc="2026-06-18T09:51:00Z">
              <w:tcPr>
                <w:tcW w:w="1362" w:type="dxa"/>
                <w:tcBorders>
                  <w:top w:val="single" w:sz="4" w:space="0" w:color="auto"/>
                </w:tcBorders>
              </w:tcPr>
            </w:tcPrChange>
          </w:tcPr>
          <w:p w14:paraId="347E9D7C" w14:textId="77777777" w:rsidR="00904D80" w:rsidRPr="00C2139E" w:rsidRDefault="00904D80" w:rsidP="00B358D4">
            <w:pPr>
              <w:pStyle w:val="NormalWeb"/>
              <w:spacing w:line="276" w:lineRule="auto"/>
              <w:rPr>
                <w:ins w:id="728" w:author="#WANG ZIHAO#" w:date="2026-06-18T17:42:00Z" w16du:dateUtc="2026-06-18T09:42:00Z"/>
                <w:sz w:val="16"/>
                <w:szCs w:val="16"/>
                <w:lang w:val="en-GB"/>
              </w:rPr>
            </w:pPr>
            <w:ins w:id="729" w:author="#WANG ZIHAO#" w:date="2026-06-18T17:42:00Z" w16du:dateUtc="2026-06-18T09:42:00Z">
              <w:r>
                <w:rPr>
                  <w:sz w:val="16"/>
                  <w:szCs w:val="16"/>
                  <w:lang w:val="en-GB"/>
                </w:rPr>
                <w:t>1295.1           (595.1 – 2070.1)</w:t>
              </w:r>
            </w:ins>
          </w:p>
        </w:tc>
        <w:tc>
          <w:tcPr>
            <w:tcW w:w="1170" w:type="dxa"/>
            <w:tcBorders>
              <w:top w:val="single" w:sz="4" w:space="0" w:color="auto"/>
            </w:tcBorders>
            <w:tcPrChange w:id="730" w:author="#WANG ZIHAO#" w:date="2026-06-18T17:51:00Z" w16du:dateUtc="2026-06-18T09:51:00Z">
              <w:tcPr>
                <w:tcW w:w="1159" w:type="dxa"/>
                <w:gridSpan w:val="2"/>
                <w:tcBorders>
                  <w:top w:val="single" w:sz="4" w:space="0" w:color="auto"/>
                </w:tcBorders>
              </w:tcPr>
            </w:tcPrChange>
          </w:tcPr>
          <w:p w14:paraId="786C5E2F" w14:textId="37C150C7" w:rsidR="00904D80" w:rsidRPr="00C2139E" w:rsidRDefault="00904D80" w:rsidP="00B358D4">
            <w:pPr>
              <w:pStyle w:val="NormalWeb"/>
              <w:spacing w:line="276" w:lineRule="auto"/>
              <w:rPr>
                <w:ins w:id="731" w:author="#WANG ZIHAO#" w:date="2026-06-18T17:42:00Z" w16du:dateUtc="2026-06-18T09:42:00Z"/>
                <w:sz w:val="16"/>
                <w:szCs w:val="16"/>
                <w:lang w:val="en-GB"/>
              </w:rPr>
            </w:pPr>
            <w:ins w:id="732" w:author="#WANG ZIHAO#" w:date="2026-06-18T17:42:00Z" w16du:dateUtc="2026-06-18T09:42:00Z">
              <w:r>
                <w:rPr>
                  <w:sz w:val="16"/>
                  <w:szCs w:val="16"/>
                  <w:lang w:val="en-GB"/>
                </w:rPr>
                <w:t>0.73             (0.1</w:t>
              </w:r>
            </w:ins>
            <w:ins w:id="733" w:author="#WANG ZIHAO#" w:date="2026-06-18T17:48:00Z" w16du:dateUtc="2026-06-18T09:48:00Z">
              <w:r>
                <w:rPr>
                  <w:sz w:val="16"/>
                  <w:szCs w:val="16"/>
                  <w:lang w:val="en-GB"/>
                </w:rPr>
                <w:t>8</w:t>
              </w:r>
            </w:ins>
            <w:ins w:id="734" w:author="#WANG ZIHAO#" w:date="2026-06-18T17:42:00Z" w16du:dateUtc="2026-06-18T09:42:00Z">
              <w:r>
                <w:rPr>
                  <w:sz w:val="16"/>
                  <w:szCs w:val="16"/>
                  <w:lang w:val="en-GB"/>
                </w:rPr>
                <w:t xml:space="preserve"> – 1.6</w:t>
              </w:r>
            </w:ins>
            <w:ins w:id="735" w:author="#WANG ZIHAO#" w:date="2026-06-18T17:48:00Z" w16du:dateUtc="2026-06-18T09:48:00Z">
              <w:r>
                <w:rPr>
                  <w:sz w:val="16"/>
                  <w:szCs w:val="16"/>
                  <w:lang w:val="en-GB"/>
                </w:rPr>
                <w:t>4</w:t>
              </w:r>
            </w:ins>
            <w:ins w:id="736" w:author="#WANG ZIHAO#" w:date="2026-06-18T17:42:00Z" w16du:dateUtc="2026-06-18T09:42:00Z">
              <w:r>
                <w:rPr>
                  <w:sz w:val="16"/>
                  <w:szCs w:val="16"/>
                  <w:lang w:val="en-GB"/>
                </w:rPr>
                <w:t>)</w:t>
              </w:r>
            </w:ins>
          </w:p>
        </w:tc>
        <w:tc>
          <w:tcPr>
            <w:tcW w:w="1440" w:type="dxa"/>
            <w:tcBorders>
              <w:top w:val="single" w:sz="4" w:space="0" w:color="auto"/>
            </w:tcBorders>
            <w:tcPrChange w:id="737" w:author="#WANG ZIHAO#" w:date="2026-06-18T17:51:00Z" w16du:dateUtc="2026-06-18T09:51:00Z">
              <w:tcPr>
                <w:tcW w:w="1439" w:type="dxa"/>
                <w:tcBorders>
                  <w:top w:val="single" w:sz="4" w:space="0" w:color="auto"/>
                </w:tcBorders>
              </w:tcPr>
            </w:tcPrChange>
          </w:tcPr>
          <w:p w14:paraId="70661D7E" w14:textId="4CECFA12" w:rsidR="00904D80" w:rsidRPr="00C2139E" w:rsidRDefault="00904D80" w:rsidP="00B358D4">
            <w:pPr>
              <w:pStyle w:val="NormalWeb"/>
              <w:spacing w:line="276" w:lineRule="auto"/>
              <w:rPr>
                <w:ins w:id="738" w:author="#WANG ZIHAO#" w:date="2026-06-18T17:42:00Z" w16du:dateUtc="2026-06-18T09:42:00Z"/>
                <w:sz w:val="16"/>
                <w:szCs w:val="16"/>
                <w:lang w:val="en-GB"/>
              </w:rPr>
            </w:pPr>
            <w:ins w:id="739" w:author="#WANG ZIHAO#" w:date="2026-06-18T17:42:00Z" w16du:dateUtc="2026-06-18T09:42:00Z">
              <w:r>
                <w:rPr>
                  <w:sz w:val="16"/>
                  <w:szCs w:val="16"/>
                  <w:lang w:val="en-GB"/>
                </w:rPr>
                <w:t>2842.8         (1243.</w:t>
              </w:r>
            </w:ins>
            <w:ins w:id="740" w:author="#WANG ZIHAO#" w:date="2026-06-18T17:46:00Z" w16du:dateUtc="2026-06-18T09:46:00Z">
              <w:r>
                <w:rPr>
                  <w:sz w:val="16"/>
                  <w:szCs w:val="16"/>
                  <w:lang w:val="en-GB"/>
                </w:rPr>
                <w:t>3</w:t>
              </w:r>
            </w:ins>
            <w:ins w:id="741" w:author="#WANG ZIHAO#" w:date="2026-06-18T17:42:00Z" w16du:dateUtc="2026-06-18T09:42:00Z">
              <w:r>
                <w:rPr>
                  <w:sz w:val="16"/>
                  <w:szCs w:val="16"/>
                  <w:lang w:val="en-GB"/>
                </w:rPr>
                <w:t xml:space="preserve"> – 4819.6)</w:t>
              </w:r>
            </w:ins>
          </w:p>
        </w:tc>
        <w:tc>
          <w:tcPr>
            <w:tcW w:w="1376" w:type="dxa"/>
            <w:tcBorders>
              <w:top w:val="single" w:sz="4" w:space="0" w:color="auto"/>
            </w:tcBorders>
            <w:tcPrChange w:id="742" w:author="#WANG ZIHAO#" w:date="2026-06-18T17:51:00Z" w16du:dateUtc="2026-06-18T09:51:00Z">
              <w:tcPr>
                <w:tcW w:w="1286" w:type="dxa"/>
                <w:tcBorders>
                  <w:top w:val="single" w:sz="4" w:space="0" w:color="auto"/>
                </w:tcBorders>
              </w:tcPr>
            </w:tcPrChange>
          </w:tcPr>
          <w:p w14:paraId="188664AF" w14:textId="3E832B4C" w:rsidR="00904D80" w:rsidRPr="00C2139E" w:rsidRDefault="00904D80" w:rsidP="00B358D4">
            <w:pPr>
              <w:pStyle w:val="NormalWeb"/>
              <w:spacing w:line="276" w:lineRule="auto"/>
              <w:rPr>
                <w:ins w:id="743" w:author="#WANG ZIHAO#" w:date="2026-06-18T17:42:00Z" w16du:dateUtc="2026-06-18T09:42:00Z"/>
                <w:sz w:val="16"/>
                <w:szCs w:val="16"/>
                <w:lang w:val="en-GB"/>
              </w:rPr>
            </w:pPr>
            <w:ins w:id="744" w:author="#WANG ZIHAO#" w:date="2026-06-18T17:42:00Z" w16du:dateUtc="2026-06-18T09:42:00Z">
              <w:r>
                <w:rPr>
                  <w:sz w:val="16"/>
                  <w:szCs w:val="16"/>
                  <w:lang w:val="en-GB"/>
                </w:rPr>
                <w:t>0.8</w:t>
              </w:r>
            </w:ins>
            <w:ins w:id="745" w:author="#WANG ZIHAO#" w:date="2026-06-18T17:50:00Z" w16du:dateUtc="2026-06-18T09:50:00Z">
              <w:r>
                <w:rPr>
                  <w:sz w:val="16"/>
                  <w:szCs w:val="16"/>
                  <w:lang w:val="en-GB"/>
                </w:rPr>
                <w:t>4</w:t>
              </w:r>
            </w:ins>
            <w:ins w:id="746" w:author="#WANG ZIHAO#" w:date="2026-06-18T17:42:00Z" w16du:dateUtc="2026-06-18T09:42:00Z">
              <w:r>
                <w:rPr>
                  <w:sz w:val="16"/>
                  <w:szCs w:val="16"/>
                  <w:lang w:val="en-GB"/>
                </w:rPr>
                <w:t xml:space="preserve">               (0.22 – 1.7</w:t>
              </w:r>
            </w:ins>
            <w:ins w:id="747" w:author="#WANG ZIHAO#" w:date="2026-06-18T17:50:00Z" w16du:dateUtc="2026-06-18T09:50:00Z">
              <w:r>
                <w:rPr>
                  <w:sz w:val="16"/>
                  <w:szCs w:val="16"/>
                  <w:lang w:val="en-GB"/>
                </w:rPr>
                <w:t>9</w:t>
              </w:r>
            </w:ins>
            <w:ins w:id="748" w:author="#WANG ZIHAO#" w:date="2026-06-18T17:42:00Z" w16du:dateUtc="2026-06-18T09:42:00Z">
              <w:r>
                <w:rPr>
                  <w:sz w:val="16"/>
                  <w:szCs w:val="16"/>
                  <w:lang w:val="en-GB"/>
                </w:rPr>
                <w:t>)</w:t>
              </w:r>
            </w:ins>
          </w:p>
        </w:tc>
      </w:tr>
      <w:tr w:rsidR="00904D80" w14:paraId="49C3AE7B" w14:textId="77777777" w:rsidTr="00904D80">
        <w:trPr>
          <w:ins w:id="749" w:author="#WANG ZIHAO#" w:date="2026-06-18T17:42:00Z" w16du:dateUtc="2026-06-18T09:42:00Z"/>
        </w:trPr>
        <w:tc>
          <w:tcPr>
            <w:tcW w:w="954" w:type="dxa"/>
            <w:tcPrChange w:id="750" w:author="#WANG ZIHAO#" w:date="2026-06-18T17:51:00Z" w16du:dateUtc="2026-06-18T09:51:00Z">
              <w:tcPr>
                <w:tcW w:w="954" w:type="dxa"/>
              </w:tcPr>
            </w:tcPrChange>
          </w:tcPr>
          <w:p w14:paraId="57C73E37" w14:textId="77777777" w:rsidR="00904D80" w:rsidRPr="00C2139E" w:rsidRDefault="00904D80" w:rsidP="00B358D4">
            <w:pPr>
              <w:pStyle w:val="NormalWeb"/>
              <w:spacing w:line="276" w:lineRule="auto"/>
              <w:rPr>
                <w:ins w:id="751" w:author="#WANG ZIHAO#" w:date="2026-06-18T17:42:00Z" w16du:dateUtc="2026-06-18T09:42:00Z"/>
                <w:sz w:val="16"/>
                <w:szCs w:val="16"/>
                <w:lang w:val="en-GB"/>
              </w:rPr>
            </w:pPr>
            <w:ins w:id="752" w:author="#WANG ZIHAO#" w:date="2026-06-18T17:42:00Z" w16du:dateUtc="2026-06-18T09:42:00Z">
              <w:r w:rsidRPr="00C2139E">
                <w:rPr>
                  <w:sz w:val="16"/>
                  <w:szCs w:val="16"/>
                  <w:lang w:val="en-GB"/>
                </w:rPr>
                <w:t>Susceptible</w:t>
              </w:r>
            </w:ins>
          </w:p>
        </w:tc>
        <w:tc>
          <w:tcPr>
            <w:tcW w:w="1476" w:type="dxa"/>
            <w:tcPrChange w:id="753" w:author="#WANG ZIHAO#" w:date="2026-06-18T17:51:00Z" w16du:dateUtc="2026-06-18T09:51:00Z">
              <w:tcPr>
                <w:tcW w:w="1476" w:type="dxa"/>
              </w:tcPr>
            </w:tcPrChange>
          </w:tcPr>
          <w:p w14:paraId="11AABB58" w14:textId="77777777" w:rsidR="00904D80" w:rsidRPr="00C2139E" w:rsidRDefault="00904D80" w:rsidP="00B358D4">
            <w:pPr>
              <w:pStyle w:val="NormalWeb"/>
              <w:spacing w:line="276" w:lineRule="auto"/>
              <w:rPr>
                <w:ins w:id="754" w:author="#WANG ZIHAO#" w:date="2026-06-18T17:42:00Z" w16du:dateUtc="2026-06-18T09:42:00Z"/>
                <w:sz w:val="16"/>
                <w:szCs w:val="16"/>
                <w:lang w:val="en-GB"/>
              </w:rPr>
            </w:pPr>
            <w:ins w:id="755" w:author="#WANG ZIHAO#" w:date="2026-06-18T17:42:00Z" w16du:dateUtc="2026-06-18T09:42:00Z">
              <w:r>
                <w:rPr>
                  <w:sz w:val="16"/>
                  <w:szCs w:val="16"/>
                  <w:lang w:val="en-GB"/>
                </w:rPr>
                <w:t>-</w:t>
              </w:r>
            </w:ins>
          </w:p>
        </w:tc>
        <w:tc>
          <w:tcPr>
            <w:tcW w:w="1260" w:type="dxa"/>
            <w:tcPrChange w:id="756" w:author="#WANG ZIHAO#" w:date="2026-06-18T17:51:00Z" w16du:dateUtc="2026-06-18T09:51:00Z">
              <w:tcPr>
                <w:tcW w:w="1350" w:type="dxa"/>
                <w:gridSpan w:val="2"/>
              </w:tcPr>
            </w:tcPrChange>
          </w:tcPr>
          <w:p w14:paraId="5DE1E001" w14:textId="0EDF8A8F" w:rsidR="00904D80" w:rsidRPr="00C2139E" w:rsidRDefault="00904D80" w:rsidP="00B358D4">
            <w:pPr>
              <w:pStyle w:val="NormalWeb"/>
              <w:spacing w:line="276" w:lineRule="auto"/>
              <w:rPr>
                <w:ins w:id="757" w:author="#WANG ZIHAO#" w:date="2026-06-18T17:42:00Z" w16du:dateUtc="2026-06-18T09:42:00Z"/>
                <w:sz w:val="16"/>
                <w:szCs w:val="16"/>
                <w:lang w:val="en-GB"/>
              </w:rPr>
            </w:pPr>
            <w:ins w:id="758" w:author="#WANG ZIHAO#" w:date="2026-06-18T17:42:00Z" w16du:dateUtc="2026-06-18T09:42:00Z">
              <w:r>
                <w:rPr>
                  <w:sz w:val="16"/>
                  <w:szCs w:val="16"/>
                  <w:lang w:val="en-GB"/>
                </w:rPr>
                <w:t>0.99               (0.18 – 3</w:t>
              </w:r>
            </w:ins>
            <w:ins w:id="759" w:author="#WANG ZIHAO#" w:date="2026-06-18T17:46:00Z" w16du:dateUtc="2026-06-18T09:46:00Z">
              <w:r>
                <w:rPr>
                  <w:sz w:val="16"/>
                  <w:szCs w:val="16"/>
                  <w:lang w:val="en-GB"/>
                </w:rPr>
                <w:t>.68</w:t>
              </w:r>
            </w:ins>
            <w:ins w:id="760" w:author="#WANG ZIHAO#" w:date="2026-06-18T17:42:00Z" w16du:dateUtc="2026-06-18T09:42:00Z">
              <w:r>
                <w:rPr>
                  <w:sz w:val="16"/>
                  <w:szCs w:val="16"/>
                  <w:lang w:val="en-GB"/>
                </w:rPr>
                <w:t>)</w:t>
              </w:r>
            </w:ins>
          </w:p>
        </w:tc>
        <w:tc>
          <w:tcPr>
            <w:tcW w:w="1350" w:type="dxa"/>
            <w:tcPrChange w:id="761" w:author="#WANG ZIHAO#" w:date="2026-06-18T17:51:00Z" w16du:dateUtc="2026-06-18T09:51:00Z">
              <w:tcPr>
                <w:tcW w:w="1362" w:type="dxa"/>
              </w:tcPr>
            </w:tcPrChange>
          </w:tcPr>
          <w:p w14:paraId="3D5B79AE" w14:textId="77777777" w:rsidR="00904D80" w:rsidRPr="00C2139E" w:rsidRDefault="00904D80" w:rsidP="00B358D4">
            <w:pPr>
              <w:pStyle w:val="NormalWeb"/>
              <w:spacing w:line="276" w:lineRule="auto"/>
              <w:rPr>
                <w:ins w:id="762" w:author="#WANG ZIHAO#" w:date="2026-06-18T17:42:00Z" w16du:dateUtc="2026-06-18T09:42:00Z"/>
                <w:sz w:val="16"/>
                <w:szCs w:val="16"/>
                <w:lang w:val="en-GB"/>
              </w:rPr>
            </w:pPr>
            <w:ins w:id="763" w:author="#WANG ZIHAO#" w:date="2026-06-18T17:42:00Z" w16du:dateUtc="2026-06-18T09:42:00Z">
              <w:r>
                <w:rPr>
                  <w:sz w:val="16"/>
                  <w:szCs w:val="16"/>
                  <w:lang w:val="en-GB"/>
                </w:rPr>
                <w:t>-</w:t>
              </w:r>
            </w:ins>
          </w:p>
        </w:tc>
        <w:tc>
          <w:tcPr>
            <w:tcW w:w="1170" w:type="dxa"/>
            <w:tcPrChange w:id="764" w:author="#WANG ZIHAO#" w:date="2026-06-18T17:51:00Z" w16du:dateUtc="2026-06-18T09:51:00Z">
              <w:tcPr>
                <w:tcW w:w="1159" w:type="dxa"/>
                <w:gridSpan w:val="2"/>
              </w:tcPr>
            </w:tcPrChange>
          </w:tcPr>
          <w:p w14:paraId="7957D097" w14:textId="074388FD" w:rsidR="00904D80" w:rsidRPr="00C2139E" w:rsidRDefault="00904D80" w:rsidP="00B358D4">
            <w:pPr>
              <w:pStyle w:val="NormalWeb"/>
              <w:spacing w:line="276" w:lineRule="auto"/>
              <w:rPr>
                <w:ins w:id="765" w:author="#WANG ZIHAO#" w:date="2026-06-18T17:42:00Z" w16du:dateUtc="2026-06-18T09:42:00Z"/>
                <w:sz w:val="16"/>
                <w:szCs w:val="16"/>
                <w:lang w:val="en-GB"/>
              </w:rPr>
            </w:pPr>
            <w:ins w:id="766" w:author="#WANG ZIHAO#" w:date="2026-06-18T17:42:00Z" w16du:dateUtc="2026-06-18T09:42:00Z">
              <w:r>
                <w:rPr>
                  <w:sz w:val="16"/>
                  <w:szCs w:val="16"/>
                  <w:lang w:val="en-GB"/>
                </w:rPr>
                <w:t>0.4</w:t>
              </w:r>
            </w:ins>
            <w:ins w:id="767" w:author="#WANG ZIHAO#" w:date="2026-06-18T17:48:00Z" w16du:dateUtc="2026-06-18T09:48:00Z">
              <w:r>
                <w:rPr>
                  <w:sz w:val="16"/>
                  <w:szCs w:val="16"/>
                  <w:lang w:val="en-GB"/>
                </w:rPr>
                <w:t>4</w:t>
              </w:r>
            </w:ins>
            <w:ins w:id="768" w:author="#WANG ZIHAO#" w:date="2026-06-18T17:42:00Z" w16du:dateUtc="2026-06-18T09:42:00Z">
              <w:r>
                <w:rPr>
                  <w:sz w:val="16"/>
                  <w:szCs w:val="16"/>
                  <w:lang w:val="en-GB"/>
                </w:rPr>
                <w:t xml:space="preserve">           (0.096 – 1.0</w:t>
              </w:r>
            </w:ins>
            <w:ins w:id="769" w:author="#WANG ZIHAO#" w:date="2026-06-18T17:48:00Z" w16du:dateUtc="2026-06-18T09:48:00Z">
              <w:r>
                <w:rPr>
                  <w:sz w:val="16"/>
                  <w:szCs w:val="16"/>
                  <w:lang w:val="en-GB"/>
                </w:rPr>
                <w:t>5</w:t>
              </w:r>
            </w:ins>
            <w:ins w:id="770" w:author="#WANG ZIHAO#" w:date="2026-06-18T17:42:00Z" w16du:dateUtc="2026-06-18T09:42:00Z">
              <w:r>
                <w:rPr>
                  <w:sz w:val="16"/>
                  <w:szCs w:val="16"/>
                  <w:lang w:val="en-GB"/>
                </w:rPr>
                <w:t>)</w:t>
              </w:r>
            </w:ins>
          </w:p>
        </w:tc>
        <w:tc>
          <w:tcPr>
            <w:tcW w:w="1440" w:type="dxa"/>
            <w:tcPrChange w:id="771" w:author="#WANG ZIHAO#" w:date="2026-06-18T17:51:00Z" w16du:dateUtc="2026-06-18T09:51:00Z">
              <w:tcPr>
                <w:tcW w:w="1439" w:type="dxa"/>
              </w:tcPr>
            </w:tcPrChange>
          </w:tcPr>
          <w:p w14:paraId="38EA1C87" w14:textId="77777777" w:rsidR="00904D80" w:rsidRPr="00C2139E" w:rsidRDefault="00904D80" w:rsidP="00B358D4">
            <w:pPr>
              <w:pStyle w:val="NormalWeb"/>
              <w:spacing w:line="276" w:lineRule="auto"/>
              <w:rPr>
                <w:ins w:id="772" w:author="#WANG ZIHAO#" w:date="2026-06-18T17:42:00Z" w16du:dateUtc="2026-06-18T09:42:00Z"/>
                <w:sz w:val="16"/>
                <w:szCs w:val="16"/>
                <w:lang w:val="en-GB"/>
              </w:rPr>
            </w:pPr>
            <w:ins w:id="773" w:author="#WANG ZIHAO#" w:date="2026-06-18T17:42:00Z" w16du:dateUtc="2026-06-18T09:42:00Z">
              <w:r>
                <w:rPr>
                  <w:sz w:val="16"/>
                  <w:szCs w:val="16"/>
                  <w:lang w:val="en-GB"/>
                </w:rPr>
                <w:t>-</w:t>
              </w:r>
            </w:ins>
          </w:p>
        </w:tc>
        <w:tc>
          <w:tcPr>
            <w:tcW w:w="1376" w:type="dxa"/>
            <w:tcPrChange w:id="774" w:author="#WANG ZIHAO#" w:date="2026-06-18T17:51:00Z" w16du:dateUtc="2026-06-18T09:51:00Z">
              <w:tcPr>
                <w:tcW w:w="1286" w:type="dxa"/>
              </w:tcPr>
            </w:tcPrChange>
          </w:tcPr>
          <w:p w14:paraId="085541A3" w14:textId="77777777" w:rsidR="00904D80" w:rsidRPr="00C2139E" w:rsidRDefault="00904D80" w:rsidP="00B358D4">
            <w:pPr>
              <w:pStyle w:val="NormalWeb"/>
              <w:spacing w:line="276" w:lineRule="auto"/>
              <w:rPr>
                <w:ins w:id="775" w:author="#WANG ZIHAO#" w:date="2026-06-18T17:42:00Z" w16du:dateUtc="2026-06-18T09:42:00Z"/>
                <w:sz w:val="16"/>
                <w:szCs w:val="16"/>
                <w:lang w:val="en-GB"/>
              </w:rPr>
            </w:pPr>
            <w:ins w:id="776" w:author="#WANG ZIHAO#" w:date="2026-06-18T17:42:00Z" w16du:dateUtc="2026-06-18T09:42:00Z">
              <w:r>
                <w:rPr>
                  <w:sz w:val="16"/>
                  <w:szCs w:val="16"/>
                  <w:lang w:val="en-GB"/>
                </w:rPr>
                <w:t>1.20              (0.24 – 4.20)</w:t>
              </w:r>
            </w:ins>
          </w:p>
        </w:tc>
      </w:tr>
      <w:tr w:rsidR="00904D80" w14:paraId="785799AB" w14:textId="77777777" w:rsidTr="00904D80">
        <w:trPr>
          <w:ins w:id="777" w:author="#WANG ZIHAO#" w:date="2026-06-18T17:42:00Z" w16du:dateUtc="2026-06-18T09:42:00Z"/>
        </w:trPr>
        <w:tc>
          <w:tcPr>
            <w:tcW w:w="954" w:type="dxa"/>
            <w:tcPrChange w:id="778" w:author="#WANG ZIHAO#" w:date="2026-06-18T17:51:00Z" w16du:dateUtc="2026-06-18T09:51:00Z">
              <w:tcPr>
                <w:tcW w:w="954" w:type="dxa"/>
              </w:tcPr>
            </w:tcPrChange>
          </w:tcPr>
          <w:p w14:paraId="73097B39" w14:textId="77777777" w:rsidR="00904D80" w:rsidRPr="00C2139E" w:rsidRDefault="00904D80" w:rsidP="00B358D4">
            <w:pPr>
              <w:pStyle w:val="NormalWeb"/>
              <w:spacing w:line="276" w:lineRule="auto"/>
              <w:rPr>
                <w:ins w:id="779" w:author="#WANG ZIHAO#" w:date="2026-06-18T17:42:00Z" w16du:dateUtc="2026-06-18T09:42:00Z"/>
                <w:sz w:val="16"/>
                <w:szCs w:val="16"/>
                <w:lang w:val="en-GB"/>
              </w:rPr>
            </w:pPr>
            <w:ins w:id="780" w:author="#WANG ZIHAO#" w:date="2026-06-18T17:42:00Z" w16du:dateUtc="2026-06-18T09:42:00Z">
              <w:r w:rsidRPr="00C2139E">
                <w:rPr>
                  <w:sz w:val="16"/>
                  <w:szCs w:val="16"/>
                  <w:lang w:val="en-GB"/>
                </w:rPr>
                <w:t>Tet-R</w:t>
              </w:r>
            </w:ins>
          </w:p>
        </w:tc>
        <w:tc>
          <w:tcPr>
            <w:tcW w:w="1476" w:type="dxa"/>
            <w:tcPrChange w:id="781" w:author="#WANG ZIHAO#" w:date="2026-06-18T17:51:00Z" w16du:dateUtc="2026-06-18T09:51:00Z">
              <w:tcPr>
                <w:tcW w:w="1476" w:type="dxa"/>
              </w:tcPr>
            </w:tcPrChange>
          </w:tcPr>
          <w:p w14:paraId="4DC9320B" w14:textId="77777777" w:rsidR="00904D80" w:rsidRPr="00C2139E" w:rsidRDefault="00904D80" w:rsidP="00B358D4">
            <w:pPr>
              <w:pStyle w:val="NormalWeb"/>
              <w:spacing w:line="276" w:lineRule="auto"/>
              <w:rPr>
                <w:ins w:id="782" w:author="#WANG ZIHAO#" w:date="2026-06-18T17:42:00Z" w16du:dateUtc="2026-06-18T09:42:00Z"/>
                <w:sz w:val="16"/>
                <w:szCs w:val="16"/>
                <w:lang w:val="en-GB"/>
              </w:rPr>
            </w:pPr>
            <w:ins w:id="783" w:author="#WANG ZIHAO#" w:date="2026-06-18T17:42:00Z" w16du:dateUtc="2026-06-18T09:42:00Z">
              <w:r>
                <w:rPr>
                  <w:sz w:val="16"/>
                  <w:szCs w:val="16"/>
                  <w:lang w:val="en-GB"/>
                </w:rPr>
                <w:t>-</w:t>
              </w:r>
            </w:ins>
          </w:p>
        </w:tc>
        <w:tc>
          <w:tcPr>
            <w:tcW w:w="1260" w:type="dxa"/>
            <w:tcPrChange w:id="784" w:author="#WANG ZIHAO#" w:date="2026-06-18T17:51:00Z" w16du:dateUtc="2026-06-18T09:51:00Z">
              <w:tcPr>
                <w:tcW w:w="1350" w:type="dxa"/>
                <w:gridSpan w:val="2"/>
              </w:tcPr>
            </w:tcPrChange>
          </w:tcPr>
          <w:p w14:paraId="3A919EE5" w14:textId="5E1540EA" w:rsidR="00904D80" w:rsidRPr="00C2139E" w:rsidRDefault="00904D80" w:rsidP="00B358D4">
            <w:pPr>
              <w:pStyle w:val="NormalWeb"/>
              <w:spacing w:line="276" w:lineRule="auto"/>
              <w:rPr>
                <w:ins w:id="785" w:author="#WANG ZIHAO#" w:date="2026-06-18T17:42:00Z" w16du:dateUtc="2026-06-18T09:42:00Z"/>
                <w:sz w:val="16"/>
                <w:szCs w:val="16"/>
                <w:lang w:val="en-GB"/>
              </w:rPr>
            </w:pPr>
            <w:ins w:id="786" w:author="#WANG ZIHAO#" w:date="2026-06-18T17:42:00Z" w16du:dateUtc="2026-06-18T09:42:00Z">
              <w:r>
                <w:rPr>
                  <w:sz w:val="16"/>
                  <w:szCs w:val="16"/>
                  <w:lang w:val="en-GB"/>
                </w:rPr>
                <w:t>-0.9</w:t>
              </w:r>
            </w:ins>
            <w:ins w:id="787" w:author="#WANG ZIHAO#" w:date="2026-06-18T17:47:00Z" w16du:dateUtc="2026-06-18T09:47:00Z">
              <w:r>
                <w:rPr>
                  <w:sz w:val="16"/>
                  <w:szCs w:val="16"/>
                  <w:lang w:val="en-GB"/>
                </w:rPr>
                <w:t>1</w:t>
              </w:r>
            </w:ins>
            <w:ins w:id="788" w:author="#WANG ZIHAO#" w:date="2026-06-18T17:42:00Z" w16du:dateUtc="2026-06-18T09:42:00Z">
              <w:r>
                <w:rPr>
                  <w:sz w:val="16"/>
                  <w:szCs w:val="16"/>
                  <w:lang w:val="en-GB"/>
                </w:rPr>
                <w:t xml:space="preserve">                  (-3.46 – -0.1</w:t>
              </w:r>
            </w:ins>
            <w:ins w:id="789" w:author="#WANG ZIHAO#" w:date="2026-06-18T17:47:00Z" w16du:dateUtc="2026-06-18T09:47:00Z">
              <w:r>
                <w:rPr>
                  <w:sz w:val="16"/>
                  <w:szCs w:val="16"/>
                  <w:lang w:val="en-GB"/>
                </w:rPr>
                <w:t>2</w:t>
              </w:r>
            </w:ins>
            <w:ins w:id="790" w:author="#WANG ZIHAO#" w:date="2026-06-18T17:42:00Z" w16du:dateUtc="2026-06-18T09:42:00Z">
              <w:r>
                <w:rPr>
                  <w:sz w:val="16"/>
                  <w:szCs w:val="16"/>
                  <w:lang w:val="en-GB"/>
                </w:rPr>
                <w:t>)</w:t>
              </w:r>
            </w:ins>
          </w:p>
        </w:tc>
        <w:tc>
          <w:tcPr>
            <w:tcW w:w="1350" w:type="dxa"/>
            <w:tcPrChange w:id="791" w:author="#WANG ZIHAO#" w:date="2026-06-18T17:51:00Z" w16du:dateUtc="2026-06-18T09:51:00Z">
              <w:tcPr>
                <w:tcW w:w="1362" w:type="dxa"/>
              </w:tcPr>
            </w:tcPrChange>
          </w:tcPr>
          <w:p w14:paraId="7F899B4B" w14:textId="77777777" w:rsidR="00904D80" w:rsidRPr="00C2139E" w:rsidRDefault="00904D80" w:rsidP="00B358D4">
            <w:pPr>
              <w:pStyle w:val="NormalWeb"/>
              <w:spacing w:line="276" w:lineRule="auto"/>
              <w:rPr>
                <w:ins w:id="792" w:author="#WANG ZIHAO#" w:date="2026-06-18T17:42:00Z" w16du:dateUtc="2026-06-18T09:42:00Z"/>
                <w:sz w:val="16"/>
                <w:szCs w:val="16"/>
                <w:lang w:val="en-GB"/>
              </w:rPr>
            </w:pPr>
            <w:ins w:id="793" w:author="#WANG ZIHAO#" w:date="2026-06-18T17:42:00Z" w16du:dateUtc="2026-06-18T09:42:00Z">
              <w:r>
                <w:rPr>
                  <w:sz w:val="16"/>
                  <w:szCs w:val="16"/>
                  <w:lang w:val="en-GB"/>
                </w:rPr>
                <w:t>-</w:t>
              </w:r>
            </w:ins>
          </w:p>
        </w:tc>
        <w:tc>
          <w:tcPr>
            <w:tcW w:w="1170" w:type="dxa"/>
            <w:tcPrChange w:id="794" w:author="#WANG ZIHAO#" w:date="2026-06-18T17:51:00Z" w16du:dateUtc="2026-06-18T09:51:00Z">
              <w:tcPr>
                <w:tcW w:w="1159" w:type="dxa"/>
                <w:gridSpan w:val="2"/>
              </w:tcPr>
            </w:tcPrChange>
          </w:tcPr>
          <w:p w14:paraId="5D177FDC" w14:textId="574EB63C" w:rsidR="00904D80" w:rsidRPr="00C2139E" w:rsidRDefault="00904D80" w:rsidP="00B358D4">
            <w:pPr>
              <w:pStyle w:val="NormalWeb"/>
              <w:spacing w:line="276" w:lineRule="auto"/>
              <w:rPr>
                <w:ins w:id="795" w:author="#WANG ZIHAO#" w:date="2026-06-18T17:42:00Z" w16du:dateUtc="2026-06-18T09:42:00Z"/>
                <w:sz w:val="16"/>
                <w:szCs w:val="16"/>
                <w:lang w:val="en-GB"/>
              </w:rPr>
            </w:pPr>
            <w:ins w:id="796" w:author="#WANG ZIHAO#" w:date="2026-06-18T17:42:00Z" w16du:dateUtc="2026-06-18T09:42:00Z">
              <w:r>
                <w:rPr>
                  <w:sz w:val="16"/>
                  <w:szCs w:val="16"/>
                  <w:lang w:val="en-GB"/>
                </w:rPr>
                <w:t>0.2</w:t>
              </w:r>
            </w:ins>
            <w:ins w:id="797" w:author="#WANG ZIHAO#" w:date="2026-06-18T17:49:00Z" w16du:dateUtc="2026-06-18T09:49:00Z">
              <w:r>
                <w:rPr>
                  <w:sz w:val="16"/>
                  <w:szCs w:val="16"/>
                  <w:lang w:val="en-GB"/>
                </w:rPr>
                <w:t>3</w:t>
              </w:r>
            </w:ins>
            <w:ins w:id="798" w:author="#WANG ZIHAO#" w:date="2026-06-18T17:42:00Z" w16du:dateUtc="2026-06-18T09:42:00Z">
              <w:r>
                <w:rPr>
                  <w:sz w:val="16"/>
                  <w:szCs w:val="16"/>
                  <w:lang w:val="en-GB"/>
                </w:rPr>
                <w:t xml:space="preserve">           (0.054 – 0.7</w:t>
              </w:r>
            </w:ins>
            <w:ins w:id="799" w:author="#WANG ZIHAO#" w:date="2026-06-18T17:49:00Z" w16du:dateUtc="2026-06-18T09:49:00Z">
              <w:r>
                <w:rPr>
                  <w:sz w:val="16"/>
                  <w:szCs w:val="16"/>
                  <w:lang w:val="en-GB"/>
                </w:rPr>
                <w:t>4</w:t>
              </w:r>
            </w:ins>
            <w:ins w:id="800" w:author="#WANG ZIHAO#" w:date="2026-06-18T17:42:00Z" w16du:dateUtc="2026-06-18T09:42:00Z">
              <w:r>
                <w:rPr>
                  <w:sz w:val="16"/>
                  <w:szCs w:val="16"/>
                  <w:lang w:val="en-GB"/>
                </w:rPr>
                <w:t>)</w:t>
              </w:r>
            </w:ins>
          </w:p>
        </w:tc>
        <w:tc>
          <w:tcPr>
            <w:tcW w:w="1440" w:type="dxa"/>
            <w:tcPrChange w:id="801" w:author="#WANG ZIHAO#" w:date="2026-06-18T17:51:00Z" w16du:dateUtc="2026-06-18T09:51:00Z">
              <w:tcPr>
                <w:tcW w:w="1439" w:type="dxa"/>
              </w:tcPr>
            </w:tcPrChange>
          </w:tcPr>
          <w:p w14:paraId="6990FF40" w14:textId="77777777" w:rsidR="00904D80" w:rsidRPr="00C2139E" w:rsidRDefault="00904D80" w:rsidP="00B358D4">
            <w:pPr>
              <w:pStyle w:val="NormalWeb"/>
              <w:spacing w:line="276" w:lineRule="auto"/>
              <w:rPr>
                <w:ins w:id="802" w:author="#WANG ZIHAO#" w:date="2026-06-18T17:42:00Z" w16du:dateUtc="2026-06-18T09:42:00Z"/>
                <w:sz w:val="16"/>
                <w:szCs w:val="16"/>
                <w:lang w:val="en-GB"/>
              </w:rPr>
            </w:pPr>
            <w:ins w:id="803" w:author="#WANG ZIHAO#" w:date="2026-06-18T17:42:00Z" w16du:dateUtc="2026-06-18T09:42:00Z">
              <w:r>
                <w:rPr>
                  <w:sz w:val="16"/>
                  <w:szCs w:val="16"/>
                  <w:lang w:val="en-GB"/>
                </w:rPr>
                <w:t>-</w:t>
              </w:r>
            </w:ins>
          </w:p>
        </w:tc>
        <w:tc>
          <w:tcPr>
            <w:tcW w:w="1376" w:type="dxa"/>
            <w:tcPrChange w:id="804" w:author="#WANG ZIHAO#" w:date="2026-06-18T17:51:00Z" w16du:dateUtc="2026-06-18T09:51:00Z">
              <w:tcPr>
                <w:tcW w:w="1286" w:type="dxa"/>
              </w:tcPr>
            </w:tcPrChange>
          </w:tcPr>
          <w:p w14:paraId="7A9D1C67" w14:textId="37B084CC" w:rsidR="00904D80" w:rsidRPr="00C2139E" w:rsidRDefault="00904D80" w:rsidP="00B358D4">
            <w:pPr>
              <w:pStyle w:val="NormalWeb"/>
              <w:spacing w:line="276" w:lineRule="auto"/>
              <w:rPr>
                <w:ins w:id="805" w:author="#WANG ZIHAO#" w:date="2026-06-18T17:42:00Z" w16du:dateUtc="2026-06-18T09:42:00Z"/>
                <w:sz w:val="16"/>
                <w:szCs w:val="16"/>
                <w:lang w:val="en-GB"/>
              </w:rPr>
            </w:pPr>
            <w:ins w:id="806" w:author="#WANG ZIHAO#" w:date="2026-06-18T17:42:00Z" w16du:dateUtc="2026-06-18T09:42:00Z">
              <w:r>
                <w:rPr>
                  <w:sz w:val="16"/>
                  <w:szCs w:val="16"/>
                  <w:lang w:val="en-GB"/>
                </w:rPr>
                <w:t xml:space="preserve">-0.23         </w:t>
              </w:r>
            </w:ins>
            <w:ins w:id="807" w:author="#WANG ZIHAO#" w:date="2026-06-18T17:51:00Z" w16du:dateUtc="2026-06-18T09:51:00Z">
              <w:r>
                <w:rPr>
                  <w:sz w:val="16"/>
                  <w:szCs w:val="16"/>
                  <w:lang w:val="en-GB"/>
                </w:rPr>
                <w:t xml:space="preserve">       </w:t>
              </w:r>
            </w:ins>
            <w:ins w:id="808" w:author="#WANG ZIHAO#" w:date="2026-06-18T17:42:00Z" w16du:dateUtc="2026-06-18T09:42:00Z">
              <w:r>
                <w:rPr>
                  <w:sz w:val="16"/>
                  <w:szCs w:val="16"/>
                  <w:lang w:val="en-GB"/>
                </w:rPr>
                <w:t xml:space="preserve">       (-3.37 – 0.5</w:t>
              </w:r>
            </w:ins>
            <w:ins w:id="809" w:author="#WANG ZIHAO#" w:date="2026-06-18T17:50:00Z" w16du:dateUtc="2026-06-18T09:50:00Z">
              <w:r>
                <w:rPr>
                  <w:sz w:val="16"/>
                  <w:szCs w:val="16"/>
                  <w:lang w:val="en-GB"/>
                </w:rPr>
                <w:t>6</w:t>
              </w:r>
            </w:ins>
            <w:ins w:id="810" w:author="#WANG ZIHAO#" w:date="2026-06-18T17:42:00Z" w16du:dateUtc="2026-06-18T09:42:00Z">
              <w:r>
                <w:rPr>
                  <w:sz w:val="16"/>
                  <w:szCs w:val="16"/>
                  <w:lang w:val="en-GB"/>
                </w:rPr>
                <w:t>)</w:t>
              </w:r>
            </w:ins>
          </w:p>
        </w:tc>
      </w:tr>
      <w:tr w:rsidR="00904D80" w14:paraId="33BA3208" w14:textId="77777777" w:rsidTr="00904D80">
        <w:trPr>
          <w:ins w:id="811" w:author="#WANG ZIHAO#" w:date="2026-06-18T17:42:00Z" w16du:dateUtc="2026-06-18T09:42:00Z"/>
        </w:trPr>
        <w:tc>
          <w:tcPr>
            <w:tcW w:w="954" w:type="dxa"/>
            <w:tcPrChange w:id="812" w:author="#WANG ZIHAO#" w:date="2026-06-18T17:51:00Z" w16du:dateUtc="2026-06-18T09:51:00Z">
              <w:tcPr>
                <w:tcW w:w="954" w:type="dxa"/>
              </w:tcPr>
            </w:tcPrChange>
          </w:tcPr>
          <w:p w14:paraId="53AF37DF" w14:textId="77777777" w:rsidR="00904D80" w:rsidRPr="00C2139E" w:rsidRDefault="00904D80" w:rsidP="00B358D4">
            <w:pPr>
              <w:pStyle w:val="NormalWeb"/>
              <w:spacing w:line="276" w:lineRule="auto"/>
              <w:rPr>
                <w:ins w:id="813" w:author="#WANG ZIHAO#" w:date="2026-06-18T17:42:00Z" w16du:dateUtc="2026-06-18T09:42:00Z"/>
                <w:sz w:val="16"/>
                <w:szCs w:val="16"/>
                <w:lang w:val="en-GB"/>
              </w:rPr>
            </w:pPr>
            <w:ins w:id="814" w:author="#WANG ZIHAO#" w:date="2026-06-18T17:42:00Z" w16du:dateUtc="2026-06-18T09:42:00Z">
              <w:r w:rsidRPr="00C2139E">
                <w:rPr>
                  <w:sz w:val="16"/>
                  <w:szCs w:val="16"/>
                  <w:lang w:val="en-GB"/>
                </w:rPr>
                <w:t>Cef-R</w:t>
              </w:r>
            </w:ins>
          </w:p>
        </w:tc>
        <w:tc>
          <w:tcPr>
            <w:tcW w:w="1476" w:type="dxa"/>
            <w:tcPrChange w:id="815" w:author="#WANG ZIHAO#" w:date="2026-06-18T17:51:00Z" w16du:dateUtc="2026-06-18T09:51:00Z">
              <w:tcPr>
                <w:tcW w:w="1476" w:type="dxa"/>
              </w:tcPr>
            </w:tcPrChange>
          </w:tcPr>
          <w:p w14:paraId="03FF3E82" w14:textId="77777777" w:rsidR="00904D80" w:rsidRPr="00C2139E" w:rsidRDefault="00904D80" w:rsidP="00B358D4">
            <w:pPr>
              <w:pStyle w:val="NormalWeb"/>
              <w:spacing w:line="276" w:lineRule="auto"/>
              <w:rPr>
                <w:ins w:id="816" w:author="#WANG ZIHAO#" w:date="2026-06-18T17:42:00Z" w16du:dateUtc="2026-06-18T09:42:00Z"/>
                <w:sz w:val="16"/>
                <w:szCs w:val="16"/>
                <w:lang w:val="en-GB"/>
              </w:rPr>
            </w:pPr>
            <w:ins w:id="817" w:author="#WANG ZIHAO#" w:date="2026-06-18T17:42:00Z" w16du:dateUtc="2026-06-18T09:42:00Z">
              <w:r>
                <w:rPr>
                  <w:sz w:val="16"/>
                  <w:szCs w:val="16"/>
                  <w:lang w:val="en-GB"/>
                </w:rPr>
                <w:t>-</w:t>
              </w:r>
            </w:ins>
          </w:p>
        </w:tc>
        <w:tc>
          <w:tcPr>
            <w:tcW w:w="1260" w:type="dxa"/>
            <w:tcPrChange w:id="818" w:author="#WANG ZIHAO#" w:date="2026-06-18T17:51:00Z" w16du:dateUtc="2026-06-18T09:51:00Z">
              <w:tcPr>
                <w:tcW w:w="1350" w:type="dxa"/>
                <w:gridSpan w:val="2"/>
              </w:tcPr>
            </w:tcPrChange>
          </w:tcPr>
          <w:p w14:paraId="720DA231" w14:textId="36A9CDC8" w:rsidR="00904D80" w:rsidRPr="00C2139E" w:rsidRDefault="00904D80" w:rsidP="00B358D4">
            <w:pPr>
              <w:pStyle w:val="NormalWeb"/>
              <w:spacing w:line="276" w:lineRule="auto"/>
              <w:rPr>
                <w:ins w:id="819" w:author="#WANG ZIHAO#" w:date="2026-06-18T17:42:00Z" w16du:dateUtc="2026-06-18T09:42:00Z"/>
                <w:sz w:val="16"/>
                <w:szCs w:val="16"/>
                <w:lang w:val="en-GB"/>
              </w:rPr>
            </w:pPr>
            <w:ins w:id="820" w:author="#WANG ZIHAO#" w:date="2026-06-18T17:42:00Z" w16du:dateUtc="2026-06-18T09:42:00Z">
              <w:r>
                <w:rPr>
                  <w:sz w:val="16"/>
                  <w:szCs w:val="16"/>
                  <w:lang w:val="en-GB"/>
                </w:rPr>
                <w:t>0</w:t>
              </w:r>
            </w:ins>
            <w:ins w:id="821" w:author="#WANG ZIHAO#" w:date="2026-06-18T17:47:00Z" w16du:dateUtc="2026-06-18T09:47:00Z">
              <w:r>
                <w:rPr>
                  <w:sz w:val="16"/>
                  <w:szCs w:val="16"/>
                  <w:lang w:val="en-GB"/>
                </w:rPr>
                <w:t>.00074</w:t>
              </w:r>
            </w:ins>
            <w:ins w:id="822" w:author="#WANG ZIHAO#" w:date="2026-06-18T17:42:00Z" w16du:dateUtc="2026-06-18T09:42:00Z">
              <w:r>
                <w:rPr>
                  <w:sz w:val="16"/>
                  <w:szCs w:val="16"/>
                  <w:lang w:val="en-GB"/>
                </w:rPr>
                <w:t xml:space="preserve">                            (0 – 0.</w:t>
              </w:r>
            </w:ins>
            <w:ins w:id="823" w:author="#WANG ZIHAO#" w:date="2026-06-18T17:47:00Z" w16du:dateUtc="2026-06-18T09:47:00Z">
              <w:r>
                <w:rPr>
                  <w:sz w:val="16"/>
                  <w:szCs w:val="16"/>
                  <w:lang w:val="en-GB"/>
                </w:rPr>
                <w:t>15</w:t>
              </w:r>
            </w:ins>
            <w:ins w:id="824" w:author="#WANG ZIHAO#" w:date="2026-06-18T17:42:00Z" w16du:dateUtc="2026-06-18T09:42:00Z">
              <w:r>
                <w:rPr>
                  <w:sz w:val="16"/>
                  <w:szCs w:val="16"/>
                  <w:lang w:val="en-GB"/>
                </w:rPr>
                <w:t>)</w:t>
              </w:r>
            </w:ins>
          </w:p>
        </w:tc>
        <w:tc>
          <w:tcPr>
            <w:tcW w:w="1350" w:type="dxa"/>
            <w:tcPrChange w:id="825" w:author="#WANG ZIHAO#" w:date="2026-06-18T17:51:00Z" w16du:dateUtc="2026-06-18T09:51:00Z">
              <w:tcPr>
                <w:tcW w:w="1362" w:type="dxa"/>
              </w:tcPr>
            </w:tcPrChange>
          </w:tcPr>
          <w:p w14:paraId="10142F02" w14:textId="77777777" w:rsidR="00904D80" w:rsidRPr="00C2139E" w:rsidRDefault="00904D80" w:rsidP="00B358D4">
            <w:pPr>
              <w:pStyle w:val="NormalWeb"/>
              <w:spacing w:line="276" w:lineRule="auto"/>
              <w:rPr>
                <w:ins w:id="826" w:author="#WANG ZIHAO#" w:date="2026-06-18T17:42:00Z" w16du:dateUtc="2026-06-18T09:42:00Z"/>
                <w:sz w:val="16"/>
                <w:szCs w:val="16"/>
                <w:lang w:val="en-GB"/>
              </w:rPr>
            </w:pPr>
            <w:ins w:id="827" w:author="#WANG ZIHAO#" w:date="2026-06-18T17:42:00Z" w16du:dateUtc="2026-06-18T09:42:00Z">
              <w:r>
                <w:rPr>
                  <w:sz w:val="16"/>
                  <w:szCs w:val="16"/>
                  <w:lang w:val="en-GB"/>
                </w:rPr>
                <w:t>-</w:t>
              </w:r>
            </w:ins>
          </w:p>
        </w:tc>
        <w:tc>
          <w:tcPr>
            <w:tcW w:w="1170" w:type="dxa"/>
            <w:tcPrChange w:id="828" w:author="#WANG ZIHAO#" w:date="2026-06-18T17:51:00Z" w16du:dateUtc="2026-06-18T09:51:00Z">
              <w:tcPr>
                <w:tcW w:w="1159" w:type="dxa"/>
                <w:gridSpan w:val="2"/>
              </w:tcPr>
            </w:tcPrChange>
          </w:tcPr>
          <w:p w14:paraId="715C2748" w14:textId="0D447418" w:rsidR="00904D80" w:rsidRPr="00C2139E" w:rsidRDefault="00904D80" w:rsidP="00B358D4">
            <w:pPr>
              <w:pStyle w:val="NormalWeb"/>
              <w:spacing w:line="276" w:lineRule="auto"/>
              <w:rPr>
                <w:ins w:id="829" w:author="#WANG ZIHAO#" w:date="2026-06-18T17:42:00Z" w16du:dateUtc="2026-06-18T09:42:00Z"/>
                <w:sz w:val="16"/>
                <w:szCs w:val="16"/>
                <w:lang w:val="en-GB"/>
              </w:rPr>
            </w:pPr>
            <w:ins w:id="830" w:author="#WANG ZIHAO#" w:date="2026-06-18T17:42:00Z" w16du:dateUtc="2026-06-18T09:42:00Z">
              <w:r>
                <w:rPr>
                  <w:sz w:val="16"/>
                  <w:szCs w:val="16"/>
                  <w:lang w:val="en-GB"/>
                </w:rPr>
                <w:t>0</w:t>
              </w:r>
            </w:ins>
            <w:ins w:id="831" w:author="#WANG ZIHAO#" w:date="2026-06-18T17:49:00Z" w16du:dateUtc="2026-06-18T09:49:00Z">
              <w:r>
                <w:rPr>
                  <w:sz w:val="16"/>
                  <w:szCs w:val="16"/>
                  <w:lang w:val="en-GB"/>
                </w:rPr>
                <w:t>.00030</w:t>
              </w:r>
            </w:ins>
            <w:ins w:id="832" w:author="#WANG ZIHAO#" w:date="2026-06-18T17:42:00Z" w16du:dateUtc="2026-06-18T09:42:00Z">
              <w:r>
                <w:rPr>
                  <w:sz w:val="16"/>
                  <w:szCs w:val="16"/>
                  <w:lang w:val="en-GB"/>
                </w:rPr>
                <w:t xml:space="preserve">                     (0 – 0.</w:t>
              </w:r>
            </w:ins>
            <w:ins w:id="833" w:author="#WANG ZIHAO#" w:date="2026-06-18T17:49:00Z" w16du:dateUtc="2026-06-18T09:49:00Z">
              <w:r>
                <w:rPr>
                  <w:sz w:val="16"/>
                  <w:szCs w:val="16"/>
                  <w:lang w:val="en-GB"/>
                </w:rPr>
                <w:t>20</w:t>
              </w:r>
            </w:ins>
            <w:ins w:id="834" w:author="#WANG ZIHAO#" w:date="2026-06-18T17:42:00Z" w16du:dateUtc="2026-06-18T09:42:00Z">
              <w:r>
                <w:rPr>
                  <w:sz w:val="16"/>
                  <w:szCs w:val="16"/>
                  <w:lang w:val="en-GB"/>
                </w:rPr>
                <w:t>)</w:t>
              </w:r>
            </w:ins>
          </w:p>
        </w:tc>
        <w:tc>
          <w:tcPr>
            <w:tcW w:w="1440" w:type="dxa"/>
            <w:tcPrChange w:id="835" w:author="#WANG ZIHAO#" w:date="2026-06-18T17:51:00Z" w16du:dateUtc="2026-06-18T09:51:00Z">
              <w:tcPr>
                <w:tcW w:w="1439" w:type="dxa"/>
              </w:tcPr>
            </w:tcPrChange>
          </w:tcPr>
          <w:p w14:paraId="775BE0E6" w14:textId="77777777" w:rsidR="00904D80" w:rsidRPr="00C2139E" w:rsidRDefault="00904D80" w:rsidP="00B358D4">
            <w:pPr>
              <w:pStyle w:val="NormalWeb"/>
              <w:spacing w:line="276" w:lineRule="auto"/>
              <w:rPr>
                <w:ins w:id="836" w:author="#WANG ZIHAO#" w:date="2026-06-18T17:42:00Z" w16du:dateUtc="2026-06-18T09:42:00Z"/>
                <w:sz w:val="16"/>
                <w:szCs w:val="16"/>
                <w:lang w:val="en-GB"/>
              </w:rPr>
            </w:pPr>
            <w:ins w:id="837" w:author="#WANG ZIHAO#" w:date="2026-06-18T17:42:00Z" w16du:dateUtc="2026-06-18T09:42:00Z">
              <w:r>
                <w:rPr>
                  <w:sz w:val="16"/>
                  <w:szCs w:val="16"/>
                  <w:lang w:val="en-GB"/>
                </w:rPr>
                <w:t>-</w:t>
              </w:r>
            </w:ins>
          </w:p>
        </w:tc>
        <w:tc>
          <w:tcPr>
            <w:tcW w:w="1376" w:type="dxa"/>
            <w:tcPrChange w:id="838" w:author="#WANG ZIHAO#" w:date="2026-06-18T17:51:00Z" w16du:dateUtc="2026-06-18T09:51:00Z">
              <w:tcPr>
                <w:tcW w:w="1286" w:type="dxa"/>
              </w:tcPr>
            </w:tcPrChange>
          </w:tcPr>
          <w:p w14:paraId="1ACFDF67" w14:textId="75E6E667" w:rsidR="00904D80" w:rsidRPr="00C2139E" w:rsidRDefault="00904D80" w:rsidP="00B358D4">
            <w:pPr>
              <w:pStyle w:val="NormalWeb"/>
              <w:spacing w:line="276" w:lineRule="auto"/>
              <w:rPr>
                <w:ins w:id="839" w:author="#WANG ZIHAO#" w:date="2026-06-18T17:42:00Z" w16du:dateUtc="2026-06-18T09:42:00Z"/>
                <w:sz w:val="16"/>
                <w:szCs w:val="16"/>
                <w:lang w:val="en-GB"/>
              </w:rPr>
            </w:pPr>
            <w:ins w:id="840" w:author="#WANG ZIHAO#" w:date="2026-06-18T17:42:00Z" w16du:dateUtc="2026-06-18T09:42:00Z">
              <w:r>
                <w:rPr>
                  <w:sz w:val="16"/>
                  <w:szCs w:val="16"/>
                  <w:lang w:val="en-GB"/>
                </w:rPr>
                <w:t>0</w:t>
              </w:r>
            </w:ins>
            <w:ins w:id="841" w:author="#WANG ZIHAO#" w:date="2026-06-18T17:50:00Z" w16du:dateUtc="2026-06-18T09:50:00Z">
              <w:r>
                <w:rPr>
                  <w:sz w:val="16"/>
                  <w:szCs w:val="16"/>
                  <w:lang w:val="en-GB"/>
                </w:rPr>
                <w:t>.00087</w:t>
              </w:r>
            </w:ins>
            <w:ins w:id="842" w:author="#WANG ZIHAO#" w:date="2026-06-18T17:42:00Z" w16du:dateUtc="2026-06-18T09:42:00Z">
              <w:r>
                <w:rPr>
                  <w:sz w:val="16"/>
                  <w:szCs w:val="16"/>
                  <w:lang w:val="en-GB"/>
                </w:rPr>
                <w:t xml:space="preserve">                            (0</w:t>
              </w:r>
            </w:ins>
            <w:ins w:id="843" w:author="#WANG ZIHAO#" w:date="2026-06-18T17:50:00Z" w16du:dateUtc="2026-06-18T09:50:00Z">
              <w:r>
                <w:rPr>
                  <w:sz w:val="16"/>
                  <w:szCs w:val="16"/>
                  <w:lang w:val="en-GB"/>
                </w:rPr>
                <w:t>.00011</w:t>
              </w:r>
            </w:ins>
            <w:ins w:id="844" w:author="#WANG ZIHAO#" w:date="2026-06-18T17:42:00Z" w16du:dateUtc="2026-06-18T09:42:00Z">
              <w:r>
                <w:rPr>
                  <w:sz w:val="16"/>
                  <w:szCs w:val="16"/>
                  <w:lang w:val="en-GB"/>
                </w:rPr>
                <w:t xml:space="preserve"> – 0.</w:t>
              </w:r>
            </w:ins>
            <w:ins w:id="845" w:author="#WANG ZIHAO#" w:date="2026-06-18T17:50:00Z" w16du:dateUtc="2026-06-18T09:50:00Z">
              <w:r>
                <w:rPr>
                  <w:sz w:val="16"/>
                  <w:szCs w:val="16"/>
                  <w:lang w:val="en-GB"/>
                </w:rPr>
                <w:t>20</w:t>
              </w:r>
            </w:ins>
            <w:ins w:id="846" w:author="#WANG ZIHAO#" w:date="2026-06-18T17:42:00Z" w16du:dateUtc="2026-06-18T09:42:00Z">
              <w:r>
                <w:rPr>
                  <w:sz w:val="16"/>
                  <w:szCs w:val="16"/>
                  <w:lang w:val="en-GB"/>
                </w:rPr>
                <w:t>)</w:t>
              </w:r>
            </w:ins>
          </w:p>
        </w:tc>
      </w:tr>
      <w:tr w:rsidR="00904D80" w14:paraId="587C3CB1" w14:textId="77777777" w:rsidTr="00904D80">
        <w:trPr>
          <w:ins w:id="847" w:author="#WANG ZIHAO#" w:date="2026-06-18T17:42:00Z" w16du:dateUtc="2026-06-18T09:42:00Z"/>
        </w:trPr>
        <w:tc>
          <w:tcPr>
            <w:tcW w:w="954" w:type="dxa"/>
            <w:tcPrChange w:id="848" w:author="#WANG ZIHAO#" w:date="2026-06-18T17:51:00Z" w16du:dateUtc="2026-06-18T09:51:00Z">
              <w:tcPr>
                <w:tcW w:w="954" w:type="dxa"/>
              </w:tcPr>
            </w:tcPrChange>
          </w:tcPr>
          <w:p w14:paraId="091E3EEB" w14:textId="77777777" w:rsidR="00904D80" w:rsidRPr="00C2139E" w:rsidRDefault="00904D80" w:rsidP="00B358D4">
            <w:pPr>
              <w:pStyle w:val="NormalWeb"/>
              <w:spacing w:line="276" w:lineRule="auto"/>
              <w:rPr>
                <w:ins w:id="849" w:author="#WANG ZIHAO#" w:date="2026-06-18T17:42:00Z" w16du:dateUtc="2026-06-18T09:42:00Z"/>
                <w:sz w:val="16"/>
                <w:szCs w:val="16"/>
                <w:lang w:val="en-GB"/>
              </w:rPr>
            </w:pPr>
            <w:ins w:id="850" w:author="#WANG ZIHAO#" w:date="2026-06-18T17:42:00Z" w16du:dateUtc="2026-06-18T09:42:00Z">
              <w:r w:rsidRPr="00C2139E">
                <w:rPr>
                  <w:sz w:val="16"/>
                  <w:szCs w:val="16"/>
                  <w:lang w:val="en-GB"/>
                </w:rPr>
                <w:t>Dual-R</w:t>
              </w:r>
            </w:ins>
          </w:p>
        </w:tc>
        <w:tc>
          <w:tcPr>
            <w:tcW w:w="1476" w:type="dxa"/>
            <w:tcPrChange w:id="851" w:author="#WANG ZIHAO#" w:date="2026-06-18T17:51:00Z" w16du:dateUtc="2026-06-18T09:51:00Z">
              <w:tcPr>
                <w:tcW w:w="1476" w:type="dxa"/>
              </w:tcPr>
            </w:tcPrChange>
          </w:tcPr>
          <w:p w14:paraId="686060F6" w14:textId="77777777" w:rsidR="00904D80" w:rsidRPr="00C2139E" w:rsidRDefault="00904D80" w:rsidP="00B358D4">
            <w:pPr>
              <w:pStyle w:val="NormalWeb"/>
              <w:spacing w:line="276" w:lineRule="auto"/>
              <w:rPr>
                <w:ins w:id="852" w:author="#WANG ZIHAO#" w:date="2026-06-18T17:42:00Z" w16du:dateUtc="2026-06-18T09:42:00Z"/>
                <w:sz w:val="16"/>
                <w:szCs w:val="16"/>
                <w:lang w:val="en-GB"/>
              </w:rPr>
            </w:pPr>
            <w:ins w:id="853" w:author="#WANG ZIHAO#" w:date="2026-06-18T17:42:00Z" w16du:dateUtc="2026-06-18T09:42:00Z">
              <w:r>
                <w:rPr>
                  <w:sz w:val="16"/>
                  <w:szCs w:val="16"/>
                  <w:lang w:val="en-GB"/>
                </w:rPr>
                <w:t>-</w:t>
              </w:r>
            </w:ins>
          </w:p>
        </w:tc>
        <w:tc>
          <w:tcPr>
            <w:tcW w:w="1260" w:type="dxa"/>
            <w:tcPrChange w:id="854" w:author="#WANG ZIHAO#" w:date="2026-06-18T17:51:00Z" w16du:dateUtc="2026-06-18T09:51:00Z">
              <w:tcPr>
                <w:tcW w:w="1350" w:type="dxa"/>
                <w:gridSpan w:val="2"/>
              </w:tcPr>
            </w:tcPrChange>
          </w:tcPr>
          <w:p w14:paraId="5474A1EC" w14:textId="2939D12A" w:rsidR="00904D80" w:rsidRPr="00C2139E" w:rsidRDefault="00904D80" w:rsidP="00B358D4">
            <w:pPr>
              <w:pStyle w:val="NormalWeb"/>
              <w:spacing w:line="276" w:lineRule="auto"/>
              <w:rPr>
                <w:ins w:id="855" w:author="#WANG ZIHAO#" w:date="2026-06-18T17:42:00Z" w16du:dateUtc="2026-06-18T09:42:00Z"/>
                <w:sz w:val="16"/>
                <w:szCs w:val="16"/>
                <w:lang w:val="en-GB"/>
              </w:rPr>
            </w:pPr>
            <w:ins w:id="856" w:author="#WANG ZIHAO#" w:date="2026-06-18T17:48:00Z" w16du:dateUtc="2026-06-18T09:48:00Z">
              <w:r>
                <w:rPr>
                  <w:sz w:val="16"/>
                  <w:szCs w:val="16"/>
                  <w:lang w:val="en-GB"/>
                </w:rPr>
                <w:t>-</w:t>
              </w:r>
            </w:ins>
            <w:ins w:id="857" w:author="#WANG ZIHAO#" w:date="2026-06-18T17:42:00Z" w16du:dateUtc="2026-06-18T09:42:00Z">
              <w:r>
                <w:rPr>
                  <w:sz w:val="16"/>
                  <w:szCs w:val="16"/>
                  <w:lang w:val="en-GB"/>
                </w:rPr>
                <w:t>0</w:t>
              </w:r>
            </w:ins>
            <w:ins w:id="858" w:author="#WANG ZIHAO#" w:date="2026-06-18T17:48:00Z" w16du:dateUtc="2026-06-18T09:48:00Z">
              <w:r>
                <w:rPr>
                  <w:sz w:val="16"/>
                  <w:szCs w:val="16"/>
                  <w:lang w:val="en-GB"/>
                </w:rPr>
                <w:t>.00039</w:t>
              </w:r>
            </w:ins>
            <w:ins w:id="859" w:author="#WANG ZIHAO#" w:date="2026-06-18T17:42:00Z" w16du:dateUtc="2026-06-18T09:42:00Z">
              <w:r>
                <w:rPr>
                  <w:sz w:val="16"/>
                  <w:szCs w:val="16"/>
                  <w:lang w:val="en-GB"/>
                </w:rPr>
                <w:t xml:space="preserve">                           (-0.</w:t>
              </w:r>
            </w:ins>
            <w:ins w:id="860" w:author="#WANG ZIHAO#" w:date="2026-06-18T17:48:00Z" w16du:dateUtc="2026-06-18T09:48:00Z">
              <w:r>
                <w:rPr>
                  <w:sz w:val="16"/>
                  <w:szCs w:val="16"/>
                  <w:lang w:val="en-GB"/>
                </w:rPr>
                <w:t>12</w:t>
              </w:r>
            </w:ins>
            <w:ins w:id="861" w:author="#WANG ZIHAO#" w:date="2026-06-18T17:42:00Z" w16du:dateUtc="2026-06-18T09:42:00Z">
              <w:r>
                <w:rPr>
                  <w:sz w:val="16"/>
                  <w:szCs w:val="16"/>
                  <w:lang w:val="en-GB"/>
                </w:rPr>
                <w:t xml:space="preserve"> – 0)</w:t>
              </w:r>
            </w:ins>
          </w:p>
        </w:tc>
        <w:tc>
          <w:tcPr>
            <w:tcW w:w="1350" w:type="dxa"/>
            <w:tcPrChange w:id="862" w:author="#WANG ZIHAO#" w:date="2026-06-18T17:51:00Z" w16du:dateUtc="2026-06-18T09:51:00Z">
              <w:tcPr>
                <w:tcW w:w="1362" w:type="dxa"/>
              </w:tcPr>
            </w:tcPrChange>
          </w:tcPr>
          <w:p w14:paraId="1974AB6F" w14:textId="77777777" w:rsidR="00904D80" w:rsidRPr="00C2139E" w:rsidRDefault="00904D80" w:rsidP="00B358D4">
            <w:pPr>
              <w:pStyle w:val="NormalWeb"/>
              <w:spacing w:line="276" w:lineRule="auto"/>
              <w:rPr>
                <w:ins w:id="863" w:author="#WANG ZIHAO#" w:date="2026-06-18T17:42:00Z" w16du:dateUtc="2026-06-18T09:42:00Z"/>
                <w:sz w:val="16"/>
                <w:szCs w:val="16"/>
                <w:lang w:val="en-GB"/>
              </w:rPr>
            </w:pPr>
            <w:ins w:id="864" w:author="#WANG ZIHAO#" w:date="2026-06-18T17:42:00Z" w16du:dateUtc="2026-06-18T09:42:00Z">
              <w:r>
                <w:rPr>
                  <w:sz w:val="16"/>
                  <w:szCs w:val="16"/>
                  <w:lang w:val="en-GB"/>
                </w:rPr>
                <w:t>-</w:t>
              </w:r>
            </w:ins>
          </w:p>
        </w:tc>
        <w:tc>
          <w:tcPr>
            <w:tcW w:w="1170" w:type="dxa"/>
            <w:tcPrChange w:id="865" w:author="#WANG ZIHAO#" w:date="2026-06-18T17:51:00Z" w16du:dateUtc="2026-06-18T09:51:00Z">
              <w:tcPr>
                <w:tcW w:w="1159" w:type="dxa"/>
                <w:gridSpan w:val="2"/>
              </w:tcPr>
            </w:tcPrChange>
          </w:tcPr>
          <w:p w14:paraId="2BE18CDA" w14:textId="685FA287" w:rsidR="00904D80" w:rsidRPr="00C2139E" w:rsidRDefault="00904D80" w:rsidP="00B358D4">
            <w:pPr>
              <w:pStyle w:val="NormalWeb"/>
              <w:spacing w:line="276" w:lineRule="auto"/>
              <w:rPr>
                <w:ins w:id="866" w:author="#WANG ZIHAO#" w:date="2026-06-18T17:42:00Z" w16du:dateUtc="2026-06-18T09:42:00Z"/>
                <w:sz w:val="16"/>
                <w:szCs w:val="16"/>
                <w:lang w:val="en-GB"/>
              </w:rPr>
            </w:pPr>
            <w:ins w:id="867" w:author="#WANG ZIHAO#" w:date="2026-06-18T17:42:00Z" w16du:dateUtc="2026-06-18T09:42:00Z">
              <w:r>
                <w:rPr>
                  <w:sz w:val="16"/>
                  <w:szCs w:val="16"/>
                  <w:lang w:val="en-GB"/>
                </w:rPr>
                <w:t>0                       (0 – 0</w:t>
              </w:r>
            </w:ins>
            <w:ins w:id="868" w:author="#WANG ZIHAO#" w:date="2026-06-18T17:49:00Z" w16du:dateUtc="2026-06-18T09:49:00Z">
              <w:r>
                <w:rPr>
                  <w:sz w:val="16"/>
                  <w:szCs w:val="16"/>
                  <w:lang w:val="en-GB"/>
                </w:rPr>
                <w:t>.042</w:t>
              </w:r>
            </w:ins>
            <w:ins w:id="869" w:author="#WANG ZIHAO#" w:date="2026-06-18T17:42:00Z" w16du:dateUtc="2026-06-18T09:42:00Z">
              <w:r>
                <w:rPr>
                  <w:sz w:val="16"/>
                  <w:szCs w:val="16"/>
                  <w:lang w:val="en-GB"/>
                </w:rPr>
                <w:t>)</w:t>
              </w:r>
            </w:ins>
          </w:p>
        </w:tc>
        <w:tc>
          <w:tcPr>
            <w:tcW w:w="1440" w:type="dxa"/>
            <w:tcPrChange w:id="870" w:author="#WANG ZIHAO#" w:date="2026-06-18T17:51:00Z" w16du:dateUtc="2026-06-18T09:51:00Z">
              <w:tcPr>
                <w:tcW w:w="1439" w:type="dxa"/>
              </w:tcPr>
            </w:tcPrChange>
          </w:tcPr>
          <w:p w14:paraId="06E564A2" w14:textId="77777777" w:rsidR="00904D80" w:rsidRPr="00C2139E" w:rsidRDefault="00904D80" w:rsidP="00B358D4">
            <w:pPr>
              <w:pStyle w:val="NormalWeb"/>
              <w:spacing w:line="276" w:lineRule="auto"/>
              <w:rPr>
                <w:ins w:id="871" w:author="#WANG ZIHAO#" w:date="2026-06-18T17:42:00Z" w16du:dateUtc="2026-06-18T09:42:00Z"/>
                <w:sz w:val="16"/>
                <w:szCs w:val="16"/>
                <w:lang w:val="en-GB"/>
              </w:rPr>
            </w:pPr>
            <w:ins w:id="872" w:author="#WANG ZIHAO#" w:date="2026-06-18T17:42:00Z" w16du:dateUtc="2026-06-18T09:42:00Z">
              <w:r>
                <w:rPr>
                  <w:sz w:val="16"/>
                  <w:szCs w:val="16"/>
                  <w:lang w:val="en-GB"/>
                </w:rPr>
                <w:t>-</w:t>
              </w:r>
            </w:ins>
          </w:p>
        </w:tc>
        <w:tc>
          <w:tcPr>
            <w:tcW w:w="1376" w:type="dxa"/>
            <w:tcPrChange w:id="873" w:author="#WANG ZIHAO#" w:date="2026-06-18T17:51:00Z" w16du:dateUtc="2026-06-18T09:51:00Z">
              <w:tcPr>
                <w:tcW w:w="1286" w:type="dxa"/>
              </w:tcPr>
            </w:tcPrChange>
          </w:tcPr>
          <w:p w14:paraId="295261BC" w14:textId="5AEF8D99" w:rsidR="00904D80" w:rsidRPr="00C2139E" w:rsidRDefault="00904D80" w:rsidP="00B358D4">
            <w:pPr>
              <w:pStyle w:val="NormalWeb"/>
              <w:spacing w:line="276" w:lineRule="auto"/>
              <w:rPr>
                <w:ins w:id="874" w:author="#WANG ZIHAO#" w:date="2026-06-18T17:42:00Z" w16du:dateUtc="2026-06-18T09:42:00Z"/>
                <w:sz w:val="16"/>
                <w:szCs w:val="16"/>
                <w:lang w:val="en-GB"/>
              </w:rPr>
            </w:pPr>
            <w:ins w:id="875" w:author="#WANG ZIHAO#" w:date="2026-06-18T17:42:00Z" w16du:dateUtc="2026-06-18T09:42:00Z">
              <w:r>
                <w:rPr>
                  <w:sz w:val="16"/>
                  <w:szCs w:val="16"/>
                  <w:lang w:val="en-GB"/>
                </w:rPr>
                <w:t>0                           (-0.00</w:t>
              </w:r>
            </w:ins>
            <w:ins w:id="876" w:author="#WANG ZIHAO#" w:date="2026-06-18T17:51:00Z" w16du:dateUtc="2026-06-18T09:51:00Z">
              <w:r>
                <w:rPr>
                  <w:sz w:val="16"/>
                  <w:szCs w:val="16"/>
                  <w:lang w:val="en-GB"/>
                </w:rPr>
                <w:t>29</w:t>
              </w:r>
            </w:ins>
            <w:ins w:id="877" w:author="#WANG ZIHAO#" w:date="2026-06-18T17:42:00Z" w16du:dateUtc="2026-06-18T09:42:00Z">
              <w:r>
                <w:rPr>
                  <w:sz w:val="16"/>
                  <w:szCs w:val="16"/>
                  <w:lang w:val="en-GB"/>
                </w:rPr>
                <w:t xml:space="preserve"> – 0</w:t>
              </w:r>
            </w:ins>
            <w:ins w:id="878" w:author="#WANG ZIHAO#" w:date="2026-06-18T17:51:00Z" w16du:dateUtc="2026-06-18T09:51:00Z">
              <w:r>
                <w:rPr>
                  <w:sz w:val="16"/>
                  <w:szCs w:val="16"/>
                  <w:lang w:val="en-GB"/>
                </w:rPr>
                <w:t>.042</w:t>
              </w:r>
            </w:ins>
            <w:ins w:id="879" w:author="#WANG ZIHAO#" w:date="2026-06-18T17:42:00Z" w16du:dateUtc="2026-06-18T09:42:00Z">
              <w:r>
                <w:rPr>
                  <w:sz w:val="16"/>
                  <w:szCs w:val="16"/>
                  <w:lang w:val="en-GB"/>
                </w:rPr>
                <w:t>)</w:t>
              </w:r>
            </w:ins>
          </w:p>
        </w:tc>
      </w:tr>
    </w:tbl>
    <w:p w14:paraId="53C5309E" w14:textId="2A67127B" w:rsidR="007D485A" w:rsidRDefault="007D485A" w:rsidP="00602438">
      <w:pPr>
        <w:pStyle w:val="NormalWeb"/>
        <w:numPr>
          <w:ilvl w:val="0"/>
          <w:numId w:val="8"/>
        </w:numPr>
        <w:spacing w:line="276" w:lineRule="auto"/>
        <w:jc w:val="both"/>
        <w:rPr>
          <w:sz w:val="20"/>
          <w:szCs w:val="20"/>
          <w:lang w:val="en-GB"/>
        </w:rPr>
        <w:pPrChange w:id="880" w:author="#WANG ZIHAO#" w:date="2026-06-18T22:02:00Z" w16du:dateUtc="2026-06-18T14:02:00Z">
          <w:pPr>
            <w:pStyle w:val="NormalWeb"/>
            <w:numPr>
              <w:numId w:val="12"/>
            </w:numPr>
            <w:spacing w:line="276" w:lineRule="auto"/>
            <w:ind w:left="720" w:hanging="360"/>
            <w:jc w:val="both"/>
          </w:pPr>
        </w:pPrChange>
      </w:pPr>
      <w:r>
        <w:rPr>
          <w:sz w:val="20"/>
          <w:szCs w:val="20"/>
          <w:lang w:val="en-GB"/>
        </w:rPr>
        <w:t xml:space="preserve">Sensitivity </w:t>
      </w:r>
      <w:ins w:id="881" w:author="#WANG ZIHAO#" w:date="2026-06-16T18:29:00Z" w16du:dateUtc="2026-06-16T10:29:00Z">
        <w:r w:rsidR="00657D4D" w:rsidRPr="00657D4D">
          <w:rPr>
            <w:sz w:val="20"/>
            <w:szCs w:val="20"/>
            <w:lang w:val="en-GB"/>
          </w:rPr>
          <w:t>analyses</w:t>
        </w:r>
      </w:ins>
      <w:del w:id="882" w:author="#WANG ZIHAO#" w:date="2026-06-16T18:29:00Z" w16du:dateUtc="2026-06-16T10:29:00Z">
        <w:r w:rsidDel="00657D4D">
          <w:rPr>
            <w:sz w:val="20"/>
            <w:szCs w:val="20"/>
            <w:lang w:val="en-GB"/>
          </w:rPr>
          <w:delText>analysis</w:delText>
        </w:r>
      </w:del>
      <w:r>
        <w:rPr>
          <w:sz w:val="20"/>
          <w:szCs w:val="20"/>
          <w:lang w:val="en-GB"/>
        </w:rPr>
        <w:t xml:space="preserve"> </w:t>
      </w:r>
      <w:r w:rsidR="00231712" w:rsidRPr="00CF5428">
        <w:rPr>
          <w:sz w:val="20"/>
          <w:szCs w:val="20"/>
        </w:rPr>
        <w:t xml:space="preserve">under varied </w:t>
      </w:r>
      <w:r w:rsidR="00D66DCD">
        <w:rPr>
          <w:sz w:val="20"/>
          <w:szCs w:val="20"/>
        </w:rPr>
        <w:t>ceftriaxone</w:t>
      </w:r>
      <w:r w:rsidR="00427CAD">
        <w:rPr>
          <w:sz w:val="20"/>
          <w:szCs w:val="20"/>
        </w:rPr>
        <w:t xml:space="preserve"> </w:t>
      </w:r>
      <w:r w:rsidR="00231712">
        <w:rPr>
          <w:sz w:val="20"/>
          <w:szCs w:val="20"/>
        </w:rPr>
        <w:t xml:space="preserve">treatment failure rate and </w:t>
      </w:r>
      <w:r w:rsidR="00231712" w:rsidRPr="00CF5428">
        <w:rPr>
          <w:sz w:val="20"/>
          <w:szCs w:val="20"/>
        </w:rPr>
        <w:t>intervention uptake</w:t>
      </w:r>
      <w:r w:rsidR="00231712">
        <w:rPr>
          <w:sz w:val="20"/>
          <w:szCs w:val="20"/>
        </w:rPr>
        <w:t xml:space="preserve"> </w:t>
      </w:r>
    </w:p>
    <w:p w14:paraId="0246B99E" w14:textId="49E05F4C" w:rsidR="00E66DF4" w:rsidRPr="007B7293" w:rsidRDefault="00BD2603" w:rsidP="006E0D5A">
      <w:pPr>
        <w:pStyle w:val="NormalWeb"/>
        <w:spacing w:line="276" w:lineRule="auto"/>
        <w:jc w:val="both"/>
        <w:rPr>
          <w:sz w:val="20"/>
          <w:szCs w:val="20"/>
          <w:lang w:val="en-GB"/>
        </w:rPr>
      </w:pPr>
      <w:commentRangeStart w:id="883"/>
      <w:commentRangeStart w:id="884"/>
      <w:r w:rsidRPr="00CF5428">
        <w:rPr>
          <w:sz w:val="20"/>
          <w:szCs w:val="20"/>
          <w:lang w:val="en-GB"/>
        </w:rPr>
        <w:t>Next, t</w:t>
      </w:r>
      <w:r w:rsidR="00057E4D" w:rsidRPr="00CF5428">
        <w:rPr>
          <w:sz w:val="20"/>
          <w:szCs w:val="20"/>
          <w:lang w:val="en-GB"/>
        </w:rPr>
        <w:t xml:space="preserve">o distinguish the relative impact of </w:t>
      </w:r>
      <w:r w:rsidR="00BA7B37">
        <w:rPr>
          <w:sz w:val="20"/>
          <w:szCs w:val="20"/>
          <w:lang w:val="en-GB"/>
        </w:rPr>
        <w:t xml:space="preserve">ceftriaxone treatment failure rates and intervention uptake </w:t>
      </w:r>
      <w:del w:id="885" w:author="#WANG ZIHAO#" w:date="2026-06-16T17:56:00Z" w16du:dateUtc="2026-06-16T09:56:00Z">
        <w:r w:rsidR="00057E4D" w:rsidRPr="005976C8" w:rsidDel="007536FD">
          <w:rPr>
            <w:strike/>
            <w:sz w:val="20"/>
            <w:szCs w:val="20"/>
            <w:lang w:val="en-GB"/>
          </w:rPr>
          <w:delText>clinical parameters versus policy implementation</w:delText>
        </w:r>
        <w:r w:rsidR="00057E4D" w:rsidRPr="00CF5428" w:rsidDel="007536FD">
          <w:rPr>
            <w:sz w:val="20"/>
            <w:szCs w:val="20"/>
            <w:lang w:val="en-GB"/>
          </w:rPr>
          <w:delText xml:space="preserve"> </w:delText>
        </w:r>
      </w:del>
      <w:r w:rsidR="00057E4D" w:rsidRPr="00CF5428">
        <w:rPr>
          <w:sz w:val="20"/>
          <w:szCs w:val="20"/>
          <w:lang w:val="en-GB"/>
        </w:rPr>
        <w:t xml:space="preserve">on long-term </w:t>
      </w:r>
      <w:r w:rsidR="00BA7B37">
        <w:rPr>
          <w:sz w:val="20"/>
          <w:szCs w:val="20"/>
          <w:lang w:val="en-GB"/>
        </w:rPr>
        <w:t>epidemiological</w:t>
      </w:r>
      <w:r w:rsidR="00BA7B37" w:rsidRPr="00CF5428">
        <w:rPr>
          <w:sz w:val="20"/>
          <w:szCs w:val="20"/>
          <w:lang w:val="en-GB"/>
        </w:rPr>
        <w:t xml:space="preserve"> </w:t>
      </w:r>
      <w:r w:rsidR="00057E4D" w:rsidRPr="00CF5428">
        <w:rPr>
          <w:sz w:val="20"/>
          <w:szCs w:val="20"/>
          <w:lang w:val="en-GB"/>
        </w:rPr>
        <w:t xml:space="preserve">outcomes, </w:t>
      </w:r>
      <w:commentRangeEnd w:id="883"/>
      <w:r w:rsidR="00BA7B37" w:rsidRPr="00CF5428">
        <w:rPr>
          <w:rStyle w:val="CommentReference"/>
          <w:sz w:val="20"/>
          <w:szCs w:val="20"/>
          <w:lang w:val="en-GB"/>
        </w:rPr>
        <w:commentReference w:id="883"/>
      </w:r>
      <w:commentRangeEnd w:id="884"/>
      <w:r w:rsidR="007536FD" w:rsidRPr="00CF5428">
        <w:rPr>
          <w:rStyle w:val="CommentReference"/>
          <w:sz w:val="20"/>
          <w:szCs w:val="20"/>
          <w:lang w:val="en-GB"/>
        </w:rPr>
        <w:commentReference w:id="884"/>
      </w:r>
      <w:r w:rsidR="00057E4D" w:rsidRPr="00CF5428">
        <w:rPr>
          <w:sz w:val="20"/>
          <w:szCs w:val="20"/>
          <w:lang w:val="en-GB"/>
        </w:rPr>
        <w:t xml:space="preserve">we conducted a sensitivity analysis to determine whether the frontline therapeutic treatment failure rate or absolute intervention uptake rates serve as the primary driver of final </w:t>
      </w:r>
      <w:del w:id="886" w:author="#WANG ZIHAO#" w:date="2026-06-16T14:55:00Z" w16du:dateUtc="2026-06-16T06:55:00Z">
        <w:r w:rsidR="00057E4D" w:rsidRPr="00CF5428" w:rsidDel="00A00613">
          <w:rPr>
            <w:sz w:val="20"/>
            <w:szCs w:val="20"/>
            <w:lang w:val="en-GB"/>
          </w:rPr>
          <w:delText xml:space="preserve">phenotypic </w:delText>
        </w:r>
      </w:del>
      <w:r w:rsidR="00057E4D" w:rsidRPr="00CF5428">
        <w:rPr>
          <w:sz w:val="20"/>
          <w:szCs w:val="20"/>
          <w:lang w:val="en-GB"/>
        </w:rPr>
        <w:t xml:space="preserve">strain dominance. </w:t>
      </w:r>
      <w:r w:rsidR="009F241E" w:rsidRPr="00CF5428">
        <w:rPr>
          <w:sz w:val="20"/>
          <w:szCs w:val="20"/>
        </w:rPr>
        <w:t xml:space="preserve">Specifically, we quantified </w:t>
      </w:r>
      <w:r w:rsidR="00886E3E" w:rsidRPr="00CF5428">
        <w:rPr>
          <w:sz w:val="20"/>
          <w:szCs w:val="20"/>
          <w:lang w:val="en-GB"/>
        </w:rPr>
        <w:t xml:space="preserve">the final </w:t>
      </w:r>
      <w:r w:rsidR="00A4621E">
        <w:rPr>
          <w:sz w:val="20"/>
          <w:szCs w:val="20"/>
          <w:lang w:val="en-GB"/>
        </w:rPr>
        <w:t>strain prevalence</w:t>
      </w:r>
      <w:r w:rsidR="00886E3E" w:rsidRPr="00CF5428">
        <w:rPr>
          <w:sz w:val="20"/>
          <w:szCs w:val="20"/>
          <w:lang w:val="en-GB"/>
        </w:rPr>
        <w:t xml:space="preserve"> (%) of </w:t>
      </w:r>
      <w:del w:id="887" w:author="#WANG ZIHAO#" w:date="2026-06-18T23:18:00Z" w16du:dateUtc="2026-06-18T15:18:00Z">
        <w:r w:rsidR="00886E3E" w:rsidRPr="00CF5428" w:rsidDel="00317E25">
          <w:rPr>
            <w:sz w:val="20"/>
            <w:szCs w:val="20"/>
            <w:lang w:val="en-GB"/>
          </w:rPr>
          <w:delText>susceptible</w:delText>
        </w:r>
      </w:del>
      <w:ins w:id="888" w:author="#WANG ZIHAO#" w:date="2026-06-18T23:18:00Z" w16du:dateUtc="2026-06-18T15:18:00Z">
        <w:r w:rsidR="00317E25">
          <w:rPr>
            <w:sz w:val="20"/>
            <w:szCs w:val="20"/>
            <w:lang w:val="en-GB"/>
          </w:rPr>
          <w:t>baseline susceptible</w:t>
        </w:r>
      </w:ins>
      <w:del w:id="889" w:author="#WANG ZIHAO#" w:date="2026-06-18T23:10:00Z" w16du:dateUtc="2026-06-18T15:10:00Z">
        <w:r w:rsidR="00886E3E" w:rsidRPr="00CF5428" w:rsidDel="00501720">
          <w:rPr>
            <w:sz w:val="20"/>
            <w:szCs w:val="20"/>
            <w:lang w:val="en-GB"/>
          </w:rPr>
          <w:delText xml:space="preserve"> (wild-type), </w:delText>
        </w:r>
      </w:del>
      <w:ins w:id="890" w:author="#WANG ZIHAO#" w:date="2026-06-18T23:10:00Z" w16du:dateUtc="2026-06-18T15:10:00Z">
        <w:r w:rsidR="00501720">
          <w:rPr>
            <w:sz w:val="20"/>
            <w:szCs w:val="20"/>
            <w:lang w:val="en-GB"/>
          </w:rPr>
          <w:t xml:space="preserve">, </w:t>
        </w:r>
      </w:ins>
      <w:r w:rsidR="00886E3E" w:rsidRPr="00CF5428">
        <w:rPr>
          <w:sz w:val="20"/>
          <w:szCs w:val="20"/>
          <w:lang w:val="en-GB"/>
        </w:rPr>
        <w:t>Tet-R, Cef-R, and Dual-R infections at the 15-year simulation horizon (2041)</w:t>
      </w:r>
      <w:r w:rsidR="00CA7FC0">
        <w:rPr>
          <w:sz w:val="20"/>
          <w:szCs w:val="20"/>
          <w:lang w:val="en-GB"/>
        </w:rPr>
        <w:t xml:space="preserve">. </w:t>
      </w:r>
      <w:r w:rsidR="00CA7FC0" w:rsidRPr="00CA7FC0">
        <w:rPr>
          <w:sz w:val="20"/>
          <w:szCs w:val="20"/>
          <w:lang w:val="en-GB"/>
        </w:rPr>
        <w:t xml:space="preserve">These </w:t>
      </w:r>
      <w:r w:rsidR="00D76883">
        <w:rPr>
          <w:sz w:val="20"/>
          <w:szCs w:val="20"/>
          <w:lang w:val="en-GB"/>
        </w:rPr>
        <w:t>results</w:t>
      </w:r>
      <w:r w:rsidR="00CA7FC0" w:rsidRPr="00CA7FC0">
        <w:rPr>
          <w:sz w:val="20"/>
          <w:szCs w:val="20"/>
          <w:lang w:val="en-GB"/>
        </w:rPr>
        <w:t xml:space="preserve"> reflect median projections generated from a probabilistic sensitivity analysis sampling </w:t>
      </w:r>
      <w:r w:rsidR="00CA7FC0">
        <w:rPr>
          <w:sz w:val="20"/>
          <w:szCs w:val="20"/>
          <w:lang w:val="en-GB"/>
        </w:rPr>
        <w:t>1000</w:t>
      </w:r>
      <w:r w:rsidR="00CA7FC0" w:rsidRPr="00CA7FC0">
        <w:rPr>
          <w:sz w:val="20"/>
          <w:szCs w:val="20"/>
          <w:lang w:val="en-GB"/>
        </w:rPr>
        <w:t xml:space="preserve"> parameter combinations from the joint posterior distribution.</w:t>
      </w:r>
      <w:r w:rsidR="00CA7FC0">
        <w:rPr>
          <w:sz w:val="20"/>
          <w:szCs w:val="20"/>
          <w:lang w:val="en-GB"/>
        </w:rPr>
        <w:t xml:space="preserve"> </w:t>
      </w:r>
      <w:r w:rsidR="006E122F">
        <w:rPr>
          <w:sz w:val="20"/>
          <w:szCs w:val="20"/>
          <w:lang w:val="en-GB"/>
        </w:rPr>
        <w:t>Moreover, t</w:t>
      </w:r>
      <w:r w:rsidR="00886E3E" w:rsidRPr="00CF5428">
        <w:rPr>
          <w:sz w:val="20"/>
          <w:szCs w:val="20"/>
          <w:lang w:val="en-GB"/>
        </w:rPr>
        <w:t xml:space="preserve">hese outcomes were </w:t>
      </w:r>
      <w:r w:rsidR="00886E3E" w:rsidRPr="007B7293">
        <w:rPr>
          <w:sz w:val="20"/>
          <w:szCs w:val="20"/>
          <w:lang w:val="en-GB"/>
        </w:rPr>
        <w:t>analysed</w:t>
      </w:r>
      <w:r w:rsidR="007B7293" w:rsidRPr="00BA7B37">
        <w:rPr>
          <w:sz w:val="20"/>
          <w:szCs w:val="20"/>
        </w:rPr>
        <w:t xml:space="preserve"> by jointly varying </w:t>
      </w:r>
      <w:r w:rsidR="00886E3E" w:rsidRPr="007B7293">
        <w:rPr>
          <w:sz w:val="20"/>
          <w:szCs w:val="20"/>
          <w:lang w:val="en-GB"/>
        </w:rPr>
        <w:t xml:space="preserve">the ceftriaxone treatment failure rate </w:t>
      </w:r>
      <w:r w:rsidR="00A02DA0" w:rsidRPr="007B7293">
        <w:rPr>
          <w:sz w:val="20"/>
          <w:szCs w:val="20"/>
          <w:lang w:val="en-GB"/>
        </w:rPr>
        <w:t>(ranging from 0.0 to 1.0</w:t>
      </w:r>
      <w:r w:rsidR="00791B5F" w:rsidRPr="007B7293">
        <w:rPr>
          <w:sz w:val="20"/>
          <w:szCs w:val="20"/>
          <w:lang w:val="en-GB"/>
        </w:rPr>
        <w:t xml:space="preserve">) </w:t>
      </w:r>
      <w:r w:rsidR="007B7293" w:rsidRPr="007B7293">
        <w:rPr>
          <w:sz w:val="20"/>
          <w:szCs w:val="20"/>
          <w:lang w:val="en-GB"/>
        </w:rPr>
        <w:t xml:space="preserve">and </w:t>
      </w:r>
      <w:r w:rsidR="00886E3E" w:rsidRPr="007B7293">
        <w:rPr>
          <w:sz w:val="20"/>
          <w:szCs w:val="20"/>
          <w:lang w:val="en-GB"/>
        </w:rPr>
        <w:t xml:space="preserve">target population uptake rates </w:t>
      </w:r>
      <w:r w:rsidR="00A02DA0" w:rsidRPr="007B7293">
        <w:rPr>
          <w:sz w:val="20"/>
          <w:szCs w:val="20"/>
          <w:lang w:val="en-GB"/>
        </w:rPr>
        <w:t>(ranging from 0.0 to 1.0) for</w:t>
      </w:r>
      <w:r w:rsidR="00886E3E" w:rsidRPr="007B7293">
        <w:rPr>
          <w:sz w:val="20"/>
          <w:szCs w:val="20"/>
          <w:lang w:val="en-GB"/>
        </w:rPr>
        <w:t xml:space="preserve"> </w:t>
      </w:r>
      <w:r w:rsidR="005941AE" w:rsidRPr="007B7293">
        <w:rPr>
          <w:sz w:val="20"/>
          <w:szCs w:val="20"/>
          <w:lang w:val="en-GB"/>
        </w:rPr>
        <w:t xml:space="preserve">no intervention, </w:t>
      </w:r>
      <w:r w:rsidR="00A02DA0" w:rsidRPr="007B7293">
        <w:rPr>
          <w:sz w:val="20"/>
          <w:szCs w:val="20"/>
          <w:lang w:val="en-GB"/>
        </w:rPr>
        <w:t>d</w:t>
      </w:r>
      <w:r w:rsidR="00886E3E" w:rsidRPr="007B7293">
        <w:rPr>
          <w:sz w:val="20"/>
          <w:szCs w:val="20"/>
          <w:lang w:val="en-GB"/>
        </w:rPr>
        <w:t xml:space="preserve">oxy-PEP </w:t>
      </w:r>
      <w:r w:rsidR="00346D43" w:rsidRPr="007B7293">
        <w:rPr>
          <w:sz w:val="20"/>
          <w:szCs w:val="20"/>
          <w:lang w:val="en-GB"/>
        </w:rPr>
        <w:t>standalone intervention</w:t>
      </w:r>
      <w:r w:rsidR="00886E3E" w:rsidRPr="007B7293">
        <w:rPr>
          <w:sz w:val="20"/>
          <w:szCs w:val="20"/>
          <w:lang w:val="en-GB"/>
        </w:rPr>
        <w:t xml:space="preserve">, vaccination </w:t>
      </w:r>
      <w:r w:rsidR="00346D43" w:rsidRPr="007B7293">
        <w:rPr>
          <w:sz w:val="20"/>
          <w:szCs w:val="20"/>
          <w:lang w:val="en-GB"/>
        </w:rPr>
        <w:t>standalone intervention</w:t>
      </w:r>
      <w:r w:rsidR="00886E3E" w:rsidRPr="007B7293">
        <w:rPr>
          <w:sz w:val="20"/>
          <w:szCs w:val="20"/>
          <w:lang w:val="en-GB"/>
        </w:rPr>
        <w:t>, and the combined intervention strategy (</w:t>
      </w:r>
      <w:r w:rsidR="00A5237B" w:rsidRPr="007B7293">
        <w:rPr>
          <w:sz w:val="20"/>
          <w:szCs w:val="20"/>
          <w:lang w:val="en-GB"/>
        </w:rPr>
        <w:t xml:space="preserve">see </w:t>
      </w:r>
      <w:r w:rsidR="00A02DA0" w:rsidRPr="007B7293">
        <w:rPr>
          <w:sz w:val="20"/>
          <w:szCs w:val="20"/>
          <w:lang w:val="en-GB"/>
        </w:rPr>
        <w:t>Fig. 4</w:t>
      </w:r>
      <w:r w:rsidR="00886E3E" w:rsidRPr="007B7293">
        <w:rPr>
          <w:sz w:val="20"/>
          <w:szCs w:val="20"/>
          <w:lang w:val="en-GB"/>
        </w:rPr>
        <w:t>).</w:t>
      </w:r>
      <w:r w:rsidR="00791B5F" w:rsidRPr="007B7293">
        <w:rPr>
          <w:sz w:val="20"/>
          <w:szCs w:val="20"/>
          <w:lang w:val="en-GB"/>
        </w:rPr>
        <w:t xml:space="preserve"> </w:t>
      </w:r>
    </w:p>
    <w:p w14:paraId="5DAA15E7" w14:textId="68EAF95B" w:rsidR="00791B5F" w:rsidRPr="00CF5428" w:rsidRDefault="00791B5F" w:rsidP="006E0D5A">
      <w:pPr>
        <w:pStyle w:val="NormalWeb"/>
        <w:spacing w:line="276" w:lineRule="auto"/>
        <w:jc w:val="both"/>
        <w:rPr>
          <w:sz w:val="20"/>
          <w:szCs w:val="20"/>
          <w:lang w:val="en-GB"/>
        </w:rPr>
      </w:pPr>
      <w:r w:rsidRPr="00CF5428">
        <w:rPr>
          <w:sz w:val="20"/>
          <w:szCs w:val="20"/>
          <w:lang w:val="en-GB"/>
        </w:rPr>
        <w:t xml:space="preserve">Under the </w:t>
      </w:r>
      <w:r w:rsidR="00B840CE">
        <w:rPr>
          <w:sz w:val="20"/>
          <w:szCs w:val="20"/>
          <w:lang w:val="en-GB"/>
        </w:rPr>
        <w:t>no-intervention</w:t>
      </w:r>
      <w:r w:rsidR="00B840CE" w:rsidRPr="00CF5428">
        <w:rPr>
          <w:sz w:val="20"/>
          <w:szCs w:val="20"/>
          <w:lang w:val="en-GB"/>
        </w:rPr>
        <w:t xml:space="preserve"> </w:t>
      </w:r>
      <w:r w:rsidRPr="00CF5428">
        <w:rPr>
          <w:sz w:val="20"/>
          <w:szCs w:val="20"/>
          <w:lang w:val="en-GB"/>
        </w:rPr>
        <w:t xml:space="preserve">baseline and vaccination </w:t>
      </w:r>
      <w:r w:rsidR="00346D43">
        <w:rPr>
          <w:sz w:val="20"/>
          <w:szCs w:val="20"/>
          <w:lang w:val="en-GB"/>
        </w:rPr>
        <w:t>standalone intervention</w:t>
      </w:r>
      <w:r w:rsidRPr="00CF5428">
        <w:rPr>
          <w:sz w:val="20"/>
          <w:szCs w:val="20"/>
          <w:lang w:val="en-GB"/>
        </w:rPr>
        <w:t xml:space="preserve"> scenarios, </w:t>
      </w:r>
      <w:del w:id="891" w:author="#WANG ZIHAO#" w:date="2026-06-16T14:55:00Z" w16du:dateUtc="2026-06-16T06:55:00Z">
        <w:r w:rsidRPr="00CF5428" w:rsidDel="00A00613">
          <w:rPr>
            <w:sz w:val="20"/>
            <w:szCs w:val="20"/>
            <w:lang w:val="en-GB"/>
          </w:rPr>
          <w:delText>phenotypic</w:delText>
        </w:r>
      </w:del>
      <w:ins w:id="892" w:author="#WANG ZIHAO#" w:date="2026-06-16T17:57:00Z" w16du:dateUtc="2026-06-16T09:57:00Z">
        <w:r w:rsidR="004F5F5C">
          <w:rPr>
            <w:sz w:val="20"/>
            <w:szCs w:val="20"/>
            <w:lang w:val="en-GB"/>
          </w:rPr>
          <w:t>strain</w:t>
        </w:r>
      </w:ins>
      <w:r w:rsidRPr="00CF5428">
        <w:rPr>
          <w:sz w:val="20"/>
          <w:szCs w:val="20"/>
          <w:lang w:val="en-GB"/>
        </w:rPr>
        <w:t xml:space="preserve"> distribution is governed primarily by treatment efficacy. At low treatment failure rates, the reservoir remains overwhelmingly dominated by the </w:t>
      </w:r>
      <w:del w:id="893" w:author="#WANG ZIHAO#" w:date="2026-06-18T23:18:00Z" w16du:dateUtc="2026-06-18T15:18:00Z">
        <w:r w:rsidRPr="00CF5428" w:rsidDel="00317E25">
          <w:rPr>
            <w:sz w:val="20"/>
            <w:szCs w:val="20"/>
            <w:lang w:val="en-GB"/>
          </w:rPr>
          <w:delText>susceptible</w:delText>
        </w:r>
      </w:del>
      <w:ins w:id="894" w:author="#WANG ZIHAO#" w:date="2026-06-18T23:18:00Z" w16du:dateUtc="2026-06-18T15:18:00Z">
        <w:r w:rsidR="00317E25">
          <w:rPr>
            <w:sz w:val="20"/>
            <w:szCs w:val="20"/>
            <w:lang w:val="en-GB"/>
          </w:rPr>
          <w:t>baseline susceptible</w:t>
        </w:r>
      </w:ins>
      <w:r w:rsidRPr="00CF5428">
        <w:rPr>
          <w:sz w:val="20"/>
          <w:szCs w:val="20"/>
          <w:lang w:val="en-GB"/>
        </w:rPr>
        <w:t xml:space="preserve"> </w:t>
      </w:r>
      <w:del w:id="895" w:author="#WANG ZIHAO#" w:date="2026-06-18T23:10:00Z" w16du:dateUtc="2026-06-18T15:10:00Z">
        <w:r w:rsidRPr="00CF5428" w:rsidDel="00501720">
          <w:rPr>
            <w:sz w:val="20"/>
            <w:szCs w:val="20"/>
            <w:lang w:val="en-GB"/>
          </w:rPr>
          <w:delText xml:space="preserve">wild-type </w:delText>
        </w:r>
      </w:del>
      <w:r w:rsidRPr="00CF5428">
        <w:rPr>
          <w:sz w:val="20"/>
          <w:szCs w:val="20"/>
          <w:lang w:val="en-GB"/>
        </w:rPr>
        <w:t>strain</w:t>
      </w:r>
      <w:r w:rsidR="00B840CE">
        <w:rPr>
          <w:sz w:val="20"/>
          <w:szCs w:val="20"/>
          <w:lang w:val="en-GB"/>
        </w:rPr>
        <w:t xml:space="preserve"> (Fig. 4a and Fig. 4c)</w:t>
      </w:r>
      <w:r w:rsidRPr="00CF5428">
        <w:rPr>
          <w:sz w:val="20"/>
          <w:szCs w:val="20"/>
          <w:lang w:val="en-GB"/>
        </w:rPr>
        <w:t xml:space="preserve">. Conversely, as frontline treatment failure scales toward a complete loss of </w:t>
      </w:r>
      <w:r w:rsidR="00C127A2">
        <w:rPr>
          <w:sz w:val="20"/>
          <w:szCs w:val="20"/>
          <w:lang w:val="en-GB"/>
        </w:rPr>
        <w:t>ceftriaxone</w:t>
      </w:r>
      <w:r w:rsidRPr="00CF5428">
        <w:rPr>
          <w:sz w:val="20"/>
          <w:szCs w:val="20"/>
          <w:lang w:val="en-GB"/>
        </w:rPr>
        <w:t xml:space="preserve"> efficacy, the </w:t>
      </w:r>
      <w:ins w:id="896" w:author="#WANG ZIHAO#" w:date="2026-06-18T23:13:00Z" w16du:dateUtc="2026-06-18T15:13:00Z">
        <w:r w:rsidR="00501720">
          <w:rPr>
            <w:sz w:val="20"/>
            <w:szCs w:val="20"/>
            <w:lang w:val="en-GB"/>
          </w:rPr>
          <w:t xml:space="preserve">baseline </w:t>
        </w:r>
      </w:ins>
      <w:del w:id="897" w:author="#WANG ZIHAO#" w:date="2026-06-18T23:11:00Z" w16du:dateUtc="2026-06-18T15:11:00Z">
        <w:r w:rsidRPr="00CF5428" w:rsidDel="00501720">
          <w:rPr>
            <w:sz w:val="20"/>
            <w:szCs w:val="20"/>
            <w:lang w:val="en-GB"/>
          </w:rPr>
          <w:delText>wild-type</w:delText>
        </w:r>
      </w:del>
      <w:ins w:id="898" w:author="#WANG ZIHAO#" w:date="2026-06-18T23:11:00Z" w16du:dateUtc="2026-06-18T15:11:00Z">
        <w:r w:rsidR="00501720">
          <w:rPr>
            <w:sz w:val="20"/>
            <w:szCs w:val="20"/>
            <w:lang w:val="en-GB"/>
          </w:rPr>
          <w:t>susceptible</w:t>
        </w:r>
      </w:ins>
      <w:ins w:id="899" w:author="#WANG ZIHAO#" w:date="2026-06-18T23:13:00Z" w16du:dateUtc="2026-06-18T15:13:00Z">
        <w:r w:rsidR="00501720">
          <w:rPr>
            <w:sz w:val="20"/>
            <w:szCs w:val="20"/>
            <w:lang w:val="en-GB"/>
          </w:rPr>
          <w:t xml:space="preserve"> </w:t>
        </w:r>
      </w:ins>
      <w:del w:id="900" w:author="#WANG ZIHAO#" w:date="2026-06-18T23:13:00Z" w16du:dateUtc="2026-06-18T15:13:00Z">
        <w:r w:rsidRPr="00CF5428" w:rsidDel="00501720">
          <w:rPr>
            <w:sz w:val="20"/>
            <w:szCs w:val="20"/>
            <w:lang w:val="en-GB"/>
          </w:rPr>
          <w:delText xml:space="preserve"> </w:delText>
        </w:r>
      </w:del>
      <w:r w:rsidRPr="00CF5428">
        <w:rPr>
          <w:sz w:val="20"/>
          <w:szCs w:val="20"/>
          <w:lang w:val="en-GB"/>
        </w:rPr>
        <w:t>population is eradicated and replaced by the Cef-R</w:t>
      </w:r>
      <w:r w:rsidR="00B840CE">
        <w:rPr>
          <w:sz w:val="20"/>
          <w:szCs w:val="20"/>
          <w:lang w:val="en-GB"/>
        </w:rPr>
        <w:t xml:space="preserve"> </w:t>
      </w:r>
      <w:r w:rsidR="003C774C">
        <w:rPr>
          <w:sz w:val="20"/>
          <w:szCs w:val="20"/>
          <w:lang w:val="en-GB"/>
        </w:rPr>
        <w:t>strain</w:t>
      </w:r>
      <w:r w:rsidR="00B840CE">
        <w:rPr>
          <w:sz w:val="20"/>
          <w:szCs w:val="20"/>
          <w:lang w:val="en-GB"/>
        </w:rPr>
        <w:t xml:space="preserve"> (Fig. 4i and Fig. 4k)</w:t>
      </w:r>
      <w:r w:rsidRPr="00CF5428">
        <w:rPr>
          <w:sz w:val="20"/>
          <w:szCs w:val="20"/>
          <w:lang w:val="en-GB"/>
        </w:rPr>
        <w:t xml:space="preserve">. A fundamental ecological shift occurs upon the introduction of doxy-PEP </w:t>
      </w:r>
      <w:r w:rsidR="00346D43">
        <w:rPr>
          <w:sz w:val="20"/>
          <w:szCs w:val="20"/>
          <w:lang w:val="en-GB"/>
        </w:rPr>
        <w:t>standalone intervention</w:t>
      </w:r>
      <w:r w:rsidRPr="00CF5428">
        <w:rPr>
          <w:sz w:val="20"/>
          <w:szCs w:val="20"/>
          <w:lang w:val="en-GB"/>
        </w:rPr>
        <w:t xml:space="preserve"> or the combined strategy. </w:t>
      </w:r>
      <w:r w:rsidR="00120C1E" w:rsidRPr="00120C1E">
        <w:rPr>
          <w:sz w:val="20"/>
          <w:szCs w:val="20"/>
          <w:lang w:val="en-GB"/>
        </w:rPr>
        <w:t xml:space="preserve">Across all </w:t>
      </w:r>
      <w:r w:rsidR="005A6FEA">
        <w:rPr>
          <w:sz w:val="20"/>
          <w:szCs w:val="20"/>
          <w:lang w:val="en-GB"/>
        </w:rPr>
        <w:t>intervention scenarios</w:t>
      </w:r>
      <w:r w:rsidRPr="00CF5428">
        <w:rPr>
          <w:sz w:val="20"/>
          <w:szCs w:val="20"/>
          <w:lang w:val="en-GB"/>
        </w:rPr>
        <w:t>, low ceftriaxone treatment failure rates select heavily for the Tet-R strain</w:t>
      </w:r>
      <w:r w:rsidR="00B840CE">
        <w:rPr>
          <w:sz w:val="20"/>
          <w:szCs w:val="20"/>
          <w:lang w:val="en-GB"/>
        </w:rPr>
        <w:t xml:space="preserve"> (Fig. 4f and Fig. 4h)</w:t>
      </w:r>
      <w:r w:rsidRPr="00CF5428">
        <w:rPr>
          <w:sz w:val="20"/>
          <w:szCs w:val="20"/>
          <w:lang w:val="en-GB"/>
        </w:rPr>
        <w:t xml:space="preserve">. However, when high antibiotic prophylaxis rates intersect with elevated ceftriaxone treatment failure, </w:t>
      </w:r>
      <w:r w:rsidR="005A6FEA">
        <w:rPr>
          <w:sz w:val="20"/>
          <w:szCs w:val="20"/>
          <w:lang w:val="en-GB"/>
        </w:rPr>
        <w:t xml:space="preserve">final infection incidence is dominated by the </w:t>
      </w:r>
      <w:r w:rsidRPr="00CF5428">
        <w:rPr>
          <w:sz w:val="20"/>
          <w:szCs w:val="20"/>
          <w:lang w:val="en-GB"/>
        </w:rPr>
        <w:t xml:space="preserve">Dual-R </w:t>
      </w:r>
      <w:r w:rsidR="003C774C">
        <w:rPr>
          <w:sz w:val="20"/>
          <w:szCs w:val="20"/>
          <w:lang w:val="en-GB"/>
        </w:rPr>
        <w:t>strain</w:t>
      </w:r>
      <w:r w:rsidRPr="00CF5428">
        <w:rPr>
          <w:sz w:val="20"/>
          <w:szCs w:val="20"/>
          <w:lang w:val="en-GB"/>
        </w:rPr>
        <w:t xml:space="preserve"> </w:t>
      </w:r>
      <w:r w:rsidR="00B840CE">
        <w:rPr>
          <w:sz w:val="20"/>
          <w:szCs w:val="20"/>
          <w:lang w:val="en-GB"/>
        </w:rPr>
        <w:t>(Fig. 4n and Fig. 4p)</w:t>
      </w:r>
      <w:r w:rsidRPr="00CF5428">
        <w:rPr>
          <w:sz w:val="20"/>
          <w:szCs w:val="20"/>
          <w:lang w:val="en-GB"/>
        </w:rPr>
        <w:t xml:space="preserve">. Within a fixed ceftriaxone failure regime, incremental increases in doxy-PEP uptake </w:t>
      </w:r>
      <w:r w:rsidRPr="00CF5428">
        <w:rPr>
          <w:sz w:val="20"/>
          <w:szCs w:val="20"/>
          <w:lang w:val="en-GB"/>
        </w:rPr>
        <w:lastRenderedPageBreak/>
        <w:t xml:space="preserve">amplify the absolute selective advantage of the Tet-R variant, </w:t>
      </w:r>
      <w:r w:rsidR="005A6FEA">
        <w:rPr>
          <w:sz w:val="20"/>
          <w:szCs w:val="20"/>
          <w:lang w:val="en-GB"/>
        </w:rPr>
        <w:t>increasing</w:t>
      </w:r>
      <w:r w:rsidRPr="00CF5428">
        <w:rPr>
          <w:sz w:val="20"/>
          <w:szCs w:val="20"/>
          <w:lang w:val="en-GB"/>
        </w:rPr>
        <w:t xml:space="preserve"> population-level prevalence</w:t>
      </w:r>
      <w:r w:rsidR="00451B05">
        <w:rPr>
          <w:sz w:val="20"/>
          <w:szCs w:val="20"/>
          <w:lang w:val="en-GB"/>
        </w:rPr>
        <w:t xml:space="preserve"> (Fig. 4f and Fig. 4h)</w:t>
      </w:r>
      <w:r w:rsidRPr="00CF5428">
        <w:rPr>
          <w:sz w:val="20"/>
          <w:szCs w:val="20"/>
          <w:lang w:val="en-GB"/>
        </w:rPr>
        <w:t>.</w:t>
      </w:r>
      <w:r w:rsidR="00E66DF4" w:rsidRPr="00CF5428">
        <w:rPr>
          <w:sz w:val="20"/>
          <w:szCs w:val="20"/>
          <w:lang w:val="en-GB"/>
        </w:rPr>
        <w:t xml:space="preserve"> </w:t>
      </w:r>
      <w:del w:id="901" w:author="#WANG ZIHAO#" w:date="2026-06-16T18:01:00Z" w16du:dateUtc="2026-06-16T10:01:00Z">
        <w:r w:rsidRPr="00CF5428" w:rsidDel="00C817D2">
          <w:rPr>
            <w:sz w:val="20"/>
            <w:szCs w:val="20"/>
            <w:lang w:val="en-GB"/>
          </w:rPr>
          <w:delText>Crucially</w:delText>
        </w:r>
        <w:commentRangeStart w:id="902"/>
        <w:commentRangeStart w:id="903"/>
        <w:r w:rsidRPr="00CF5428" w:rsidDel="00C817D2">
          <w:rPr>
            <w:sz w:val="20"/>
            <w:szCs w:val="20"/>
            <w:lang w:val="en-GB"/>
          </w:rPr>
          <w:delText xml:space="preserve">, </w:delText>
        </w:r>
      </w:del>
      <w:del w:id="904" w:author="#WANG ZIHAO#" w:date="2026-06-16T17:57:00Z" w16du:dateUtc="2026-06-16T09:57:00Z">
        <w:r w:rsidR="005A6FEA" w:rsidDel="00CC0AC4">
          <w:rPr>
            <w:sz w:val="20"/>
            <w:szCs w:val="20"/>
            <w:lang w:val="en-GB"/>
          </w:rPr>
          <w:delText xml:space="preserve">our </w:delText>
        </w:r>
        <w:r w:rsidR="005A6FEA" w:rsidRPr="00CF5428" w:rsidDel="00CC0AC4">
          <w:rPr>
            <w:sz w:val="20"/>
            <w:szCs w:val="20"/>
            <w:lang w:val="en-GB"/>
          </w:rPr>
          <w:delText xml:space="preserve"> </w:delText>
        </w:r>
        <w:r w:rsidRPr="00CF5428" w:rsidDel="00CC0AC4">
          <w:rPr>
            <w:sz w:val="20"/>
            <w:szCs w:val="20"/>
            <w:lang w:val="en-GB"/>
          </w:rPr>
          <w:delText>sensitivity</w:delText>
        </w:r>
      </w:del>
      <w:del w:id="905" w:author="#WANG ZIHAO#" w:date="2026-06-16T18:01:00Z" w16du:dateUtc="2026-06-16T10:01:00Z">
        <w:r w:rsidRPr="00CF5428" w:rsidDel="00C817D2">
          <w:rPr>
            <w:sz w:val="20"/>
            <w:szCs w:val="20"/>
            <w:lang w:val="en-GB"/>
          </w:rPr>
          <w:delText xml:space="preserve"> </w:delText>
        </w:r>
        <w:r w:rsidR="005A6FEA" w:rsidDel="00C817D2">
          <w:rPr>
            <w:sz w:val="20"/>
            <w:szCs w:val="20"/>
            <w:lang w:val="en-GB"/>
          </w:rPr>
          <w:delText>analyses</w:delText>
        </w:r>
        <w:r w:rsidR="005A6FEA" w:rsidRPr="00CF5428" w:rsidDel="00C817D2">
          <w:rPr>
            <w:sz w:val="20"/>
            <w:szCs w:val="20"/>
            <w:lang w:val="en-GB"/>
          </w:rPr>
          <w:delText xml:space="preserve"> </w:delText>
        </w:r>
        <w:r w:rsidR="005A6FEA" w:rsidDel="00C817D2">
          <w:rPr>
            <w:sz w:val="20"/>
            <w:szCs w:val="20"/>
            <w:lang w:val="en-GB"/>
          </w:rPr>
          <w:delText>indicate</w:delText>
        </w:r>
        <w:r w:rsidR="005A6FEA" w:rsidRPr="00CF5428" w:rsidDel="00C817D2">
          <w:rPr>
            <w:sz w:val="20"/>
            <w:szCs w:val="20"/>
            <w:lang w:val="en-GB"/>
          </w:rPr>
          <w:delText xml:space="preserve"> </w:delText>
        </w:r>
        <w:r w:rsidRPr="00CF5428" w:rsidDel="00C817D2">
          <w:rPr>
            <w:sz w:val="20"/>
            <w:szCs w:val="20"/>
            <w:lang w:val="en-GB"/>
          </w:rPr>
          <w:delText xml:space="preserve">that </w:delText>
        </w:r>
        <w:r w:rsidR="001E429F" w:rsidDel="00C817D2">
          <w:rPr>
            <w:sz w:val="20"/>
            <w:szCs w:val="20"/>
            <w:lang w:val="en-GB"/>
          </w:rPr>
          <w:delText>w</w:delText>
        </w:r>
        <w:r w:rsidR="001E429F" w:rsidRPr="00CF5428" w:rsidDel="00C817D2">
          <w:rPr>
            <w:sz w:val="20"/>
            <w:szCs w:val="20"/>
            <w:lang w:val="en-GB"/>
          </w:rPr>
          <w:delText>hile prophylaxis and vaccination modulate transmission volumes and accelerate</w:delText>
        </w:r>
        <w:r w:rsidR="005A6FEA" w:rsidDel="00C817D2">
          <w:rPr>
            <w:sz w:val="20"/>
            <w:szCs w:val="20"/>
            <w:lang w:val="en-GB"/>
          </w:rPr>
          <w:delText>s</w:delText>
        </w:r>
        <w:r w:rsidR="001E429F" w:rsidRPr="00CF5428" w:rsidDel="00C817D2">
          <w:rPr>
            <w:sz w:val="20"/>
            <w:szCs w:val="20"/>
            <w:lang w:val="en-GB"/>
          </w:rPr>
          <w:delText xml:space="preserve"> strain replacement</w:delText>
        </w:r>
        <w:r w:rsidR="001E429F" w:rsidDel="00C817D2">
          <w:rPr>
            <w:sz w:val="20"/>
            <w:szCs w:val="20"/>
            <w:lang w:val="en-GB"/>
          </w:rPr>
          <w:delText xml:space="preserve">, </w:delText>
        </w:r>
        <w:r w:rsidRPr="00CF5428" w:rsidDel="00C817D2">
          <w:rPr>
            <w:sz w:val="20"/>
            <w:szCs w:val="20"/>
            <w:lang w:val="en-GB"/>
          </w:rPr>
          <w:delText xml:space="preserve">the final long-term </w:delText>
        </w:r>
        <w:r w:rsidR="005A6FEA" w:rsidDel="00C817D2">
          <w:rPr>
            <w:sz w:val="20"/>
            <w:szCs w:val="20"/>
            <w:lang w:val="en-GB"/>
          </w:rPr>
          <w:delText>strain-specific</w:delText>
        </w:r>
        <w:r w:rsidR="005A6FEA" w:rsidRPr="00CF5428" w:rsidDel="00C817D2">
          <w:rPr>
            <w:sz w:val="20"/>
            <w:szCs w:val="20"/>
            <w:lang w:val="en-GB"/>
          </w:rPr>
          <w:delText xml:space="preserve"> </w:delText>
        </w:r>
        <w:r w:rsidRPr="00CF5428" w:rsidDel="00C817D2">
          <w:rPr>
            <w:sz w:val="20"/>
            <w:szCs w:val="20"/>
            <w:lang w:val="en-GB"/>
          </w:rPr>
          <w:delText xml:space="preserve">composition is </w:delText>
        </w:r>
        <w:r w:rsidR="005A6FEA" w:rsidDel="00C817D2">
          <w:rPr>
            <w:sz w:val="20"/>
            <w:szCs w:val="20"/>
            <w:lang w:val="en-GB"/>
          </w:rPr>
          <w:delText>influenced</w:delText>
        </w:r>
        <w:r w:rsidR="005A6FEA" w:rsidRPr="00CF5428" w:rsidDel="00C817D2">
          <w:rPr>
            <w:sz w:val="20"/>
            <w:szCs w:val="20"/>
            <w:lang w:val="en-GB"/>
          </w:rPr>
          <w:delText xml:space="preserve"> </w:delText>
        </w:r>
        <w:r w:rsidRPr="00CF5428" w:rsidDel="00C817D2">
          <w:rPr>
            <w:sz w:val="20"/>
            <w:szCs w:val="20"/>
            <w:lang w:val="en-GB"/>
          </w:rPr>
          <w:delText>by the background frontline treatment failure rate rather than the absolute scale of intervention uptake</w:delText>
        </w:r>
        <w:r w:rsidR="001E429F" w:rsidDel="00C817D2">
          <w:rPr>
            <w:sz w:val="20"/>
            <w:szCs w:val="20"/>
            <w:lang w:val="en-GB"/>
          </w:rPr>
          <w:delText>.</w:delText>
        </w:r>
        <w:commentRangeEnd w:id="902"/>
        <w:r w:rsidR="001E429F" w:rsidRPr="00CF5428" w:rsidDel="00C817D2">
          <w:rPr>
            <w:rStyle w:val="CommentReference"/>
            <w:sz w:val="20"/>
            <w:szCs w:val="20"/>
            <w:lang w:val="en-GB"/>
          </w:rPr>
          <w:commentReference w:id="902"/>
        </w:r>
        <w:commentRangeEnd w:id="903"/>
        <w:r w:rsidR="001E429F" w:rsidRPr="00CF5428" w:rsidDel="00C817D2">
          <w:rPr>
            <w:rStyle w:val="CommentReference"/>
            <w:sz w:val="20"/>
            <w:szCs w:val="20"/>
            <w:lang w:val="en-GB"/>
          </w:rPr>
          <w:commentReference w:id="903"/>
        </w:r>
      </w:del>
    </w:p>
    <w:p w14:paraId="1B39FC2E" w14:textId="364BA4CB" w:rsidR="007F52B8" w:rsidDel="00043590" w:rsidRDefault="00B840CE" w:rsidP="006E0D5A">
      <w:pPr>
        <w:pStyle w:val="NormalWeb"/>
        <w:spacing w:line="276" w:lineRule="auto"/>
        <w:jc w:val="both"/>
        <w:rPr>
          <w:del w:id="906" w:author="#WANG ZIHAO#" w:date="2026-06-16T18:02:00Z" w16du:dateUtc="2026-06-16T10:02:00Z"/>
          <w:sz w:val="20"/>
          <w:szCs w:val="20"/>
          <w:lang w:val="en-GB"/>
        </w:rPr>
      </w:pPr>
      <w:r>
        <w:rPr>
          <w:b/>
          <w:bCs/>
          <w:noProof/>
          <w:sz w:val="20"/>
          <w:szCs w:val="20"/>
          <w:lang w:val="en-GB"/>
        </w:rPr>
        <w:drawing>
          <wp:inline distT="0" distB="0" distL="0" distR="0" wp14:anchorId="5DB42975" wp14:editId="4CE96CFA">
            <wp:extent cx="5731510" cy="5731510"/>
            <wp:effectExtent l="0" t="0" r="0" b="0"/>
            <wp:docPr id="20788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86594" name="Picture 2078886594"/>
                    <pic:cNvPicPr/>
                  </pic:nvPicPr>
                  <pic:blipFill>
                    <a:blip r:embed="rId18"/>
                    <a:stretch>
                      <a:fillRect/>
                    </a:stretch>
                  </pic:blipFill>
                  <pic:spPr>
                    <a:xfrm>
                      <a:off x="0" y="0"/>
                      <a:ext cx="5731510" cy="5731510"/>
                    </a:xfrm>
                    <a:prstGeom prst="rect">
                      <a:avLst/>
                    </a:prstGeom>
                  </pic:spPr>
                </pic:pic>
              </a:graphicData>
            </a:graphic>
          </wp:inline>
        </w:drawing>
      </w:r>
      <w:commentRangeStart w:id="907"/>
      <w:r w:rsidR="001D2DB4" w:rsidRPr="00CF5428">
        <w:rPr>
          <w:b/>
          <w:bCs/>
          <w:sz w:val="20"/>
          <w:szCs w:val="20"/>
          <w:lang w:val="en-GB"/>
        </w:rPr>
        <w:t>Fig</w:t>
      </w:r>
      <w:commentRangeEnd w:id="907"/>
      <w:r w:rsidRPr="00CF5428">
        <w:rPr>
          <w:rStyle w:val="CommentReference"/>
          <w:b/>
          <w:bCs/>
          <w:sz w:val="20"/>
          <w:szCs w:val="20"/>
          <w:lang w:val="en-GB"/>
        </w:rPr>
        <w:commentReference w:id="907"/>
      </w:r>
      <w:r w:rsidR="001D2DB4" w:rsidRPr="00CF5428">
        <w:rPr>
          <w:b/>
          <w:bCs/>
          <w:sz w:val="20"/>
          <w:szCs w:val="20"/>
          <w:lang w:val="en-GB"/>
        </w:rPr>
        <w:t xml:space="preserve">. </w:t>
      </w:r>
      <w:r w:rsidR="000B517A" w:rsidRPr="00CF5428">
        <w:rPr>
          <w:b/>
          <w:bCs/>
          <w:sz w:val="20"/>
          <w:szCs w:val="20"/>
          <w:lang w:val="en-GB"/>
        </w:rPr>
        <w:t>4</w:t>
      </w:r>
      <w:r w:rsidR="001D2DB4" w:rsidRPr="00CF5428">
        <w:rPr>
          <w:b/>
          <w:bCs/>
          <w:sz w:val="20"/>
          <w:szCs w:val="20"/>
          <w:lang w:val="en-GB"/>
        </w:rPr>
        <w:t>:</w:t>
      </w:r>
      <w:r w:rsidR="001D2DB4" w:rsidRPr="00CF5428">
        <w:rPr>
          <w:sz w:val="20"/>
          <w:szCs w:val="20"/>
          <w:lang w:val="en-GB"/>
        </w:rPr>
        <w:t xml:space="preserve"> </w:t>
      </w:r>
      <w:r w:rsidR="007F52B8" w:rsidRPr="00CF5428">
        <w:rPr>
          <w:b/>
          <w:bCs/>
          <w:sz w:val="20"/>
          <w:szCs w:val="20"/>
          <w:lang w:val="en-GB"/>
        </w:rPr>
        <w:t xml:space="preserve">Predicted </w:t>
      </w:r>
      <w:r w:rsidR="00650E1A">
        <w:rPr>
          <w:b/>
          <w:bCs/>
          <w:sz w:val="20"/>
          <w:szCs w:val="20"/>
          <w:lang w:val="en-GB"/>
        </w:rPr>
        <w:t>strain prevalence</w:t>
      </w:r>
      <w:r w:rsidR="007F52B8" w:rsidRPr="00CF5428">
        <w:rPr>
          <w:b/>
          <w:bCs/>
          <w:sz w:val="20"/>
          <w:szCs w:val="20"/>
          <w:lang w:val="en-GB"/>
        </w:rPr>
        <w:t xml:space="preserve"> of </w:t>
      </w:r>
      <w:r w:rsidR="007F52B8" w:rsidRPr="00CF5428">
        <w:rPr>
          <w:b/>
          <w:bCs/>
          <w:i/>
          <w:iCs/>
          <w:sz w:val="20"/>
          <w:szCs w:val="20"/>
          <w:lang w:val="en-GB"/>
        </w:rPr>
        <w:t>N. gonorrhoeae</w:t>
      </w:r>
      <w:r w:rsidR="007F52B8" w:rsidRPr="00CF5428">
        <w:rPr>
          <w:b/>
          <w:bCs/>
          <w:sz w:val="20"/>
          <w:szCs w:val="20"/>
          <w:lang w:val="en-GB"/>
        </w:rPr>
        <w:t xml:space="preserve"> strains at the 15-year simulation horizon (2041) across varying frontline treatment failure rates and intervention coverages.</w:t>
      </w:r>
      <w:r w:rsidR="007F52B8"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7F52B8" w:rsidRPr="00CF5428">
        <w:rPr>
          <w:sz w:val="20"/>
          <w:szCs w:val="20"/>
          <w:lang w:val="en-GB"/>
        </w:rPr>
        <w:t xml:space="preserve">Projections are generated under the stabilized behavioural baseline (Scenario A), assuming initial 2027 population-level </w:t>
      </w:r>
      <w:del w:id="908" w:author="#WANG ZIHAO#" w:date="2026-06-16T14:55:00Z" w16du:dateUtc="2026-06-16T06:55:00Z">
        <w:r w:rsidR="007F52B8" w:rsidRPr="00CF5428" w:rsidDel="00A00613">
          <w:rPr>
            <w:sz w:val="20"/>
            <w:szCs w:val="20"/>
            <w:lang w:val="en-GB"/>
          </w:rPr>
          <w:delText>phenotypic</w:delText>
        </w:r>
      </w:del>
      <w:ins w:id="909" w:author="#WANG ZIHAO#" w:date="2026-06-16T14:55:00Z" w16du:dateUtc="2026-06-16T06:55:00Z">
        <w:r w:rsidR="00A00613">
          <w:rPr>
            <w:sz w:val="20"/>
            <w:szCs w:val="20"/>
            <w:lang w:val="en-GB"/>
          </w:rPr>
          <w:t>strain-specific</w:t>
        </w:r>
      </w:ins>
      <w:r w:rsidR="007F52B8" w:rsidRPr="00CF5428">
        <w:rPr>
          <w:sz w:val="20"/>
          <w:szCs w:val="20"/>
          <w:lang w:val="en-GB"/>
        </w:rPr>
        <w:t xml:space="preserve">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7F52B8"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7F52B8" w:rsidRPr="00CF5428">
        <w:rPr>
          <w:sz w:val="20"/>
          <w:szCs w:val="20"/>
          <w:lang w:val="en-GB"/>
        </w:rPr>
        <w:t xml:space="preserve"> for Dual-R strains. Subpanels depict the final proportion</w:t>
      </w:r>
      <w:r w:rsidR="00B6611D">
        <w:rPr>
          <w:sz w:val="20"/>
          <w:szCs w:val="20"/>
          <w:lang w:val="en-GB"/>
        </w:rPr>
        <w:t xml:space="preserve"> of</w:t>
      </w:r>
      <w:r w:rsidR="007F52B8" w:rsidRPr="00CF5428">
        <w:rPr>
          <w:sz w:val="20"/>
          <w:szCs w:val="20"/>
          <w:lang w:val="en-GB"/>
        </w:rPr>
        <w:t xml:space="preserve"> (%) of </w:t>
      </w:r>
      <w:del w:id="910" w:author="#WANG ZIHAO#" w:date="2026-06-18T23:18:00Z" w16du:dateUtc="2026-06-18T15:18:00Z">
        <w:r w:rsidR="006C6B2C" w:rsidRPr="00CF5428" w:rsidDel="00317E25">
          <w:rPr>
            <w:sz w:val="20"/>
            <w:szCs w:val="20"/>
            <w:lang w:val="en-GB"/>
          </w:rPr>
          <w:delText>susceptible</w:delText>
        </w:r>
      </w:del>
      <w:ins w:id="911" w:author="#WANG ZIHAO#" w:date="2026-06-18T23:18:00Z" w16du:dateUtc="2026-06-18T15:18:00Z">
        <w:r w:rsidR="00317E25">
          <w:rPr>
            <w:sz w:val="20"/>
            <w:szCs w:val="20"/>
            <w:lang w:val="en-GB"/>
          </w:rPr>
          <w:t>baseline susceptible</w:t>
        </w:r>
      </w:ins>
      <w:del w:id="912" w:author="#WANG ZIHAO#" w:date="2026-06-18T23:11:00Z" w16du:dateUtc="2026-06-18T15:11:00Z">
        <w:r w:rsidR="007F52B8" w:rsidRPr="00CF5428" w:rsidDel="00501720">
          <w:rPr>
            <w:sz w:val="20"/>
            <w:szCs w:val="20"/>
            <w:lang w:val="en-GB"/>
          </w:rPr>
          <w:delText xml:space="preserve"> (wild-type)</w:delText>
        </w:r>
      </w:del>
      <w:r w:rsidR="007F52B8" w:rsidRPr="00CF5428">
        <w:rPr>
          <w:sz w:val="20"/>
          <w:szCs w:val="20"/>
          <w:lang w:val="en-GB"/>
        </w:rPr>
        <w:t>, Tet-R, Cef-R, and Dual-R infections as a function of the ceftriaxone therapeutic treatment failure rate (ranging from 0.0 to 1.0</w:t>
      </w:r>
      <w:r w:rsidR="009C4277">
        <w:rPr>
          <w:sz w:val="20"/>
          <w:szCs w:val="20"/>
          <w:lang w:val="en-GB"/>
        </w:rPr>
        <w:t xml:space="preserve">, </w:t>
      </w:r>
      <w:r w:rsidR="009C4277" w:rsidRPr="009C4277">
        <w:rPr>
          <w:sz w:val="20"/>
          <w:szCs w:val="20"/>
          <w:lang w:val="en-GB"/>
        </w:rPr>
        <w:t>vertical axes</w:t>
      </w:r>
      <w:r w:rsidR="007F52B8" w:rsidRPr="00CF5428">
        <w:rPr>
          <w:sz w:val="20"/>
          <w:szCs w:val="20"/>
          <w:lang w:val="en-GB"/>
        </w:rPr>
        <w:t xml:space="preserve">) </w:t>
      </w:r>
      <w:r w:rsidR="00B6611D">
        <w:rPr>
          <w:sz w:val="20"/>
          <w:szCs w:val="20"/>
          <w:lang w:val="en-GB"/>
        </w:rPr>
        <w:t>varied</w:t>
      </w:r>
      <w:r w:rsidR="00B6611D" w:rsidRPr="00CF5428">
        <w:rPr>
          <w:sz w:val="20"/>
          <w:szCs w:val="20"/>
          <w:lang w:val="en-GB"/>
        </w:rPr>
        <w:t xml:space="preserve"> </w:t>
      </w:r>
      <w:r w:rsidR="007F52B8" w:rsidRPr="00CF5428">
        <w:rPr>
          <w:sz w:val="20"/>
          <w:szCs w:val="20"/>
          <w:lang w:val="en-GB"/>
        </w:rPr>
        <w:t>against target population uptake rates (ranging from 0.0 to 1.0</w:t>
      </w:r>
      <w:r w:rsidR="009C4277">
        <w:rPr>
          <w:sz w:val="20"/>
          <w:szCs w:val="20"/>
          <w:lang w:val="en-GB"/>
        </w:rPr>
        <w:t>, horizontal</w:t>
      </w:r>
      <w:r w:rsidR="009C4277" w:rsidRPr="009C4277">
        <w:rPr>
          <w:sz w:val="20"/>
          <w:szCs w:val="20"/>
          <w:lang w:val="en-GB"/>
        </w:rPr>
        <w:t xml:space="preserve"> axes</w:t>
      </w:r>
      <w:r w:rsidR="007F52B8" w:rsidRPr="00CF5428">
        <w:rPr>
          <w:sz w:val="20"/>
          <w:szCs w:val="20"/>
          <w:lang w:val="en-GB"/>
        </w:rPr>
        <w:t xml:space="preserve">) for </w:t>
      </w:r>
      <w:r w:rsidR="006403AC" w:rsidRPr="00CF5428">
        <w:rPr>
          <w:sz w:val="20"/>
          <w:szCs w:val="20"/>
          <w:lang w:val="en-GB"/>
        </w:rPr>
        <w:t xml:space="preserve">no intervention, </w:t>
      </w:r>
      <w:r w:rsidR="007F52B8" w:rsidRPr="00CF5428">
        <w:rPr>
          <w:sz w:val="20"/>
          <w:szCs w:val="20"/>
          <w:lang w:val="en-GB"/>
        </w:rPr>
        <w:t xml:space="preserve">doxy-PEP </w:t>
      </w:r>
      <w:r w:rsidR="00346D43">
        <w:rPr>
          <w:sz w:val="20"/>
          <w:szCs w:val="20"/>
          <w:lang w:val="en-GB"/>
        </w:rPr>
        <w:t>standalone intervention</w:t>
      </w:r>
      <w:r w:rsidR="007F52B8" w:rsidRPr="00CF5428">
        <w:rPr>
          <w:sz w:val="20"/>
          <w:szCs w:val="20"/>
          <w:lang w:val="en-GB"/>
        </w:rPr>
        <w:t xml:space="preserve">, vaccination </w:t>
      </w:r>
      <w:r w:rsidR="00346D43">
        <w:rPr>
          <w:sz w:val="20"/>
          <w:szCs w:val="20"/>
          <w:lang w:val="en-GB"/>
        </w:rPr>
        <w:t>standalone intervention</w:t>
      </w:r>
      <w:r w:rsidR="007F52B8" w:rsidRPr="00CF5428">
        <w:rPr>
          <w:sz w:val="20"/>
          <w:szCs w:val="20"/>
          <w:lang w:val="en-GB"/>
        </w:rPr>
        <w:t>, and the combined intervention strategy.</w:t>
      </w:r>
      <w:r w:rsidR="009C4277">
        <w:rPr>
          <w:sz w:val="20"/>
          <w:szCs w:val="20"/>
          <w:lang w:val="en-GB"/>
        </w:rPr>
        <w:t xml:space="preserve"> </w:t>
      </w:r>
      <w:r w:rsidR="00457632">
        <w:rPr>
          <w:sz w:val="20"/>
          <w:szCs w:val="20"/>
          <w:lang w:val="en-GB"/>
        </w:rPr>
        <w:t>S</w:t>
      </w:r>
      <w:r w:rsidR="009C4277" w:rsidRPr="009C4277">
        <w:rPr>
          <w:sz w:val="20"/>
          <w:szCs w:val="20"/>
          <w:lang w:val="en-GB"/>
        </w:rPr>
        <w:t>train prevalence is plotted on a non-linear logarithmic (</w:t>
      </w:r>
      <m:oMath>
        <m:r>
          <w:rPr>
            <w:rFonts w:ascii="Cambria Math" w:hAnsi="Cambria Math"/>
            <w:sz w:val="20"/>
            <w:szCs w:val="20"/>
          </w:rPr>
          <m:t>lo</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10</m:t>
            </m:r>
          </m:sub>
        </m:sSub>
      </m:oMath>
      <w:r w:rsidR="009C4277"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r w:rsidR="009C4277">
        <w:rPr>
          <w:sz w:val="20"/>
          <w:szCs w:val="20"/>
          <w:lang w:val="en-GB"/>
        </w:rPr>
        <w:t xml:space="preserve"> - </w:t>
      </w:r>
      <w:r w:rsidR="009C4277" w:rsidRPr="009C4277">
        <w:rPr>
          <w:sz w:val="20"/>
          <w:szCs w:val="20"/>
          <w:lang w:val="en-GB"/>
        </w:rPr>
        <w:t>p) correspond directly to individual parameter grid subplots.</w:t>
      </w:r>
    </w:p>
    <w:p w14:paraId="2E3E32D3" w14:textId="77777777" w:rsidR="009712C4" w:rsidDel="00043590" w:rsidRDefault="009712C4" w:rsidP="006E0D5A">
      <w:pPr>
        <w:pStyle w:val="NormalWeb"/>
        <w:spacing w:line="276" w:lineRule="auto"/>
        <w:jc w:val="both"/>
        <w:rPr>
          <w:del w:id="913" w:author="#WANG ZIHAO#" w:date="2026-06-16T18:02:00Z" w16du:dateUtc="2026-06-16T10:02:00Z"/>
          <w:sz w:val="20"/>
          <w:szCs w:val="20"/>
          <w:lang w:val="en-GB"/>
        </w:rPr>
      </w:pPr>
    </w:p>
    <w:p w14:paraId="532D16A7" w14:textId="77777777" w:rsidR="009712C4" w:rsidRPr="00CF5428" w:rsidRDefault="009712C4" w:rsidP="006E0D5A">
      <w:pPr>
        <w:pStyle w:val="NormalWeb"/>
        <w:spacing w:line="276" w:lineRule="auto"/>
        <w:jc w:val="both"/>
        <w:rPr>
          <w:sz w:val="20"/>
          <w:szCs w:val="20"/>
          <w:lang w:val="en-GB"/>
        </w:rPr>
      </w:pPr>
    </w:p>
    <w:p w14:paraId="3A170058" w14:textId="6E21347A" w:rsidR="00713935" w:rsidRPr="00CF5428" w:rsidRDefault="00AF681E" w:rsidP="00602438">
      <w:pPr>
        <w:pStyle w:val="NormalWeb"/>
        <w:numPr>
          <w:ilvl w:val="0"/>
          <w:numId w:val="8"/>
        </w:numPr>
        <w:spacing w:line="276" w:lineRule="auto"/>
        <w:jc w:val="both"/>
        <w:rPr>
          <w:sz w:val="20"/>
          <w:szCs w:val="20"/>
        </w:rPr>
        <w:pPrChange w:id="914" w:author="#WANG ZIHAO#" w:date="2026-06-18T22:02:00Z" w16du:dateUtc="2026-06-18T14:02:00Z">
          <w:pPr>
            <w:pStyle w:val="NormalWeb"/>
            <w:numPr>
              <w:numId w:val="12"/>
            </w:numPr>
            <w:spacing w:line="276" w:lineRule="auto"/>
            <w:ind w:left="720" w:hanging="360"/>
            <w:jc w:val="both"/>
          </w:pPr>
        </w:pPrChange>
      </w:pPr>
      <w:r w:rsidRPr="00CF5428">
        <w:rPr>
          <w:sz w:val="20"/>
          <w:szCs w:val="20"/>
        </w:rPr>
        <w:t xml:space="preserve">Sensitivity </w:t>
      </w:r>
      <w:del w:id="915" w:author="#WANG ZIHAO#" w:date="2026-06-16T18:28:00Z" w16du:dateUtc="2026-06-16T10:28:00Z">
        <w:r w:rsidRPr="00CF5428" w:rsidDel="00657D4D">
          <w:rPr>
            <w:sz w:val="20"/>
            <w:szCs w:val="20"/>
          </w:rPr>
          <w:delText xml:space="preserve">analyses </w:delText>
        </w:r>
      </w:del>
      <w:ins w:id="916" w:author="#WANG ZIHAO#" w:date="2026-06-16T18:29:00Z" w16du:dateUtc="2026-06-16T10:29:00Z">
        <w:r w:rsidR="00657D4D" w:rsidRPr="00657D4D">
          <w:rPr>
            <w:sz w:val="20"/>
            <w:szCs w:val="20"/>
          </w:rPr>
          <w:t>analyses</w:t>
        </w:r>
        <w:r w:rsidR="00657D4D">
          <w:rPr>
            <w:sz w:val="20"/>
            <w:szCs w:val="20"/>
          </w:rPr>
          <w:t xml:space="preserve"> </w:t>
        </w:r>
      </w:ins>
      <w:r w:rsidRPr="00CF5428">
        <w:rPr>
          <w:sz w:val="20"/>
          <w:szCs w:val="20"/>
        </w:rPr>
        <w:t>under varied intervention uptake</w:t>
      </w:r>
      <w:r w:rsidR="00B6611D">
        <w:rPr>
          <w:sz w:val="20"/>
          <w:szCs w:val="20"/>
        </w:rPr>
        <w:t xml:space="preserve"> of doxy-PEP and vaccination</w:t>
      </w:r>
    </w:p>
    <w:p w14:paraId="028D7D1C" w14:textId="137487D6" w:rsidR="00E66DF4" w:rsidRPr="00CF5428" w:rsidRDefault="00E66DF4" w:rsidP="006E0D5A">
      <w:pPr>
        <w:pStyle w:val="NormalWeb"/>
        <w:spacing w:line="276" w:lineRule="auto"/>
        <w:jc w:val="both"/>
        <w:rPr>
          <w:sz w:val="20"/>
          <w:szCs w:val="20"/>
        </w:rPr>
      </w:pPr>
      <w:r w:rsidRPr="00CF5428">
        <w:rPr>
          <w:sz w:val="20"/>
          <w:szCs w:val="20"/>
        </w:rPr>
        <w:lastRenderedPageBreak/>
        <w:t xml:space="preserve">To isolate the comparative impact of intervention-specific coverages on long-term ecological composition, we evaluated the joint effects of doxy-PEP and vaccination uptake rates under the baseline clinical scenario of an empirically calibrated, near-zero ceftriaxone therapeutic treatment failure rate. The final </w:t>
      </w:r>
      <w:r w:rsidR="00CA22D6">
        <w:rPr>
          <w:sz w:val="20"/>
          <w:szCs w:val="20"/>
        </w:rPr>
        <w:t>strain prevalence</w:t>
      </w:r>
      <w:r w:rsidRPr="00CF5428">
        <w:rPr>
          <w:sz w:val="20"/>
          <w:szCs w:val="20"/>
        </w:rPr>
        <w:t xml:space="preserve"> (%) of </w:t>
      </w:r>
      <w:del w:id="917" w:author="#WANG ZIHAO#" w:date="2026-06-18T23:18:00Z" w16du:dateUtc="2026-06-18T15:18:00Z">
        <w:r w:rsidRPr="00CF5428" w:rsidDel="00317E25">
          <w:rPr>
            <w:sz w:val="20"/>
            <w:szCs w:val="20"/>
          </w:rPr>
          <w:delText>susceptible</w:delText>
        </w:r>
      </w:del>
      <w:ins w:id="918" w:author="#WANG ZIHAO#" w:date="2026-06-18T23:18:00Z" w16du:dateUtc="2026-06-18T15:18:00Z">
        <w:r w:rsidR="00317E25">
          <w:rPr>
            <w:sz w:val="20"/>
            <w:szCs w:val="20"/>
          </w:rPr>
          <w:t>baseline susceptible</w:t>
        </w:r>
      </w:ins>
      <w:del w:id="919" w:author="#WANG ZIHAO#" w:date="2026-06-18T23:11:00Z" w16du:dateUtc="2026-06-18T15:11:00Z">
        <w:r w:rsidRPr="00CF5428" w:rsidDel="00501720">
          <w:rPr>
            <w:sz w:val="20"/>
            <w:szCs w:val="20"/>
          </w:rPr>
          <w:delText xml:space="preserve"> (wild-type)</w:delText>
        </w:r>
      </w:del>
      <w:r w:rsidRPr="00CF5428">
        <w:rPr>
          <w:sz w:val="20"/>
          <w:szCs w:val="20"/>
        </w:rPr>
        <w:t xml:space="preserve">, Tet-R, Cef-R, and Dual-R infections was mapped at the 15-year simulation horizon (2041). </w:t>
      </w:r>
      <w:r w:rsidR="00E76113" w:rsidRPr="00CA7FC0">
        <w:rPr>
          <w:sz w:val="20"/>
          <w:szCs w:val="20"/>
          <w:lang w:val="en-GB"/>
        </w:rPr>
        <w:t xml:space="preserve">These </w:t>
      </w:r>
      <w:r w:rsidR="00E76113">
        <w:rPr>
          <w:sz w:val="20"/>
          <w:szCs w:val="20"/>
          <w:lang w:val="en-GB"/>
        </w:rPr>
        <w:t>results</w:t>
      </w:r>
      <w:r w:rsidR="00E76113" w:rsidRPr="00CA7FC0">
        <w:rPr>
          <w:sz w:val="20"/>
          <w:szCs w:val="20"/>
          <w:lang w:val="en-GB"/>
        </w:rPr>
        <w:t xml:space="preserve"> reflect median projections generated from a probabilistic sensitivity analysis sampling </w:t>
      </w:r>
      <w:r w:rsidR="00E76113">
        <w:rPr>
          <w:sz w:val="20"/>
          <w:szCs w:val="20"/>
          <w:lang w:val="en-GB"/>
        </w:rPr>
        <w:t>1000</w:t>
      </w:r>
      <w:r w:rsidR="00E76113" w:rsidRPr="00CA7FC0">
        <w:rPr>
          <w:sz w:val="20"/>
          <w:szCs w:val="20"/>
          <w:lang w:val="en-GB"/>
        </w:rPr>
        <w:t xml:space="preserve"> parameter combinations from the joint posterior distribution.</w:t>
      </w:r>
      <w:r w:rsidR="00E76113">
        <w:rPr>
          <w:sz w:val="20"/>
          <w:szCs w:val="20"/>
          <w:lang w:val="en-GB"/>
        </w:rPr>
        <w:t xml:space="preserve"> Moreover, </w:t>
      </w:r>
      <w:r w:rsidR="00E76113">
        <w:rPr>
          <w:sz w:val="20"/>
          <w:szCs w:val="20"/>
        </w:rPr>
        <w:t>t</w:t>
      </w:r>
      <w:r w:rsidRPr="00CF5428">
        <w:rPr>
          <w:sz w:val="20"/>
          <w:szCs w:val="20"/>
        </w:rPr>
        <w:t xml:space="preserve">hese outcomes were derived via </w:t>
      </w:r>
      <w:r w:rsidR="0029501D">
        <w:rPr>
          <w:sz w:val="20"/>
          <w:szCs w:val="20"/>
        </w:rPr>
        <w:t xml:space="preserve">continuously </w:t>
      </w:r>
      <w:r w:rsidR="00470E10">
        <w:rPr>
          <w:sz w:val="20"/>
          <w:szCs w:val="20"/>
        </w:rPr>
        <w:t>varying</w:t>
      </w:r>
      <w:r w:rsidR="00470E10" w:rsidRPr="00CF5428">
        <w:rPr>
          <w:sz w:val="20"/>
          <w:szCs w:val="20"/>
        </w:rPr>
        <w:t xml:space="preserve"> </w:t>
      </w:r>
      <w:r w:rsidR="00470E10">
        <w:rPr>
          <w:sz w:val="20"/>
          <w:szCs w:val="20"/>
        </w:rPr>
        <w:t xml:space="preserve">both the </w:t>
      </w:r>
      <w:r w:rsidRPr="00CF5428">
        <w:rPr>
          <w:sz w:val="20"/>
          <w:szCs w:val="20"/>
        </w:rPr>
        <w:t>target population uptake rates for doxy-PEP (</w:t>
      </w:r>
      <w:r w:rsidRPr="00CF5428">
        <w:rPr>
          <w:sz w:val="20"/>
          <w:szCs w:val="20"/>
          <w:lang w:val="en-GB"/>
        </w:rPr>
        <w:t>ranging from 0.0 to 1.0</w:t>
      </w:r>
      <w:r w:rsidRPr="00CF5428">
        <w:rPr>
          <w:sz w:val="20"/>
          <w:szCs w:val="20"/>
        </w:rPr>
        <w:t>) against target population uptake rates for vaccination (</w:t>
      </w:r>
      <w:r w:rsidRPr="00CF5428">
        <w:rPr>
          <w:sz w:val="20"/>
          <w:szCs w:val="20"/>
          <w:lang w:val="en-GB"/>
        </w:rPr>
        <w:t>ranging from 0.0 to 1.0</w:t>
      </w:r>
      <w:r w:rsidRPr="00CF5428">
        <w:rPr>
          <w:sz w:val="20"/>
          <w:szCs w:val="20"/>
        </w:rPr>
        <w:t>) across all four intervention strategies (Fig. 5).</w:t>
      </w:r>
    </w:p>
    <w:p w14:paraId="589255E6" w14:textId="2E47AF23" w:rsidR="00E66DF4" w:rsidRPr="00CF5428" w:rsidRDefault="00E66DF4" w:rsidP="006E0D5A">
      <w:pPr>
        <w:pStyle w:val="NormalWeb"/>
        <w:spacing w:line="276" w:lineRule="auto"/>
        <w:jc w:val="both"/>
        <w:rPr>
          <w:sz w:val="20"/>
          <w:szCs w:val="20"/>
        </w:rPr>
      </w:pPr>
      <w:commentRangeStart w:id="920"/>
      <w:commentRangeStart w:id="921"/>
      <w:commentRangeStart w:id="922"/>
      <w:r w:rsidRPr="00CF5428">
        <w:rPr>
          <w:sz w:val="20"/>
          <w:szCs w:val="20"/>
        </w:rPr>
        <w:t xml:space="preserve">Under both the </w:t>
      </w:r>
      <w:r w:rsidR="00C60B13">
        <w:rPr>
          <w:sz w:val="20"/>
          <w:szCs w:val="20"/>
        </w:rPr>
        <w:t>no-intervention</w:t>
      </w:r>
      <w:r w:rsidR="00C60B13" w:rsidRPr="00CF5428">
        <w:rPr>
          <w:sz w:val="20"/>
          <w:szCs w:val="20"/>
        </w:rPr>
        <w:t xml:space="preserve"> </w:t>
      </w:r>
      <w:r w:rsidRPr="00CF5428">
        <w:rPr>
          <w:sz w:val="20"/>
          <w:szCs w:val="20"/>
        </w:rPr>
        <w:t xml:space="preserve">baseline and vaccination </w:t>
      </w:r>
      <w:r w:rsidR="00346D43">
        <w:rPr>
          <w:sz w:val="20"/>
          <w:szCs w:val="20"/>
        </w:rPr>
        <w:t>standalone intervention</w:t>
      </w:r>
      <w:r w:rsidRPr="00CF5428">
        <w:rPr>
          <w:sz w:val="20"/>
          <w:szCs w:val="20"/>
        </w:rPr>
        <w:t xml:space="preserve"> regimes, expanding vaccine coverage exerts</w:t>
      </w:r>
      <w:r w:rsidR="0029501D">
        <w:rPr>
          <w:sz w:val="20"/>
          <w:szCs w:val="20"/>
        </w:rPr>
        <w:t xml:space="preserve"> a</w:t>
      </w:r>
      <w:r w:rsidRPr="00CF5428">
        <w:rPr>
          <w:sz w:val="20"/>
          <w:szCs w:val="20"/>
        </w:rPr>
        <w:t xml:space="preserve"> </w:t>
      </w:r>
      <w:r w:rsidR="00562577">
        <w:rPr>
          <w:sz w:val="20"/>
          <w:szCs w:val="20"/>
        </w:rPr>
        <w:t>negligible effect</w:t>
      </w:r>
      <w:r w:rsidRPr="00CF5428">
        <w:rPr>
          <w:sz w:val="20"/>
          <w:szCs w:val="20"/>
        </w:rPr>
        <w:t xml:space="preserve"> </w:t>
      </w:r>
      <w:r w:rsidR="00562577">
        <w:rPr>
          <w:sz w:val="20"/>
          <w:szCs w:val="20"/>
        </w:rPr>
        <w:t>on</w:t>
      </w:r>
      <w:r w:rsidR="00562577" w:rsidRPr="00562577">
        <w:rPr>
          <w:sz w:val="20"/>
          <w:szCs w:val="20"/>
        </w:rPr>
        <w:t xml:space="preserve"> final epidemiological outcomes</w:t>
      </w:r>
      <w:r w:rsidRPr="00CF5428">
        <w:rPr>
          <w:sz w:val="20"/>
          <w:szCs w:val="20"/>
        </w:rPr>
        <w:t xml:space="preserve">. In these scenarios, the population remains heavily dominated by the </w:t>
      </w:r>
      <w:del w:id="923" w:author="#WANG ZIHAO#" w:date="2026-06-18T23:19:00Z" w16du:dateUtc="2026-06-18T15:19:00Z">
        <w:r w:rsidRPr="00CF5428" w:rsidDel="00317E25">
          <w:rPr>
            <w:sz w:val="20"/>
            <w:szCs w:val="20"/>
          </w:rPr>
          <w:delText>susceptible</w:delText>
        </w:r>
      </w:del>
      <w:ins w:id="924" w:author="#WANG ZIHAO#" w:date="2026-06-18T23:19:00Z" w16du:dateUtc="2026-06-18T15:19:00Z">
        <w:r w:rsidR="00317E25">
          <w:rPr>
            <w:sz w:val="20"/>
            <w:szCs w:val="20"/>
          </w:rPr>
          <w:t>baseline susceptible</w:t>
        </w:r>
      </w:ins>
      <w:r w:rsidRPr="00CF5428">
        <w:rPr>
          <w:sz w:val="20"/>
          <w:szCs w:val="20"/>
        </w:rPr>
        <w:t xml:space="preserve"> </w:t>
      </w:r>
      <w:del w:id="925" w:author="#WANG ZIHAO#" w:date="2026-06-18T23:11:00Z" w16du:dateUtc="2026-06-18T15:11:00Z">
        <w:r w:rsidRPr="00CF5428" w:rsidDel="00501720">
          <w:rPr>
            <w:sz w:val="20"/>
            <w:szCs w:val="20"/>
          </w:rPr>
          <w:delText xml:space="preserve">wild-type </w:delText>
        </w:r>
      </w:del>
      <w:r w:rsidRPr="00CF5428">
        <w:rPr>
          <w:sz w:val="20"/>
          <w:szCs w:val="20"/>
        </w:rPr>
        <w:t xml:space="preserve">lineage </w:t>
      </w:r>
      <w:r w:rsidR="00562577">
        <w:rPr>
          <w:sz w:val="20"/>
          <w:szCs w:val="20"/>
        </w:rPr>
        <w:t xml:space="preserve">(Fig. 5a and Fig. 5c) </w:t>
      </w:r>
      <w:r w:rsidRPr="00CF5428">
        <w:rPr>
          <w:sz w:val="20"/>
          <w:szCs w:val="20"/>
        </w:rPr>
        <w:t xml:space="preserve">followed by a stable, low-prevalence fraction of </w:t>
      </w:r>
      <w:r w:rsidRPr="00CF5428">
        <w:rPr>
          <w:rStyle w:val="math-inline"/>
          <w:sz w:val="20"/>
          <w:szCs w:val="20"/>
        </w:rPr>
        <w:t>Tet-R</w:t>
      </w:r>
      <w:r w:rsidRPr="00CF5428">
        <w:rPr>
          <w:sz w:val="20"/>
          <w:szCs w:val="20"/>
        </w:rPr>
        <w:t xml:space="preserve"> infections</w:t>
      </w:r>
      <w:r w:rsidR="00562577">
        <w:rPr>
          <w:sz w:val="20"/>
          <w:szCs w:val="20"/>
        </w:rPr>
        <w:t xml:space="preserve"> (Fig. 5e and Fig. 5g). M</w:t>
      </w:r>
      <w:r w:rsidRPr="00CF5428">
        <w:rPr>
          <w:sz w:val="20"/>
          <w:szCs w:val="20"/>
        </w:rPr>
        <w:t>eanwhile, the absolute absence of frontline selection pressure (</w:t>
      </w:r>
      <w:r w:rsidRPr="00CF5428">
        <w:rPr>
          <w:sz w:val="20"/>
          <w:szCs w:val="20"/>
          <w:lang w:val="en-GB"/>
        </w:rPr>
        <w:t xml:space="preserve">near-zero ceftriaxone </w:t>
      </w:r>
      <w:del w:id="926" w:author="#WANG ZIHAO#" w:date="2026-06-16T17:59:00Z" w16du:dateUtc="2026-06-16T09:59:00Z">
        <w:r w:rsidRPr="00CF5428" w:rsidDel="00F43DED">
          <w:rPr>
            <w:sz w:val="20"/>
            <w:szCs w:val="20"/>
            <w:lang w:val="en-GB"/>
          </w:rPr>
          <w:delText xml:space="preserve">therapeutic </w:delText>
        </w:r>
      </w:del>
      <w:r w:rsidRPr="00CF5428">
        <w:rPr>
          <w:sz w:val="20"/>
          <w:szCs w:val="20"/>
          <w:lang w:val="en-GB"/>
        </w:rPr>
        <w:t>treatment failure rate</w:t>
      </w:r>
      <w:r w:rsidRPr="00CF5428">
        <w:rPr>
          <w:sz w:val="20"/>
          <w:szCs w:val="20"/>
        </w:rPr>
        <w:t xml:space="preserve">) maintains both the </w:t>
      </w:r>
      <w:r w:rsidRPr="00CF5428">
        <w:rPr>
          <w:rStyle w:val="math-inline"/>
          <w:sz w:val="20"/>
          <w:szCs w:val="20"/>
        </w:rPr>
        <w:t>Cef-R</w:t>
      </w:r>
      <w:r w:rsidRPr="00CF5428">
        <w:rPr>
          <w:sz w:val="20"/>
          <w:szCs w:val="20"/>
        </w:rPr>
        <w:t xml:space="preserve"> and </w:t>
      </w:r>
      <w:r w:rsidRPr="00CF5428">
        <w:rPr>
          <w:rStyle w:val="math-inline"/>
          <w:sz w:val="20"/>
          <w:szCs w:val="20"/>
        </w:rPr>
        <w:t>Dual-R</w:t>
      </w:r>
      <w:r w:rsidRPr="00CF5428">
        <w:rPr>
          <w:sz w:val="20"/>
          <w:szCs w:val="20"/>
        </w:rPr>
        <w:t xml:space="preserve"> </w:t>
      </w:r>
      <w:r w:rsidR="003C774C">
        <w:rPr>
          <w:sz w:val="20"/>
          <w:szCs w:val="20"/>
        </w:rPr>
        <w:t>strain</w:t>
      </w:r>
      <w:r w:rsidRPr="00CF5428">
        <w:rPr>
          <w:sz w:val="20"/>
          <w:szCs w:val="20"/>
        </w:rPr>
        <w:t>s at zero</w:t>
      </w:r>
      <w:r w:rsidR="00562577">
        <w:rPr>
          <w:sz w:val="20"/>
          <w:szCs w:val="20"/>
        </w:rPr>
        <w:t xml:space="preserve"> (Fig. 5i, Fig. 5m, Fig. 5k, and Fig. 5o)</w:t>
      </w:r>
      <w:r w:rsidRPr="00CF5428">
        <w:rPr>
          <w:sz w:val="20"/>
          <w:szCs w:val="20"/>
        </w:rPr>
        <w:t xml:space="preserve">. Conversely, the introduction of doxy-PEP </w:t>
      </w:r>
      <w:r w:rsidR="00346D43">
        <w:rPr>
          <w:sz w:val="20"/>
          <w:szCs w:val="20"/>
        </w:rPr>
        <w:t>standalone intervention</w:t>
      </w:r>
      <w:r w:rsidRPr="00CF5428">
        <w:rPr>
          <w:sz w:val="20"/>
          <w:szCs w:val="20"/>
        </w:rPr>
        <w:t xml:space="preserve"> induces a </w:t>
      </w:r>
      <w:r w:rsidR="0029501D">
        <w:rPr>
          <w:sz w:val="20"/>
          <w:szCs w:val="20"/>
        </w:rPr>
        <w:t xml:space="preserve">shift in strain composition, dependent on </w:t>
      </w:r>
      <w:r w:rsidRPr="00CF5428">
        <w:rPr>
          <w:sz w:val="20"/>
          <w:szCs w:val="20"/>
        </w:rPr>
        <w:t>coverage</w:t>
      </w:r>
      <w:r w:rsidR="0029501D">
        <w:rPr>
          <w:sz w:val="20"/>
          <w:szCs w:val="20"/>
        </w:rPr>
        <w:t xml:space="preserve"> </w:t>
      </w:r>
      <w:commentRangeStart w:id="927"/>
      <w:commentRangeStart w:id="928"/>
      <w:r w:rsidR="0029501D">
        <w:rPr>
          <w:sz w:val="20"/>
          <w:szCs w:val="20"/>
        </w:rPr>
        <w:t>(Fig</w:t>
      </w:r>
      <w:ins w:id="929" w:author="#WANG ZIHAO#" w:date="2026-06-16T18:00:00Z" w16du:dateUtc="2026-06-16T10:00:00Z">
        <w:r w:rsidR="00C817D2">
          <w:rPr>
            <w:sz w:val="20"/>
            <w:szCs w:val="20"/>
          </w:rPr>
          <w:t>. 5b and Fig. 5f</w:t>
        </w:r>
      </w:ins>
      <w:del w:id="930" w:author="#WANG ZIHAO#" w:date="2026-06-16T18:00:00Z" w16du:dateUtc="2026-06-16T10:00:00Z">
        <w:r w:rsidR="0029501D" w:rsidDel="00C817D2">
          <w:rPr>
            <w:sz w:val="20"/>
            <w:szCs w:val="20"/>
          </w:rPr>
          <w:delText xml:space="preserve"> XX</w:delText>
        </w:r>
      </w:del>
      <w:r w:rsidR="0029501D">
        <w:rPr>
          <w:sz w:val="20"/>
          <w:szCs w:val="20"/>
        </w:rPr>
        <w:t>)</w:t>
      </w:r>
      <w:commentRangeEnd w:id="927"/>
      <w:r w:rsidR="0029501D" w:rsidRPr="00CF5428">
        <w:rPr>
          <w:rStyle w:val="CommentReference"/>
          <w:sz w:val="20"/>
          <w:szCs w:val="20"/>
        </w:rPr>
        <w:commentReference w:id="927"/>
      </w:r>
      <w:commentRangeEnd w:id="928"/>
      <w:r w:rsidR="00C817D2" w:rsidRPr="00CF5428">
        <w:rPr>
          <w:rStyle w:val="CommentReference"/>
          <w:sz w:val="20"/>
          <w:szCs w:val="20"/>
        </w:rPr>
        <w:commentReference w:id="928"/>
      </w:r>
      <w:r w:rsidRPr="00CF5428">
        <w:rPr>
          <w:sz w:val="20"/>
          <w:szCs w:val="20"/>
        </w:rPr>
        <w:t>. As doxy-PEP uptake scales, the</w:t>
      </w:r>
      <w:ins w:id="931" w:author="#WANG ZIHAO#" w:date="2026-06-18T23:13:00Z" w16du:dateUtc="2026-06-18T15:13:00Z">
        <w:r w:rsidR="00501720">
          <w:rPr>
            <w:sz w:val="20"/>
            <w:szCs w:val="20"/>
          </w:rPr>
          <w:t xml:space="preserve"> baseline</w:t>
        </w:r>
      </w:ins>
      <w:r w:rsidRPr="00CF5428">
        <w:rPr>
          <w:sz w:val="20"/>
          <w:szCs w:val="20"/>
        </w:rPr>
        <w:t xml:space="preserve"> </w:t>
      </w:r>
      <w:ins w:id="932" w:author="#WANG ZIHAO#" w:date="2026-06-18T23:12:00Z" w16du:dateUtc="2026-06-18T15:12:00Z">
        <w:r w:rsidR="00501720">
          <w:rPr>
            <w:sz w:val="20"/>
            <w:szCs w:val="20"/>
          </w:rPr>
          <w:t xml:space="preserve">susceptible </w:t>
        </w:r>
      </w:ins>
      <w:del w:id="933" w:author="#WANG ZIHAO#" w:date="2026-06-18T23:11:00Z" w16du:dateUtc="2026-06-18T15:11:00Z">
        <w:r w:rsidRPr="00CF5428" w:rsidDel="00501720">
          <w:rPr>
            <w:sz w:val="20"/>
            <w:szCs w:val="20"/>
          </w:rPr>
          <w:delText xml:space="preserve">wild-type </w:delText>
        </w:r>
      </w:del>
      <w:r w:rsidRPr="00CF5428">
        <w:rPr>
          <w:sz w:val="20"/>
          <w:szCs w:val="20"/>
        </w:rPr>
        <w:t xml:space="preserve">population </w:t>
      </w:r>
      <w:r w:rsidR="0029501D">
        <w:rPr>
          <w:sz w:val="20"/>
          <w:szCs w:val="20"/>
        </w:rPr>
        <w:t>falls</w:t>
      </w:r>
      <w:r w:rsidR="00031FFC" w:rsidRPr="00031FFC">
        <w:rPr>
          <w:sz w:val="20"/>
          <w:szCs w:val="20"/>
        </w:rPr>
        <w:t xml:space="preserve"> to near-elimination </w:t>
      </w:r>
      <w:r w:rsidR="00562577">
        <w:rPr>
          <w:sz w:val="20"/>
          <w:szCs w:val="20"/>
        </w:rPr>
        <w:t>(Fig. 5b)</w:t>
      </w:r>
      <w:r w:rsidR="0029501D">
        <w:rPr>
          <w:sz w:val="20"/>
          <w:szCs w:val="20"/>
        </w:rPr>
        <w:t xml:space="preserve">, with a concurrent rapid increase in the proportion of </w:t>
      </w:r>
      <w:r w:rsidR="00031FFC" w:rsidRPr="00031FFC">
        <w:rPr>
          <w:sz w:val="20"/>
          <w:szCs w:val="20"/>
        </w:rPr>
        <w:t xml:space="preserve">Tet-R </w:t>
      </w:r>
      <w:r w:rsidR="003C774C">
        <w:rPr>
          <w:sz w:val="20"/>
          <w:szCs w:val="20"/>
        </w:rPr>
        <w:t>strain</w:t>
      </w:r>
      <w:r w:rsidR="0029501D">
        <w:rPr>
          <w:sz w:val="20"/>
          <w:szCs w:val="20"/>
        </w:rPr>
        <w:t>s over time</w:t>
      </w:r>
      <w:r w:rsidR="00031FFC">
        <w:rPr>
          <w:sz w:val="20"/>
          <w:szCs w:val="20"/>
        </w:rPr>
        <w:t xml:space="preserve"> </w:t>
      </w:r>
      <w:r w:rsidR="00562577">
        <w:rPr>
          <w:sz w:val="20"/>
          <w:szCs w:val="20"/>
        </w:rPr>
        <w:t>(Fig. 5f)</w:t>
      </w:r>
      <w:r w:rsidR="0029501D">
        <w:rPr>
          <w:sz w:val="20"/>
          <w:szCs w:val="20"/>
        </w:rPr>
        <w:t>.</w:t>
      </w:r>
      <w:r w:rsidR="00031FFC">
        <w:rPr>
          <w:sz w:val="20"/>
          <w:szCs w:val="20"/>
        </w:rPr>
        <w:t xml:space="preserve"> </w:t>
      </w:r>
      <w:r w:rsidRPr="00CF5428">
        <w:rPr>
          <w:sz w:val="20"/>
          <w:szCs w:val="20"/>
        </w:rPr>
        <w:t xml:space="preserve">Cef-R and Dual-R lineages remain </w:t>
      </w:r>
      <w:r w:rsidR="00031FFC">
        <w:rPr>
          <w:sz w:val="20"/>
          <w:szCs w:val="20"/>
        </w:rPr>
        <w:t xml:space="preserve">structurally </w:t>
      </w:r>
      <w:r w:rsidRPr="00CF5428">
        <w:rPr>
          <w:sz w:val="20"/>
          <w:szCs w:val="20"/>
        </w:rPr>
        <w:t>suppressed at near-zero levels</w:t>
      </w:r>
      <w:r w:rsidR="00562577">
        <w:rPr>
          <w:sz w:val="20"/>
          <w:szCs w:val="20"/>
        </w:rPr>
        <w:t xml:space="preserve"> (Fig. 5j and Fig. 5n)</w:t>
      </w:r>
      <w:r w:rsidRPr="00CF5428">
        <w:rPr>
          <w:sz w:val="20"/>
          <w:szCs w:val="20"/>
        </w:rPr>
        <w:t xml:space="preserve">. Crucially, within the combined dual-intervention strategy, the simultaneous introduction of vaccination fails to significantly alter the strain distribution observed under doxy-PEP </w:t>
      </w:r>
      <w:r w:rsidR="00346D43">
        <w:rPr>
          <w:sz w:val="20"/>
          <w:szCs w:val="20"/>
        </w:rPr>
        <w:t>standalone intervention</w:t>
      </w:r>
      <w:r w:rsidR="00562577">
        <w:rPr>
          <w:sz w:val="20"/>
          <w:szCs w:val="20"/>
        </w:rPr>
        <w:t xml:space="preserve"> (Fig. 5d and Fig. 5h)</w:t>
      </w:r>
      <w:r w:rsidRPr="00CF5428">
        <w:rPr>
          <w:sz w:val="20"/>
          <w:szCs w:val="20"/>
        </w:rPr>
        <w:t xml:space="preserve">. </w:t>
      </w:r>
      <w:commentRangeStart w:id="934"/>
      <w:commentRangeStart w:id="935"/>
      <w:del w:id="936" w:author="#WANG ZIHAO#" w:date="2026-06-16T18:02:00Z" w16du:dateUtc="2026-06-16T10:02:00Z">
        <w:r w:rsidRPr="00CF5428" w:rsidDel="00C817D2">
          <w:rPr>
            <w:sz w:val="20"/>
            <w:szCs w:val="20"/>
          </w:rPr>
          <w:delText xml:space="preserve">This systematic insensitivity to vaccine-mediated coverage demonstrates an asymmetric selective dominance, proving that the absolute scale of doxy-PEP implementation operates as the primary, overriding driver of long-term </w:delText>
        </w:r>
      </w:del>
      <w:del w:id="937" w:author="#WANG ZIHAO#" w:date="2026-06-16T14:55:00Z" w16du:dateUtc="2026-06-16T06:55:00Z">
        <w:r w:rsidRPr="00CF5428" w:rsidDel="00A00613">
          <w:rPr>
            <w:sz w:val="20"/>
            <w:szCs w:val="20"/>
          </w:rPr>
          <w:delText>phenotypic</w:delText>
        </w:r>
      </w:del>
      <w:del w:id="938" w:author="#WANG ZIHAO#" w:date="2026-06-16T18:02:00Z" w16du:dateUtc="2026-06-16T10:02:00Z">
        <w:r w:rsidRPr="00CF5428" w:rsidDel="00C817D2">
          <w:rPr>
            <w:sz w:val="20"/>
            <w:szCs w:val="20"/>
          </w:rPr>
          <w:delText xml:space="preserve"> prevalence within the co-circulating transmission network.</w:delText>
        </w:r>
        <w:commentRangeEnd w:id="920"/>
        <w:r w:rsidR="00412EF9" w:rsidRPr="00CF5428" w:rsidDel="00C817D2">
          <w:rPr>
            <w:rStyle w:val="CommentReference"/>
            <w:sz w:val="20"/>
            <w:szCs w:val="20"/>
          </w:rPr>
          <w:commentReference w:id="920"/>
        </w:r>
        <w:commentRangeEnd w:id="921"/>
        <w:r w:rsidR="00412EF9" w:rsidRPr="00CF5428" w:rsidDel="00C817D2">
          <w:rPr>
            <w:rStyle w:val="CommentReference"/>
            <w:sz w:val="20"/>
            <w:szCs w:val="20"/>
          </w:rPr>
          <w:commentReference w:id="921"/>
        </w:r>
        <w:commentRangeEnd w:id="922"/>
        <w:r w:rsidR="00031FFC" w:rsidRPr="00CF5428" w:rsidDel="00C817D2">
          <w:rPr>
            <w:rStyle w:val="CommentReference"/>
            <w:sz w:val="20"/>
            <w:szCs w:val="20"/>
          </w:rPr>
          <w:commentReference w:id="922"/>
        </w:r>
        <w:commentRangeEnd w:id="934"/>
        <w:r w:rsidR="0029501D" w:rsidRPr="00CF5428" w:rsidDel="00C817D2">
          <w:rPr>
            <w:rStyle w:val="CommentReference"/>
            <w:sz w:val="20"/>
            <w:szCs w:val="20"/>
          </w:rPr>
          <w:commentReference w:id="934"/>
        </w:r>
        <w:commentRangeEnd w:id="935"/>
        <w:r w:rsidR="0031528B" w:rsidRPr="00CF5428" w:rsidDel="00C817D2">
          <w:rPr>
            <w:rStyle w:val="CommentReference"/>
            <w:sz w:val="20"/>
            <w:szCs w:val="20"/>
          </w:rPr>
          <w:commentReference w:id="935"/>
        </w:r>
      </w:del>
    </w:p>
    <w:p w14:paraId="0FBAA459" w14:textId="448E5BC8" w:rsidR="00F52E0E" w:rsidRDefault="00B840CE" w:rsidP="006E0D5A">
      <w:pPr>
        <w:pStyle w:val="NormalWeb"/>
        <w:spacing w:line="276" w:lineRule="auto"/>
        <w:jc w:val="both"/>
        <w:rPr>
          <w:sz w:val="20"/>
          <w:szCs w:val="20"/>
          <w:lang w:val="en-GB"/>
        </w:rPr>
      </w:pPr>
      <w:r>
        <w:rPr>
          <w:b/>
          <w:bCs/>
          <w:noProof/>
          <w:sz w:val="20"/>
          <w:szCs w:val="20"/>
          <w:lang w:val="en-GB"/>
          <w14:ligatures w14:val="standardContextual"/>
        </w:rPr>
        <w:lastRenderedPageBreak/>
        <w:drawing>
          <wp:inline distT="0" distB="0" distL="0" distR="0" wp14:anchorId="531313E3" wp14:editId="6A3816F2">
            <wp:extent cx="5731510" cy="5731510"/>
            <wp:effectExtent l="0" t="0" r="0" b="0"/>
            <wp:docPr id="196945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58777" name="Picture 1969458777"/>
                    <pic:cNvPicPr/>
                  </pic:nvPicPr>
                  <pic:blipFill>
                    <a:blip r:embed="rId19"/>
                    <a:stretch>
                      <a:fillRect/>
                    </a:stretch>
                  </pic:blipFill>
                  <pic:spPr>
                    <a:xfrm>
                      <a:off x="0" y="0"/>
                      <a:ext cx="5731510" cy="5731510"/>
                    </a:xfrm>
                    <a:prstGeom prst="rect">
                      <a:avLst/>
                    </a:prstGeom>
                  </pic:spPr>
                </pic:pic>
              </a:graphicData>
            </a:graphic>
          </wp:inline>
        </w:drawing>
      </w:r>
      <w:r w:rsidR="001603F1" w:rsidRPr="00CF5428">
        <w:rPr>
          <w:b/>
          <w:bCs/>
          <w:sz w:val="20"/>
          <w:szCs w:val="20"/>
          <w:lang w:val="en-GB"/>
        </w:rPr>
        <w:t xml:space="preserve"> </w:t>
      </w:r>
      <w:commentRangeStart w:id="939"/>
      <w:r w:rsidR="001603F1" w:rsidRPr="00CF5428">
        <w:rPr>
          <w:b/>
          <w:bCs/>
          <w:sz w:val="20"/>
          <w:szCs w:val="20"/>
          <w:lang w:val="en-GB"/>
        </w:rPr>
        <w:t>Fig</w:t>
      </w:r>
      <w:commentRangeEnd w:id="939"/>
      <w:r w:rsidRPr="00CF5428">
        <w:rPr>
          <w:rStyle w:val="CommentReference"/>
          <w:b/>
          <w:bCs/>
          <w:sz w:val="20"/>
          <w:szCs w:val="20"/>
          <w:lang w:val="en-GB"/>
        </w:rPr>
        <w:commentReference w:id="939"/>
      </w:r>
      <w:r w:rsidR="001603F1" w:rsidRPr="00CF5428">
        <w:rPr>
          <w:b/>
          <w:bCs/>
          <w:sz w:val="20"/>
          <w:szCs w:val="20"/>
          <w:lang w:val="en-GB"/>
        </w:rPr>
        <w:t>. 5:</w:t>
      </w:r>
      <w:r w:rsidR="001603F1" w:rsidRPr="00CF5428">
        <w:rPr>
          <w:sz w:val="20"/>
          <w:szCs w:val="20"/>
          <w:lang w:val="en-GB"/>
        </w:rPr>
        <w:t xml:space="preserve"> </w:t>
      </w:r>
      <w:r w:rsidR="001603F1" w:rsidRPr="00CF5428">
        <w:rPr>
          <w:b/>
          <w:bCs/>
          <w:sz w:val="20"/>
          <w:szCs w:val="20"/>
          <w:lang w:val="en-GB"/>
        </w:rPr>
        <w:t xml:space="preserve">Predicted </w:t>
      </w:r>
      <w:r w:rsidR="00676803">
        <w:rPr>
          <w:b/>
          <w:bCs/>
          <w:sz w:val="20"/>
          <w:szCs w:val="20"/>
          <w:lang w:val="en-GB"/>
        </w:rPr>
        <w:t>strain prevalence</w:t>
      </w:r>
      <w:r w:rsidR="001603F1" w:rsidRPr="00CF5428">
        <w:rPr>
          <w:b/>
          <w:bCs/>
          <w:sz w:val="20"/>
          <w:szCs w:val="20"/>
          <w:lang w:val="en-GB"/>
        </w:rPr>
        <w:t xml:space="preserve"> of </w:t>
      </w:r>
      <w:r w:rsidR="001603F1" w:rsidRPr="00CF5428">
        <w:rPr>
          <w:b/>
          <w:bCs/>
          <w:i/>
          <w:iCs/>
          <w:sz w:val="20"/>
          <w:szCs w:val="20"/>
          <w:lang w:val="en-GB"/>
        </w:rPr>
        <w:t>N. gonorrhoeae</w:t>
      </w:r>
      <w:r w:rsidR="001603F1" w:rsidRPr="00CF5428">
        <w:rPr>
          <w:b/>
          <w:bCs/>
          <w:sz w:val="20"/>
          <w:szCs w:val="20"/>
          <w:lang w:val="en-GB"/>
        </w:rPr>
        <w:t xml:space="preserve"> strains at the 15-year simulation horizon (2041) </w:t>
      </w:r>
      <w:r w:rsidR="0082218B" w:rsidRPr="00CF5428">
        <w:rPr>
          <w:b/>
          <w:bCs/>
          <w:sz w:val="20"/>
          <w:szCs w:val="20"/>
          <w:lang w:val="en-GB"/>
        </w:rPr>
        <w:t>across varying joint intervention coverages</w:t>
      </w:r>
      <w:r w:rsidR="001603F1" w:rsidRPr="00CF5428">
        <w:rPr>
          <w:b/>
          <w:bCs/>
          <w:sz w:val="20"/>
          <w:szCs w:val="20"/>
          <w:lang w:val="en-GB"/>
        </w:rPr>
        <w:t>.</w:t>
      </w:r>
      <w:r w:rsidR="001603F1" w:rsidRPr="00CF5428">
        <w:rPr>
          <w:sz w:val="20"/>
          <w:szCs w:val="20"/>
          <w:lang w:val="en-GB"/>
        </w:rPr>
        <w:t xml:space="preserve"> </w:t>
      </w:r>
      <w:r w:rsidR="00FA63A4" w:rsidRPr="00FA63A4">
        <w:rPr>
          <w:sz w:val="20"/>
          <w:szCs w:val="20"/>
          <w:lang w:val="en-GB"/>
        </w:rPr>
        <w:t xml:space="preserve">Individual matrix coordinates within the heatmap denote median projections generated from a probabilistic sensitivity analysis sampling </w:t>
      </w:r>
      <w:r w:rsidR="00FA63A4">
        <w:rPr>
          <w:sz w:val="20"/>
          <w:szCs w:val="20"/>
          <w:lang w:val="en-GB"/>
        </w:rPr>
        <w:t>1000</w:t>
      </w:r>
      <w:r w:rsidR="00FA63A4" w:rsidRPr="00FA63A4">
        <w:rPr>
          <w:sz w:val="20"/>
          <w:szCs w:val="20"/>
          <w:lang w:val="en-GB"/>
        </w:rPr>
        <w:t xml:space="preserve"> distinct parameter combinations from the joint posterior distribution.</w:t>
      </w:r>
      <w:r w:rsidR="00FA63A4">
        <w:rPr>
          <w:sz w:val="20"/>
          <w:szCs w:val="20"/>
          <w:lang w:val="en-GB"/>
        </w:rPr>
        <w:t xml:space="preserve"> </w:t>
      </w:r>
      <w:r w:rsidR="001603F1" w:rsidRPr="00CF5428">
        <w:rPr>
          <w:sz w:val="20"/>
          <w:szCs w:val="20"/>
          <w:lang w:val="en-GB"/>
        </w:rPr>
        <w:t xml:space="preserve">Projections are generated under the stabilized behavioural baseline (Scenario A), assuming initial 2027 population-level </w:t>
      </w:r>
      <w:del w:id="940" w:author="#WANG ZIHAO#" w:date="2026-06-16T14:55:00Z" w16du:dateUtc="2026-06-16T06:55:00Z">
        <w:r w:rsidR="001603F1" w:rsidRPr="00CF5428" w:rsidDel="00A00613">
          <w:rPr>
            <w:sz w:val="20"/>
            <w:szCs w:val="20"/>
            <w:lang w:val="en-GB"/>
          </w:rPr>
          <w:delText>phenotypic</w:delText>
        </w:r>
      </w:del>
      <w:ins w:id="941" w:author="#WANG ZIHAO#" w:date="2026-06-16T14:55:00Z" w16du:dateUtc="2026-06-16T06:55:00Z">
        <w:r w:rsidR="00A00613">
          <w:rPr>
            <w:sz w:val="20"/>
            <w:szCs w:val="20"/>
            <w:lang w:val="en-GB"/>
          </w:rPr>
          <w:t>strain-specific</w:t>
        </w:r>
      </w:ins>
      <w:r w:rsidR="001603F1" w:rsidRPr="00CF5428">
        <w:rPr>
          <w:sz w:val="20"/>
          <w:szCs w:val="20"/>
          <w:lang w:val="en-GB"/>
        </w:rPr>
        <w:t xml:space="preserve"> resistance proportions of </w:t>
      </w:r>
      <m:oMath>
        <m:r>
          <w:rPr>
            <w:rFonts w:ascii="Cambria Math" w:hAnsi="Cambria Math"/>
            <w:sz w:val="20"/>
            <w:szCs w:val="20"/>
            <w:lang w:val="en-GB"/>
          </w:rPr>
          <m:t>1 </m:t>
        </m:r>
        <m:r>
          <m:rPr>
            <m:sty m:val="p"/>
          </m:rPr>
          <w:rPr>
            <w:rFonts w:ascii="Cambria Math" w:hAnsi="Cambria Math"/>
            <w:sz w:val="20"/>
            <w:szCs w:val="20"/>
            <w:lang w:val="en-GB"/>
          </w:rPr>
          <m:t>×</m:t>
        </m:r>
        <m:r>
          <w:rPr>
            <w:rFonts w:ascii="Cambria Math" w:hAnsi="Cambria Math"/>
            <w:sz w:val="20"/>
            <w:szCs w:val="20"/>
            <w:lang w:val="en-GB"/>
          </w:rPr>
          <m:t> </m:t>
        </m:r>
        <m:sSup>
          <m:sSupPr>
            <m:ctrlPr>
              <w:rPr>
                <w:rFonts w:ascii="Cambria Math" w:hAnsi="Cambria Math"/>
                <w:i/>
                <w:sz w:val="20"/>
                <w:szCs w:val="20"/>
                <w:vertAlign w:val="superscript"/>
                <w:lang w:val="en-GB"/>
              </w:rPr>
            </m:ctrlPr>
          </m:sSupPr>
          <m:e>
            <m:r>
              <w:rPr>
                <w:rFonts w:ascii="Cambria Math" w:hAnsi="Cambria Math"/>
                <w:sz w:val="20"/>
                <w:szCs w:val="20"/>
                <w:lang w:val="en-GB"/>
              </w:rPr>
              <m:t>10</m:t>
            </m:r>
            <m:ctrlPr>
              <w:rPr>
                <w:rFonts w:ascii="Cambria Math" w:hAnsi="Cambria Math"/>
                <w:i/>
                <w:sz w:val="20"/>
                <w:szCs w:val="20"/>
                <w:lang w:val="en-GB"/>
              </w:rPr>
            </m:ctrlPr>
          </m:e>
          <m:sup>
            <m:r>
              <w:rPr>
                <w:rFonts w:ascii="Cambria Math" w:hAnsi="Cambria Math"/>
                <w:sz w:val="20"/>
                <w:szCs w:val="20"/>
                <w:vertAlign w:val="superscript"/>
                <w:lang w:val="en-GB"/>
              </w:rPr>
              <m:t>-4</m:t>
            </m:r>
          </m:sup>
        </m:sSup>
      </m:oMath>
      <w:r w:rsidR="001603F1" w:rsidRPr="00CF5428">
        <w:rPr>
          <w:sz w:val="20"/>
          <w:szCs w:val="20"/>
          <w:lang w:val="en-GB"/>
        </w:rPr>
        <w:t xml:space="preserve"> for Cef-R and </w:t>
      </w:r>
      <m:oMath>
        <m:r>
          <w:rPr>
            <w:rFonts w:ascii="Cambria Math" w:hAnsi="Cambria Math"/>
            <w:sz w:val="20"/>
            <w:szCs w:val="20"/>
            <w:lang w:val="en-GB"/>
          </w:rPr>
          <m:t>8</m:t>
        </m:r>
        <m:r>
          <m:rPr>
            <m:sty m:val="p"/>
          </m:rPr>
          <w:rPr>
            <w:rFonts w:ascii="Cambria Math" w:hAnsi="Cambria Math"/>
            <w:sz w:val="20"/>
            <w:szCs w:val="20"/>
            <w:lang w:val="en-GB"/>
          </w:rPr>
          <m:t>×</m:t>
        </m:r>
        <m:sSup>
          <m:sSupPr>
            <m:ctrlPr>
              <w:rPr>
                <w:rFonts w:ascii="Cambria Math" w:hAnsi="Cambria Math"/>
                <w:i/>
                <w:sz w:val="20"/>
                <w:szCs w:val="20"/>
                <w:lang w:val="en-GB"/>
              </w:rPr>
            </m:ctrlPr>
          </m:sSupPr>
          <m:e>
            <m:r>
              <w:rPr>
                <w:rFonts w:ascii="Cambria Math" w:hAnsi="Cambria Math"/>
                <w:sz w:val="20"/>
                <w:szCs w:val="20"/>
                <w:lang w:val="en-GB"/>
              </w:rPr>
              <m:t>10</m:t>
            </m:r>
            <m:ctrlPr>
              <w:rPr>
                <w:rFonts w:ascii="Cambria Math" w:hAnsi="Cambria Math"/>
                <w:sz w:val="20"/>
                <w:szCs w:val="20"/>
                <w:lang w:val="en-GB"/>
              </w:rPr>
            </m:ctrlPr>
          </m:e>
          <m:sup>
            <m:r>
              <w:rPr>
                <w:rFonts w:ascii="Cambria Math" w:hAnsi="Cambria Math"/>
                <w:sz w:val="20"/>
                <w:szCs w:val="20"/>
                <w:lang w:val="en-GB"/>
              </w:rPr>
              <m:t>-5</m:t>
            </m:r>
          </m:sup>
        </m:sSup>
      </m:oMath>
      <w:r w:rsidR="001603F1" w:rsidRPr="00CF5428">
        <w:rPr>
          <w:sz w:val="20"/>
          <w:szCs w:val="20"/>
          <w:lang w:val="en-GB"/>
        </w:rPr>
        <w:t xml:space="preserve"> for Dual-R strains. Subpanels depict the final proportional market share (%) of </w:t>
      </w:r>
      <w:del w:id="942" w:author="#WANG ZIHAO#" w:date="2026-06-18T23:19:00Z" w16du:dateUtc="2026-06-18T15:19:00Z">
        <w:r w:rsidR="001603F1" w:rsidRPr="00CF5428" w:rsidDel="00317E25">
          <w:rPr>
            <w:sz w:val="20"/>
            <w:szCs w:val="20"/>
            <w:lang w:val="en-GB"/>
          </w:rPr>
          <w:delText>susceptible</w:delText>
        </w:r>
      </w:del>
      <w:ins w:id="943" w:author="#WANG ZIHAO#" w:date="2026-06-18T23:19:00Z" w16du:dateUtc="2026-06-18T15:19:00Z">
        <w:r w:rsidR="00317E25">
          <w:rPr>
            <w:sz w:val="20"/>
            <w:szCs w:val="20"/>
            <w:lang w:val="en-GB"/>
          </w:rPr>
          <w:t>baseline susceptible</w:t>
        </w:r>
      </w:ins>
      <w:del w:id="944" w:author="#WANG ZIHAO#" w:date="2026-06-18T23:12:00Z" w16du:dateUtc="2026-06-18T15:12:00Z">
        <w:r w:rsidR="001603F1" w:rsidRPr="00CF5428" w:rsidDel="00501720">
          <w:rPr>
            <w:sz w:val="20"/>
            <w:szCs w:val="20"/>
            <w:lang w:val="en-GB"/>
          </w:rPr>
          <w:delText xml:space="preserve"> (wild-type)</w:delText>
        </w:r>
      </w:del>
      <w:r w:rsidR="001603F1" w:rsidRPr="00CF5428">
        <w:rPr>
          <w:sz w:val="20"/>
          <w:szCs w:val="20"/>
          <w:lang w:val="en-GB"/>
        </w:rPr>
        <w:t xml:space="preserve">, Tet-R, Cef-R, and Dual-R infections as a function of the </w:t>
      </w:r>
      <w:r w:rsidR="00555DBD" w:rsidRPr="00CF5428">
        <w:rPr>
          <w:sz w:val="20"/>
          <w:szCs w:val="20"/>
          <w:lang w:val="en-GB"/>
        </w:rPr>
        <w:t>target population uptake rates for doxy-PEP</w:t>
      </w:r>
      <w:r w:rsidR="001603F1" w:rsidRPr="00CF5428">
        <w:rPr>
          <w:sz w:val="20"/>
          <w:szCs w:val="20"/>
          <w:lang w:val="en-GB"/>
        </w:rPr>
        <w:t xml:space="preserve"> (ranging from 0.0 to 1.0</w:t>
      </w:r>
      <w:r w:rsidR="006F4CA0">
        <w:rPr>
          <w:sz w:val="20"/>
          <w:szCs w:val="20"/>
          <w:lang w:val="en-GB"/>
        </w:rPr>
        <w:t>, horizontal</w:t>
      </w:r>
      <w:r w:rsidR="006F4CA0" w:rsidRPr="009C4277">
        <w:rPr>
          <w:sz w:val="20"/>
          <w:szCs w:val="20"/>
          <w:lang w:val="en-GB"/>
        </w:rPr>
        <w:t xml:space="preserve"> axes</w:t>
      </w:r>
      <w:r w:rsidR="001603F1" w:rsidRPr="00CF5428">
        <w:rPr>
          <w:sz w:val="20"/>
          <w:szCs w:val="20"/>
          <w:lang w:val="en-GB"/>
        </w:rPr>
        <w:t xml:space="preserve">) swept against </w:t>
      </w:r>
      <w:r w:rsidR="00555DBD" w:rsidRPr="00CF5428">
        <w:rPr>
          <w:sz w:val="20"/>
          <w:szCs w:val="20"/>
          <w:lang w:val="en-GB"/>
        </w:rPr>
        <w:t xml:space="preserve">target population uptake rates for vaccination </w:t>
      </w:r>
      <w:r w:rsidR="001603F1" w:rsidRPr="00CF5428">
        <w:rPr>
          <w:sz w:val="20"/>
          <w:szCs w:val="20"/>
          <w:lang w:val="en-GB"/>
        </w:rPr>
        <w:t>(ranging from 0.0 to 1.0</w:t>
      </w:r>
      <w:r w:rsidR="006F4CA0">
        <w:rPr>
          <w:sz w:val="20"/>
          <w:szCs w:val="20"/>
          <w:lang w:val="en-GB"/>
        </w:rPr>
        <w:t xml:space="preserve">, </w:t>
      </w:r>
      <w:r w:rsidR="006F4CA0" w:rsidRPr="009C4277">
        <w:rPr>
          <w:sz w:val="20"/>
          <w:szCs w:val="20"/>
          <w:lang w:val="en-GB"/>
        </w:rPr>
        <w:t>vertical axes</w:t>
      </w:r>
      <w:r w:rsidR="001603F1" w:rsidRPr="00CF5428">
        <w:rPr>
          <w:sz w:val="20"/>
          <w:szCs w:val="20"/>
          <w:lang w:val="en-GB"/>
        </w:rPr>
        <w:t xml:space="preserve">) for </w:t>
      </w:r>
      <w:r w:rsidR="006403AC" w:rsidRPr="00CF5428">
        <w:rPr>
          <w:sz w:val="20"/>
          <w:szCs w:val="20"/>
          <w:lang w:val="en-GB"/>
        </w:rPr>
        <w:t xml:space="preserve">no intervention, </w:t>
      </w:r>
      <w:r w:rsidR="001603F1" w:rsidRPr="00CF5428">
        <w:rPr>
          <w:sz w:val="20"/>
          <w:szCs w:val="20"/>
          <w:lang w:val="en-GB"/>
        </w:rPr>
        <w:t xml:space="preserve">doxy-PEP </w:t>
      </w:r>
      <w:r w:rsidR="00346D43">
        <w:rPr>
          <w:sz w:val="20"/>
          <w:szCs w:val="20"/>
          <w:lang w:val="en-GB"/>
        </w:rPr>
        <w:t>standalone intervention</w:t>
      </w:r>
      <w:r w:rsidR="001603F1" w:rsidRPr="00CF5428">
        <w:rPr>
          <w:sz w:val="20"/>
          <w:szCs w:val="20"/>
          <w:lang w:val="en-GB"/>
        </w:rPr>
        <w:t xml:space="preserve">, vaccination </w:t>
      </w:r>
      <w:r w:rsidR="00346D43">
        <w:rPr>
          <w:sz w:val="20"/>
          <w:szCs w:val="20"/>
          <w:lang w:val="en-GB"/>
        </w:rPr>
        <w:t>standalone intervention</w:t>
      </w:r>
      <w:r w:rsidR="001603F1" w:rsidRPr="00CF5428">
        <w:rPr>
          <w:sz w:val="20"/>
          <w:szCs w:val="20"/>
          <w:lang w:val="en-GB"/>
        </w:rPr>
        <w:t>, and the combined intervention strategy.</w:t>
      </w:r>
      <w:r w:rsidR="006F4CA0">
        <w:rPr>
          <w:sz w:val="20"/>
          <w:szCs w:val="20"/>
          <w:lang w:val="en-GB"/>
        </w:rPr>
        <w:t xml:space="preserve"> T</w:t>
      </w:r>
      <w:r w:rsidR="006F4CA0" w:rsidRPr="009C4277">
        <w:rPr>
          <w:sz w:val="20"/>
          <w:szCs w:val="20"/>
          <w:lang w:val="en-GB"/>
        </w:rPr>
        <w:t>he strain prevalence is plotted on a non-linear logarithmic (</w:t>
      </w:r>
      <m:oMath>
        <m:r>
          <w:rPr>
            <w:rFonts w:ascii="Cambria Math" w:hAnsi="Cambria Math"/>
            <w:sz w:val="20"/>
            <w:szCs w:val="20"/>
          </w:rPr>
          <m:t>lo</m:t>
        </m:r>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10</m:t>
            </m:r>
          </m:sub>
        </m:sSub>
      </m:oMath>
      <w:r w:rsidR="006F4CA0" w:rsidRPr="009C4277">
        <w:rPr>
          <w:sz w:val="20"/>
          <w:szCs w:val="20"/>
          <w:lang w:val="en-GB"/>
        </w:rPr>
        <w:t>-equivalent pseudo-log) scale. Absolute values of 0%, 1%, 5%, 10%, 25%, 50%, and 100% are mapped to distinct legend thresholds to clearly differentiate baseline competitive shifts from complete strain replacement. Text labels (a</w:t>
      </w:r>
      <w:r w:rsidR="006F4CA0">
        <w:rPr>
          <w:sz w:val="20"/>
          <w:szCs w:val="20"/>
          <w:lang w:val="en-GB"/>
        </w:rPr>
        <w:t xml:space="preserve"> - </w:t>
      </w:r>
      <w:r w:rsidR="006F4CA0" w:rsidRPr="009C4277">
        <w:rPr>
          <w:sz w:val="20"/>
          <w:szCs w:val="20"/>
          <w:lang w:val="en-GB"/>
        </w:rPr>
        <w:t>p) correspond directly to individual parameter grid subplots.</w:t>
      </w:r>
    </w:p>
    <w:p w14:paraId="7C8BC5D8" w14:textId="77777777" w:rsidR="00527784" w:rsidRDefault="00527784" w:rsidP="006E0D5A">
      <w:pPr>
        <w:pStyle w:val="NormalWeb"/>
        <w:spacing w:line="276" w:lineRule="auto"/>
        <w:jc w:val="both"/>
        <w:rPr>
          <w:sz w:val="20"/>
          <w:szCs w:val="20"/>
          <w:lang w:val="en-GB"/>
        </w:rPr>
      </w:pPr>
    </w:p>
    <w:p w14:paraId="20489E4C" w14:textId="77777777" w:rsidR="00527784" w:rsidRPr="00CF5428" w:rsidRDefault="00527784" w:rsidP="006E0D5A">
      <w:pPr>
        <w:pStyle w:val="NormalWeb"/>
        <w:spacing w:line="276" w:lineRule="auto"/>
        <w:jc w:val="both"/>
        <w:rPr>
          <w:sz w:val="20"/>
          <w:szCs w:val="20"/>
          <w:lang w:val="en-GB"/>
        </w:rPr>
      </w:pPr>
    </w:p>
    <w:p w14:paraId="5B19128D" w14:textId="227C9F2D" w:rsidR="00E72F2E" w:rsidRPr="00CF5428" w:rsidRDefault="00E72F2E" w:rsidP="006E0D5A">
      <w:pPr>
        <w:pStyle w:val="NormalWeb"/>
        <w:spacing w:line="276" w:lineRule="auto"/>
        <w:jc w:val="both"/>
        <w:rPr>
          <w:b/>
          <w:bCs/>
          <w:sz w:val="20"/>
          <w:szCs w:val="20"/>
          <w:lang w:val="en-GB"/>
        </w:rPr>
      </w:pPr>
      <w:commentRangeStart w:id="945"/>
      <w:commentRangeStart w:id="946"/>
      <w:r w:rsidRPr="00CF5428">
        <w:rPr>
          <w:b/>
          <w:bCs/>
          <w:sz w:val="20"/>
          <w:szCs w:val="20"/>
          <w:lang w:val="en-GB"/>
        </w:rPr>
        <w:lastRenderedPageBreak/>
        <w:t>Discussion</w:t>
      </w:r>
      <w:commentRangeEnd w:id="945"/>
      <w:r w:rsidR="002D3225" w:rsidRPr="00CF5428">
        <w:rPr>
          <w:rStyle w:val="CommentReference"/>
          <w:b/>
          <w:bCs/>
          <w:sz w:val="20"/>
          <w:szCs w:val="20"/>
          <w:lang w:val="en-GB"/>
        </w:rPr>
        <w:commentReference w:id="945"/>
      </w:r>
      <w:commentRangeEnd w:id="946"/>
      <w:r w:rsidR="00983B32" w:rsidRPr="00CF5428">
        <w:rPr>
          <w:rStyle w:val="CommentReference"/>
          <w:b/>
          <w:bCs/>
          <w:sz w:val="20"/>
          <w:szCs w:val="20"/>
          <w:lang w:val="en-GB"/>
        </w:rPr>
        <w:commentReference w:id="946"/>
      </w:r>
    </w:p>
    <w:p w14:paraId="183621BB" w14:textId="32665E5B" w:rsidR="00323B5D" w:rsidRDefault="00DC70D2" w:rsidP="006E0D5A">
      <w:pPr>
        <w:pStyle w:val="NormalWeb"/>
        <w:spacing w:line="276" w:lineRule="auto"/>
        <w:jc w:val="both"/>
        <w:rPr>
          <w:ins w:id="947" w:author="#WANG ZIHAO#" w:date="2026-06-18T18:06:00Z" w16du:dateUtc="2026-06-18T10:06:00Z"/>
          <w:sz w:val="20"/>
          <w:szCs w:val="20"/>
        </w:rPr>
      </w:pPr>
      <w:r w:rsidRPr="00CF5428">
        <w:rPr>
          <w:sz w:val="20"/>
          <w:szCs w:val="20"/>
          <w:lang w:val="en-GB"/>
        </w:rPr>
        <w:t xml:space="preserve">This modelling study provides a quantitative evaluation of the long-term epidemiological </w:t>
      </w:r>
      <w:del w:id="948" w:author="#WANG ZIHAO#" w:date="2026-06-16T18:17:00Z" w16du:dateUtc="2026-06-16T10:17:00Z">
        <w:r w:rsidRPr="00CF5428" w:rsidDel="00E108BF">
          <w:rPr>
            <w:sz w:val="20"/>
            <w:szCs w:val="20"/>
            <w:lang w:val="en-GB"/>
          </w:rPr>
          <w:delText xml:space="preserve">and evolutionary </w:delText>
        </w:r>
      </w:del>
      <w:r w:rsidRPr="00CF5428">
        <w:rPr>
          <w:sz w:val="20"/>
          <w:szCs w:val="20"/>
          <w:lang w:val="en-GB"/>
        </w:rPr>
        <w:t xml:space="preserve">consequences on </w:t>
      </w:r>
      <w:r w:rsidRPr="00CF5428">
        <w:rPr>
          <w:i/>
          <w:iCs/>
          <w:sz w:val="20"/>
          <w:szCs w:val="20"/>
          <w:lang w:val="en-GB"/>
        </w:rPr>
        <w:t>N. gonorrhoeae</w:t>
      </w:r>
      <w:r w:rsidRPr="00CF5428">
        <w:rPr>
          <w:sz w:val="20"/>
          <w:szCs w:val="20"/>
          <w:lang w:val="en-GB"/>
        </w:rPr>
        <w:t xml:space="preserve"> of deploying doxy-PEP for syphilis and a moderate-efficacy vaccine for gonorrhoea </w:t>
      </w:r>
      <w:r w:rsidR="00412EF9">
        <w:rPr>
          <w:sz w:val="20"/>
          <w:szCs w:val="20"/>
          <w:lang w:val="en-GB"/>
        </w:rPr>
        <w:t>in the MSM population</w:t>
      </w:r>
      <w:r w:rsidRPr="00CF5428">
        <w:rPr>
          <w:sz w:val="20"/>
          <w:szCs w:val="20"/>
          <w:lang w:val="en-GB"/>
        </w:rPr>
        <w:t xml:space="preserve">. Our projections reveal that while doxy-PEP </w:t>
      </w:r>
      <w:r w:rsidR="00346D43">
        <w:rPr>
          <w:sz w:val="20"/>
          <w:szCs w:val="20"/>
          <w:lang w:val="en-GB"/>
        </w:rPr>
        <w:t>standalone intervention</w:t>
      </w:r>
      <w:r w:rsidRPr="00CF5428">
        <w:rPr>
          <w:sz w:val="20"/>
          <w:szCs w:val="20"/>
          <w:lang w:val="en-GB"/>
        </w:rPr>
        <w:t xml:space="preserve"> yields a reduction in aggregate gonorrhoea incidence, this prophylactic benefit is </w:t>
      </w:r>
      <w:del w:id="949" w:author="#WANG ZIHAO#" w:date="2026-06-16T18:05:00Z" w16du:dateUtc="2026-06-16T10:05:00Z">
        <w:r w:rsidR="003B3ECE" w:rsidDel="008A698F">
          <w:rPr>
            <w:sz w:val="20"/>
            <w:szCs w:val="20"/>
            <w:lang w:val="en-GB"/>
          </w:rPr>
          <w:delText>attenuaed</w:delText>
        </w:r>
      </w:del>
      <w:ins w:id="950" w:author="#WANG ZIHAO#" w:date="2026-06-16T18:05:00Z" w16du:dateUtc="2026-06-16T10:05:00Z">
        <w:r w:rsidR="008A698F">
          <w:rPr>
            <w:sz w:val="20"/>
            <w:szCs w:val="20"/>
            <w:lang w:val="en-GB"/>
          </w:rPr>
          <w:t>attenuated</w:t>
        </w:r>
      </w:ins>
      <w:r w:rsidR="002D3225" w:rsidRPr="00CF5428">
        <w:rPr>
          <w:sz w:val="20"/>
          <w:szCs w:val="20"/>
          <w:lang w:val="en-GB"/>
        </w:rPr>
        <w:t xml:space="preserve"> </w:t>
      </w:r>
      <w:r w:rsidRPr="00CF5428">
        <w:rPr>
          <w:sz w:val="20"/>
          <w:szCs w:val="20"/>
          <w:lang w:val="en-GB"/>
        </w:rPr>
        <w:t xml:space="preserve">within five years due to the expansion of Tet-R strains. </w:t>
      </w:r>
      <w:ins w:id="951" w:author="#WANG ZIHAO#" w:date="2026-06-16T18:57:00Z" w16du:dateUtc="2026-06-16T10:57:00Z">
        <w:r w:rsidR="00CC4ADF" w:rsidRPr="00CC4ADF">
          <w:rPr>
            <w:sz w:val="20"/>
            <w:szCs w:val="20"/>
            <w:lang w:val="en-GB"/>
          </w:rPr>
          <w:t xml:space="preserve">Consequently, </w:t>
        </w:r>
        <w:r w:rsidR="00CC4ADF" w:rsidRPr="00CF5428">
          <w:rPr>
            <w:sz w:val="20"/>
            <w:szCs w:val="20"/>
            <w:lang w:val="en-GB"/>
          </w:rPr>
          <w:t xml:space="preserve">doxy-PEP </w:t>
        </w:r>
        <w:r w:rsidR="00CC4ADF">
          <w:rPr>
            <w:sz w:val="20"/>
            <w:szCs w:val="20"/>
            <w:lang w:val="en-GB"/>
          </w:rPr>
          <w:t>standalone intervention</w:t>
        </w:r>
        <w:r w:rsidR="00CC4ADF" w:rsidRPr="00CF5428">
          <w:rPr>
            <w:sz w:val="20"/>
            <w:szCs w:val="20"/>
            <w:lang w:val="en-GB"/>
          </w:rPr>
          <w:t xml:space="preserve"> </w:t>
        </w:r>
        <w:r w:rsidR="00CC4ADF" w:rsidRPr="00CC4ADF">
          <w:rPr>
            <w:sz w:val="20"/>
            <w:szCs w:val="20"/>
            <w:lang w:val="en-GB"/>
          </w:rPr>
          <w:t xml:space="preserve">may be insufficient for sustaining long-term reductions in </w:t>
        </w:r>
        <w:r w:rsidR="00CC4ADF" w:rsidRPr="00CC4ADF">
          <w:rPr>
            <w:i/>
            <w:iCs/>
            <w:sz w:val="20"/>
            <w:szCs w:val="20"/>
            <w:lang w:val="en-GB"/>
            <w:rPrChange w:id="952" w:author="#WANG ZIHAO#" w:date="2026-06-16T18:58:00Z" w16du:dateUtc="2026-06-16T10:58:00Z">
              <w:rPr>
                <w:sz w:val="20"/>
                <w:szCs w:val="20"/>
                <w:lang w:val="en-GB"/>
              </w:rPr>
            </w:rPrChange>
          </w:rPr>
          <w:t>N. gonorrhoeae</w:t>
        </w:r>
        <w:r w:rsidR="00CC4ADF" w:rsidRPr="00CC4ADF">
          <w:rPr>
            <w:sz w:val="20"/>
            <w:szCs w:val="20"/>
            <w:lang w:val="en-GB"/>
          </w:rPr>
          <w:t xml:space="preserve"> incidence</w:t>
        </w:r>
      </w:ins>
      <w:ins w:id="953" w:author="#WANG ZIHAO#" w:date="2026-06-18T22:40:00Z" w16du:dateUtc="2026-06-18T14:40:00Z">
        <w:r w:rsidR="00BB1116">
          <w:rPr>
            <w:sz w:val="20"/>
            <w:szCs w:val="20"/>
            <w:lang w:val="en-GB"/>
          </w:rPr>
          <w:t>. W</w:t>
        </w:r>
      </w:ins>
      <w:ins w:id="954" w:author="#WANG ZIHAO#" w:date="2026-06-16T18:57:00Z" w16du:dateUtc="2026-06-16T10:57:00Z">
        <w:r w:rsidR="00CC4ADF" w:rsidRPr="00CC4ADF">
          <w:rPr>
            <w:sz w:val="20"/>
            <w:szCs w:val="20"/>
            <w:lang w:val="en-GB"/>
          </w:rPr>
          <w:t>ithin our framework, protracted public health gains are primarily driven by the transmission-blocking efficacy of vaccination.</w:t>
        </w:r>
        <w:r w:rsidR="00CC4ADF">
          <w:rPr>
            <w:sz w:val="20"/>
            <w:szCs w:val="20"/>
            <w:lang w:val="en-GB"/>
          </w:rPr>
          <w:t xml:space="preserve"> </w:t>
        </w:r>
      </w:ins>
      <w:ins w:id="955" w:author="#WANG ZIHAO#" w:date="2026-06-16T18:51:00Z" w16du:dateUtc="2026-06-16T10:51:00Z">
        <w:r w:rsidR="00BE3B14">
          <w:rPr>
            <w:sz w:val="20"/>
            <w:szCs w:val="20"/>
            <w:lang w:val="en-GB"/>
          </w:rPr>
          <w:t>Moreover,</w:t>
        </w:r>
        <w:r w:rsidR="00BE3B14" w:rsidRPr="00EA68D5">
          <w:rPr>
            <w:sz w:val="20"/>
            <w:szCs w:val="20"/>
            <w:lang w:val="en-GB"/>
          </w:rPr>
          <w:t xml:space="preserve"> in the absence of sustained, population-level antibiotic pressure, the intrinsic fitness cost </w:t>
        </w:r>
      </w:ins>
      <m:oMath>
        <m:sSub>
          <m:sSubPr>
            <m:ctrlPr>
              <w:ins w:id="956" w:author="#WANG ZIHAO#" w:date="2026-06-16T18:51:00Z" w16du:dateUtc="2026-06-16T10:51:00Z">
                <w:rPr>
                  <w:rFonts w:ascii="Cambria Math" w:hAnsi="Cambria Math"/>
                  <w:i/>
                  <w:iCs/>
                  <w:color w:val="000000" w:themeColor="text1"/>
                  <w:sz w:val="20"/>
                  <w:szCs w:val="20"/>
                  <w:lang w:val="en-GB"/>
                </w:rPr>
              </w:ins>
            </m:ctrlPr>
          </m:sSubPr>
          <m:e>
            <m:r>
              <w:ins w:id="957" w:author="#WANG ZIHAO#" w:date="2026-06-16T18:51:00Z" w16du:dateUtc="2026-06-16T10:51:00Z">
                <w:rPr>
                  <w:rFonts w:ascii="Cambria Math" w:hAnsi="Cambria Math"/>
                  <w:color w:val="000000" w:themeColor="text1"/>
                  <w:sz w:val="20"/>
                  <w:szCs w:val="20"/>
                  <w:lang w:val="en-GB"/>
                </w:rPr>
                <m:t>f</m:t>
              </w:ins>
            </m:r>
          </m:e>
          <m:sub>
            <m:r>
              <w:ins w:id="958" w:author="#WANG ZIHAO#" w:date="2026-06-16T18:51:00Z" w16du:dateUtc="2026-06-16T10:51:00Z">
                <w:rPr>
                  <w:rFonts w:ascii="Cambria Math" w:hAnsi="Cambria Math"/>
                  <w:color w:val="000000" w:themeColor="text1"/>
                  <w:sz w:val="20"/>
                  <w:szCs w:val="20"/>
                  <w:lang w:val="en-GB"/>
                </w:rPr>
                <m:t>t</m:t>
              </w:ins>
            </m:r>
          </m:sub>
        </m:sSub>
      </m:oMath>
      <w:ins w:id="959" w:author="#WANG ZIHAO#" w:date="2026-06-16T18:51:00Z" w16du:dateUtc="2026-06-16T10:51:00Z">
        <w:r w:rsidR="00BE3B14" w:rsidRPr="00EA68D5">
          <w:rPr>
            <w:iCs/>
            <w:color w:val="000000" w:themeColor="text1"/>
            <w:sz w:val="20"/>
            <w:szCs w:val="20"/>
            <w:lang w:val="en-GB"/>
          </w:rPr>
          <w:t xml:space="preserve"> </w:t>
        </w:r>
        <w:r w:rsidR="00BE3B14" w:rsidRPr="00EA68D5">
          <w:rPr>
            <w:sz w:val="20"/>
            <w:szCs w:val="20"/>
            <w:lang w:val="en-GB"/>
          </w:rPr>
          <w:t xml:space="preserve">associated with </w:t>
        </w:r>
      </w:ins>
      <w:ins w:id="960" w:author="#WANG ZIHAO#" w:date="2026-06-18T22:41:00Z" w16du:dateUtc="2026-06-18T14:41:00Z">
        <w:r w:rsidR="00C00678">
          <w:rPr>
            <w:sz w:val="20"/>
            <w:szCs w:val="20"/>
            <w:lang w:val="en-GB"/>
          </w:rPr>
          <w:t>Tet-R</w:t>
        </w:r>
      </w:ins>
      <w:ins w:id="961" w:author="#WANG ZIHAO#" w:date="2026-06-16T18:51:00Z" w16du:dateUtc="2026-06-16T10:51:00Z">
        <w:r w:rsidR="00BE3B14" w:rsidRPr="00CF5428">
          <w:rPr>
            <w:sz w:val="20"/>
            <w:szCs w:val="20"/>
            <w:lang w:val="en-GB"/>
          </w:rPr>
          <w:t xml:space="preserve"> determinants renders these strains less competitive than the fitter </w:t>
        </w:r>
      </w:ins>
      <w:ins w:id="962" w:author="#WANG ZIHAO#" w:date="2026-06-18T23:19:00Z" w16du:dateUtc="2026-06-18T15:19:00Z">
        <w:r w:rsidR="00317E25">
          <w:rPr>
            <w:sz w:val="20"/>
            <w:szCs w:val="20"/>
            <w:lang w:val="en-GB"/>
          </w:rPr>
          <w:t>baseline susceptible</w:t>
        </w:r>
      </w:ins>
      <w:ins w:id="963" w:author="#WANG ZIHAO#" w:date="2026-06-16T18:51:00Z" w16du:dateUtc="2026-06-16T10:51:00Z">
        <w:r w:rsidR="00BE3B14" w:rsidRPr="00CF5428">
          <w:rPr>
            <w:sz w:val="20"/>
            <w:szCs w:val="20"/>
            <w:lang w:val="en-GB"/>
          </w:rPr>
          <w:t xml:space="preserve"> lineage, </w:t>
        </w:r>
        <w:r w:rsidR="00BE3B14">
          <w:rPr>
            <w:sz w:val="20"/>
            <w:szCs w:val="20"/>
            <w:lang w:val="en-GB"/>
          </w:rPr>
          <w:t>demonstrating</w:t>
        </w:r>
        <w:r w:rsidR="00BE3B14" w:rsidRPr="00CF5428">
          <w:rPr>
            <w:sz w:val="20"/>
            <w:szCs w:val="20"/>
            <w:lang w:val="en-GB"/>
          </w:rPr>
          <w:t xml:space="preserve"> that elevated </w:t>
        </w:r>
        <w:r w:rsidR="00BE3B14">
          <w:rPr>
            <w:sz w:val="20"/>
            <w:szCs w:val="20"/>
            <w:lang w:val="en-GB"/>
          </w:rPr>
          <w:t xml:space="preserve">incidence </w:t>
        </w:r>
        <w:r w:rsidR="00BE3B14" w:rsidRPr="00CF5428">
          <w:rPr>
            <w:sz w:val="20"/>
            <w:szCs w:val="20"/>
            <w:lang w:val="en-GB"/>
          </w:rPr>
          <w:t>alone do</w:t>
        </w:r>
        <w:r w:rsidR="00BE3B14">
          <w:rPr>
            <w:sz w:val="20"/>
            <w:szCs w:val="20"/>
            <w:lang w:val="en-GB"/>
          </w:rPr>
          <w:t>es</w:t>
        </w:r>
        <w:r w:rsidR="00BE3B14" w:rsidRPr="00CF5428">
          <w:rPr>
            <w:sz w:val="20"/>
            <w:szCs w:val="20"/>
            <w:lang w:val="en-GB"/>
          </w:rPr>
          <w:t xml:space="preserve"> not guarantee the expansion of resistant variants. </w:t>
        </w:r>
      </w:ins>
      <w:del w:id="964" w:author="#WANG ZIHAO#" w:date="2026-06-16T18:26:00Z" w16du:dateUtc="2026-06-16T10:26:00Z">
        <w:r w:rsidR="00E8345D" w:rsidDel="00657D4D">
          <w:rPr>
            <w:sz w:val="20"/>
            <w:szCs w:val="20"/>
            <w:lang w:val="en-GB"/>
          </w:rPr>
          <w:delText>S</w:delText>
        </w:r>
        <w:r w:rsidRPr="00CF5428" w:rsidDel="00657D4D">
          <w:rPr>
            <w:sz w:val="20"/>
            <w:szCs w:val="20"/>
            <w:lang w:val="en-GB"/>
          </w:rPr>
          <w:delText xml:space="preserve">ensitivity analyses </w:delText>
        </w:r>
        <w:r w:rsidR="002D3225" w:rsidDel="00657D4D">
          <w:rPr>
            <w:sz w:val="20"/>
            <w:szCs w:val="20"/>
            <w:lang w:val="en-GB"/>
          </w:rPr>
          <w:delText xml:space="preserve">also </w:delText>
        </w:r>
      </w:del>
      <w:del w:id="965" w:author="#WANG ZIHAO#" w:date="2026-06-16T18:27:00Z" w16du:dateUtc="2026-06-16T10:27:00Z">
        <w:r w:rsidR="002A17D7" w:rsidDel="00657D4D">
          <w:rPr>
            <w:sz w:val="20"/>
            <w:szCs w:val="20"/>
            <w:lang w:val="en-GB"/>
          </w:rPr>
          <w:delText>indicate</w:delText>
        </w:r>
        <w:r w:rsidR="002D3225" w:rsidDel="00657D4D">
          <w:rPr>
            <w:sz w:val="20"/>
            <w:szCs w:val="20"/>
            <w:lang w:val="en-GB"/>
          </w:rPr>
          <w:delText xml:space="preserve"> </w:delText>
        </w:r>
        <w:r w:rsidRPr="00CF5428" w:rsidDel="00657D4D">
          <w:rPr>
            <w:sz w:val="20"/>
            <w:szCs w:val="20"/>
            <w:lang w:val="en-GB"/>
          </w:rPr>
          <w:delText xml:space="preserve">that </w:delText>
        </w:r>
      </w:del>
      <w:del w:id="966" w:author="#WANG ZIHAO#" w:date="2026-06-16T18:22:00Z" w16du:dateUtc="2026-06-16T10:22:00Z">
        <w:r w:rsidRPr="00CF5428" w:rsidDel="00657D4D">
          <w:rPr>
            <w:sz w:val="20"/>
            <w:szCs w:val="20"/>
            <w:lang w:val="en-GB"/>
          </w:rPr>
          <w:delText xml:space="preserve">the long-term </w:delText>
        </w:r>
        <w:r w:rsidR="00BC6416" w:rsidDel="00657D4D">
          <w:rPr>
            <w:sz w:val="20"/>
            <w:szCs w:val="20"/>
            <w:lang w:val="en-GB"/>
          </w:rPr>
          <w:delText>strain dynamics</w:delText>
        </w:r>
        <w:r w:rsidRPr="00CF5428" w:rsidDel="00657D4D">
          <w:rPr>
            <w:sz w:val="20"/>
            <w:szCs w:val="20"/>
            <w:lang w:val="en-GB"/>
          </w:rPr>
          <w:delText xml:space="preserve"> </w:delText>
        </w:r>
        <w:r w:rsidR="003B3ECE" w:rsidDel="00657D4D">
          <w:rPr>
            <w:sz w:val="20"/>
            <w:szCs w:val="20"/>
            <w:lang w:val="en-GB"/>
          </w:rPr>
          <w:delText>are</w:delText>
        </w:r>
        <w:r w:rsidRPr="00CF5428" w:rsidDel="00657D4D">
          <w:rPr>
            <w:sz w:val="20"/>
            <w:szCs w:val="20"/>
            <w:lang w:val="en-GB"/>
          </w:rPr>
          <w:delText xml:space="preserve"> dictated by treatment failure rates rather than intervention coverage</w:delText>
        </w:r>
      </w:del>
      <w:del w:id="967" w:author="#WANG ZIHAO#" w:date="2026-06-16T18:27:00Z" w16du:dateUtc="2026-06-16T10:27:00Z">
        <w:r w:rsidRPr="00CF5428" w:rsidDel="00657D4D">
          <w:rPr>
            <w:sz w:val="20"/>
            <w:szCs w:val="20"/>
            <w:lang w:val="en-GB"/>
          </w:rPr>
          <w:delText xml:space="preserve">. </w:delText>
        </w:r>
      </w:del>
      <w:commentRangeStart w:id="968"/>
      <w:commentRangeStart w:id="969"/>
      <w:r w:rsidRPr="00CF5428">
        <w:rPr>
          <w:sz w:val="20"/>
          <w:szCs w:val="20"/>
          <w:lang w:val="en-GB"/>
        </w:rPr>
        <w:t xml:space="preserve">Under </w:t>
      </w:r>
      <w:r w:rsidR="002D3225">
        <w:rPr>
          <w:sz w:val="20"/>
          <w:szCs w:val="20"/>
          <w:lang w:val="en-GB"/>
        </w:rPr>
        <w:t>high treatment failure rates</w:t>
      </w:r>
      <w:commentRangeEnd w:id="968"/>
      <w:r w:rsidR="00657D4D" w:rsidRPr="00CF5428">
        <w:rPr>
          <w:rStyle w:val="CommentReference"/>
          <w:sz w:val="20"/>
          <w:szCs w:val="20"/>
          <w:lang w:val="en-GB"/>
        </w:rPr>
        <w:commentReference w:id="968"/>
      </w:r>
      <w:commentRangeEnd w:id="969"/>
      <w:r w:rsidR="00C127A2" w:rsidRPr="00CF5428">
        <w:rPr>
          <w:rStyle w:val="CommentReference"/>
          <w:sz w:val="20"/>
          <w:szCs w:val="20"/>
          <w:lang w:val="en-GB"/>
        </w:rPr>
        <w:commentReference w:id="969"/>
      </w:r>
      <w:r w:rsidRPr="00CF5428">
        <w:rPr>
          <w:sz w:val="20"/>
          <w:szCs w:val="20"/>
          <w:lang w:val="en-GB"/>
        </w:rPr>
        <w:t xml:space="preserve">, widespread doxy-PEP deployment </w:t>
      </w:r>
      <w:r w:rsidR="002D3225">
        <w:rPr>
          <w:sz w:val="20"/>
          <w:szCs w:val="20"/>
          <w:lang w:val="en-GB"/>
        </w:rPr>
        <w:t>results in an increase in the circulation</w:t>
      </w:r>
      <w:r w:rsidRPr="00CF5428">
        <w:rPr>
          <w:sz w:val="20"/>
          <w:szCs w:val="20"/>
          <w:lang w:val="en-GB"/>
        </w:rPr>
        <w:t xml:space="preserve"> of Dual-R </w:t>
      </w:r>
      <w:r w:rsidR="003C774C">
        <w:rPr>
          <w:sz w:val="20"/>
          <w:szCs w:val="20"/>
          <w:lang w:val="en-GB"/>
        </w:rPr>
        <w:t>strain</w:t>
      </w:r>
      <w:r w:rsidRPr="00CF5428">
        <w:rPr>
          <w:sz w:val="20"/>
          <w:szCs w:val="20"/>
          <w:lang w:val="en-GB"/>
        </w:rPr>
        <w:t>s. Conversely, the introduction of a moderate</w:t>
      </w:r>
      <w:r w:rsidR="002D3225">
        <w:rPr>
          <w:sz w:val="20"/>
          <w:szCs w:val="20"/>
          <w:lang w:val="en-GB"/>
        </w:rPr>
        <w:t>ly effective</w:t>
      </w:r>
      <w:r w:rsidRPr="00CF5428">
        <w:rPr>
          <w:sz w:val="20"/>
          <w:szCs w:val="20"/>
          <w:lang w:val="en-GB"/>
        </w:rPr>
        <w:t xml:space="preserve"> vaccine, either alone or in combination with doxy-PEP, </w:t>
      </w:r>
      <w:r w:rsidR="002D3225">
        <w:rPr>
          <w:sz w:val="20"/>
          <w:szCs w:val="20"/>
          <w:lang w:val="en-GB"/>
        </w:rPr>
        <w:t>can suppress</w:t>
      </w:r>
      <w:r w:rsidRPr="00CF5428">
        <w:rPr>
          <w:sz w:val="20"/>
          <w:szCs w:val="20"/>
          <w:lang w:val="en-GB"/>
        </w:rPr>
        <w:t xml:space="preserve"> overall transmission volumes.</w:t>
      </w:r>
      <w:ins w:id="970" w:author="#WANG ZIHAO#" w:date="2026-06-16T18:27:00Z" w16du:dateUtc="2026-06-16T10:27:00Z">
        <w:r w:rsidR="00657D4D">
          <w:rPr>
            <w:sz w:val="20"/>
            <w:szCs w:val="20"/>
            <w:lang w:val="en-GB"/>
          </w:rPr>
          <w:t xml:space="preserve"> </w:t>
        </w:r>
      </w:ins>
      <w:ins w:id="971" w:author="#WANG ZIHAO#" w:date="2026-06-16T18:41:00Z" w16du:dateUtc="2026-06-16T10:41:00Z">
        <w:r w:rsidR="00913702">
          <w:rPr>
            <w:sz w:val="20"/>
            <w:szCs w:val="20"/>
            <w:lang w:val="en-GB"/>
          </w:rPr>
          <w:t xml:space="preserve">While </w:t>
        </w:r>
        <w:r w:rsidR="00913702" w:rsidRPr="00CF5428">
          <w:rPr>
            <w:sz w:val="20"/>
            <w:szCs w:val="20"/>
            <w:lang w:val="en-GB"/>
          </w:rPr>
          <w:t xml:space="preserve">vaccines provide a non-selective, transmission-blocking barrier to resistance, the evolutionary safety and public health utility of doxy-PEP </w:t>
        </w:r>
        <w:r w:rsidR="00913702">
          <w:rPr>
            <w:sz w:val="20"/>
            <w:szCs w:val="20"/>
            <w:lang w:val="en-GB"/>
          </w:rPr>
          <w:t>is</w:t>
        </w:r>
        <w:r w:rsidR="00913702" w:rsidRPr="00CF5428">
          <w:rPr>
            <w:sz w:val="20"/>
            <w:szCs w:val="20"/>
            <w:lang w:val="en-GB"/>
          </w:rPr>
          <w:t xml:space="preserve"> heavily contingent upon the preserved efficacy of primary frontline ceftriaxone regimens.</w:t>
        </w:r>
      </w:ins>
      <w:ins w:id="972" w:author="#WANG ZIHAO#" w:date="2026-06-16T19:00:00Z" w16du:dateUtc="2026-06-16T11:00:00Z">
        <w:r w:rsidR="008563EC">
          <w:rPr>
            <w:sz w:val="20"/>
            <w:szCs w:val="20"/>
            <w:lang w:val="en-GB"/>
          </w:rPr>
          <w:t xml:space="preserve"> </w:t>
        </w:r>
      </w:ins>
      <w:del w:id="973" w:author="#WANG ZIHAO#" w:date="2026-06-16T18:27:00Z" w16du:dateUtc="2026-06-16T10:27:00Z">
        <w:r w:rsidRPr="00CF5428" w:rsidDel="00657D4D">
          <w:rPr>
            <w:sz w:val="20"/>
            <w:szCs w:val="20"/>
            <w:lang w:val="en-GB"/>
          </w:rPr>
          <w:delText xml:space="preserve"> </w:delText>
        </w:r>
      </w:del>
      <w:ins w:id="974" w:author="#WANG ZIHAO#" w:date="2026-06-16T18:27:00Z" w16du:dateUtc="2026-06-16T10:27:00Z">
        <w:r w:rsidR="00657D4D" w:rsidRPr="00657D4D">
          <w:rPr>
            <w:sz w:val="20"/>
            <w:szCs w:val="20"/>
            <w:lang w:val="en-GB"/>
          </w:rPr>
          <w:t xml:space="preserve">Sensitivity </w:t>
        </w:r>
      </w:ins>
      <w:ins w:id="975" w:author="#WANG ZIHAO#" w:date="2026-06-16T18:29:00Z" w16du:dateUtc="2026-06-16T10:29:00Z">
        <w:r w:rsidR="00657D4D" w:rsidRPr="00657D4D">
          <w:rPr>
            <w:sz w:val="20"/>
            <w:szCs w:val="20"/>
            <w:lang w:val="en-GB"/>
          </w:rPr>
          <w:t>analyses</w:t>
        </w:r>
      </w:ins>
      <w:ins w:id="976" w:author="#WANG ZIHAO#" w:date="2026-06-16T18:27:00Z" w16du:dateUtc="2026-06-16T10:27:00Z">
        <w:r w:rsidR="00657D4D" w:rsidRPr="00657D4D">
          <w:rPr>
            <w:sz w:val="20"/>
            <w:szCs w:val="20"/>
            <w:lang w:val="en-GB"/>
          </w:rPr>
          <w:t xml:space="preserve"> </w:t>
        </w:r>
      </w:ins>
      <w:ins w:id="977" w:author="#WANG ZIHAO#" w:date="2026-06-16T18:32:00Z" w16du:dateUtc="2026-06-16T10:32:00Z">
        <w:r w:rsidR="00C91895" w:rsidRPr="00C91895">
          <w:rPr>
            <w:sz w:val="20"/>
            <w:szCs w:val="20"/>
            <w:lang w:val="en-GB"/>
          </w:rPr>
          <w:t>evaluating different combinations of treatment failure rates and intervention coverage</w:t>
        </w:r>
      </w:ins>
      <w:ins w:id="978" w:author="#WANG ZIHAO#" w:date="2026-06-16T18:27:00Z" w16du:dateUtc="2026-06-16T10:27:00Z">
        <w:r w:rsidR="00657D4D">
          <w:rPr>
            <w:sz w:val="20"/>
            <w:szCs w:val="20"/>
            <w:lang w:val="en-GB"/>
          </w:rPr>
          <w:t xml:space="preserve"> indicate </w:t>
        </w:r>
        <w:r w:rsidR="00657D4D" w:rsidRPr="00CF5428">
          <w:rPr>
            <w:sz w:val="20"/>
            <w:szCs w:val="20"/>
            <w:lang w:val="en-GB"/>
          </w:rPr>
          <w:t xml:space="preserve">that </w:t>
        </w:r>
        <w:r w:rsidR="00657D4D">
          <w:rPr>
            <w:sz w:val="20"/>
            <w:szCs w:val="20"/>
            <w:lang w:val="en-GB"/>
          </w:rPr>
          <w:t>w</w:t>
        </w:r>
        <w:r w:rsidR="00657D4D" w:rsidRPr="00CF5428">
          <w:rPr>
            <w:sz w:val="20"/>
            <w:szCs w:val="20"/>
            <w:lang w:val="en-GB"/>
          </w:rPr>
          <w:t>hile prophylaxis and vaccination modulate transmission volumes and accelerate</w:t>
        </w:r>
        <w:r w:rsidR="00657D4D">
          <w:rPr>
            <w:sz w:val="20"/>
            <w:szCs w:val="20"/>
            <w:lang w:val="en-GB"/>
          </w:rPr>
          <w:t>s</w:t>
        </w:r>
        <w:r w:rsidR="00657D4D" w:rsidRPr="00CF5428">
          <w:rPr>
            <w:sz w:val="20"/>
            <w:szCs w:val="20"/>
            <w:lang w:val="en-GB"/>
          </w:rPr>
          <w:t xml:space="preserve"> strain replacement</w:t>
        </w:r>
        <w:r w:rsidR="00657D4D">
          <w:rPr>
            <w:sz w:val="20"/>
            <w:szCs w:val="20"/>
            <w:lang w:val="en-GB"/>
          </w:rPr>
          <w:t xml:space="preserve">, </w:t>
        </w:r>
        <w:r w:rsidR="00657D4D" w:rsidRPr="00CF5428">
          <w:rPr>
            <w:sz w:val="20"/>
            <w:szCs w:val="20"/>
            <w:lang w:val="en-GB"/>
          </w:rPr>
          <w:t xml:space="preserve">the final long-term </w:t>
        </w:r>
        <w:r w:rsidR="00657D4D">
          <w:rPr>
            <w:sz w:val="20"/>
            <w:szCs w:val="20"/>
            <w:lang w:val="en-GB"/>
          </w:rPr>
          <w:t>strain-specific</w:t>
        </w:r>
        <w:r w:rsidR="00657D4D" w:rsidRPr="00CF5428">
          <w:rPr>
            <w:sz w:val="20"/>
            <w:szCs w:val="20"/>
            <w:lang w:val="en-GB"/>
          </w:rPr>
          <w:t xml:space="preserve"> composition is </w:t>
        </w:r>
        <w:r w:rsidR="00657D4D">
          <w:rPr>
            <w:sz w:val="20"/>
            <w:szCs w:val="20"/>
            <w:lang w:val="en-GB"/>
          </w:rPr>
          <w:t>influenced</w:t>
        </w:r>
        <w:r w:rsidR="00657D4D" w:rsidRPr="00CF5428">
          <w:rPr>
            <w:sz w:val="20"/>
            <w:szCs w:val="20"/>
            <w:lang w:val="en-GB"/>
          </w:rPr>
          <w:t xml:space="preserve"> by the background frontline treatment failure rate rather than the absolute scale of intervention uptake.</w:t>
        </w:r>
      </w:ins>
      <w:ins w:id="979" w:author="#WANG ZIHAO#" w:date="2026-06-16T18:28:00Z" w16du:dateUtc="2026-06-16T10:28:00Z">
        <w:r w:rsidR="00657D4D">
          <w:rPr>
            <w:sz w:val="20"/>
            <w:szCs w:val="20"/>
            <w:lang w:val="en-GB"/>
          </w:rPr>
          <w:t xml:space="preserve"> Moreover, </w:t>
        </w:r>
      </w:ins>
      <w:ins w:id="980" w:author="#WANG ZIHAO#" w:date="2026-06-16T18:30:00Z" w16du:dateUtc="2026-06-16T10:30:00Z">
        <w:r w:rsidR="00657D4D" w:rsidRPr="00657D4D">
          <w:rPr>
            <w:sz w:val="20"/>
            <w:szCs w:val="20"/>
            <w:lang w:val="en-GB"/>
          </w:rPr>
          <w:t xml:space="preserve">sensitivity analyses </w:t>
        </w:r>
      </w:ins>
      <w:ins w:id="981" w:author="#WANG ZIHAO#" w:date="2026-06-16T18:31:00Z" w16du:dateUtc="2026-06-16T10:31:00Z">
        <w:r w:rsidR="00657D4D" w:rsidRPr="00657D4D">
          <w:rPr>
            <w:sz w:val="20"/>
            <w:szCs w:val="20"/>
            <w:lang w:val="en-GB"/>
          </w:rPr>
          <w:t>exploring different combinations of intervention uptake</w:t>
        </w:r>
        <w:r w:rsidR="00657D4D">
          <w:rPr>
            <w:sz w:val="20"/>
            <w:szCs w:val="20"/>
            <w:lang w:val="en-GB"/>
          </w:rPr>
          <w:t xml:space="preserve"> </w:t>
        </w:r>
      </w:ins>
      <w:ins w:id="982" w:author="#WANG ZIHAO#" w:date="2026-06-16T18:30:00Z" w16du:dateUtc="2026-06-16T10:30:00Z">
        <w:r w:rsidR="00657D4D" w:rsidRPr="00657D4D">
          <w:rPr>
            <w:sz w:val="20"/>
            <w:szCs w:val="20"/>
            <w:lang w:val="en-GB"/>
          </w:rPr>
          <w:t xml:space="preserve">reveal that long-term strain prevalence is systematically insensitive to changes in vaccine coverage. This trend demonstrates that the absolute scale of </w:t>
        </w:r>
      </w:ins>
      <w:ins w:id="983" w:author="#WANG ZIHAO#" w:date="2026-06-16T18:31:00Z" w16du:dateUtc="2026-06-16T10:31:00Z">
        <w:r w:rsidR="00657D4D">
          <w:rPr>
            <w:sz w:val="20"/>
            <w:szCs w:val="20"/>
            <w:lang w:val="en-GB"/>
          </w:rPr>
          <w:t>d</w:t>
        </w:r>
      </w:ins>
      <w:ins w:id="984" w:author="#WANG ZIHAO#" w:date="2026-06-16T18:30:00Z" w16du:dateUtc="2026-06-16T10:30:00Z">
        <w:r w:rsidR="00657D4D" w:rsidRPr="00657D4D">
          <w:rPr>
            <w:sz w:val="20"/>
            <w:szCs w:val="20"/>
            <w:lang w:val="en-GB"/>
          </w:rPr>
          <w:t>oxy-PEP implementation acts as the primary, overriding driver of strain dynamics within the co-circulating transmission network.</w:t>
        </w:r>
      </w:ins>
      <w:ins w:id="985" w:author="#WANG ZIHAO#" w:date="2026-06-16T18:32:00Z" w16du:dateUtc="2026-06-16T10:32:00Z">
        <w:r w:rsidR="00A51483">
          <w:rPr>
            <w:sz w:val="20"/>
            <w:szCs w:val="20"/>
          </w:rPr>
          <w:t xml:space="preserve"> </w:t>
        </w:r>
      </w:ins>
    </w:p>
    <w:p w14:paraId="1B709118" w14:textId="0884F9D7" w:rsidR="00DC70D2" w:rsidRPr="008563EC" w:rsidDel="00323B5D" w:rsidRDefault="00DC70D2" w:rsidP="006E0D5A">
      <w:pPr>
        <w:pStyle w:val="NormalWeb"/>
        <w:spacing w:line="276" w:lineRule="auto"/>
        <w:jc w:val="both"/>
        <w:rPr>
          <w:del w:id="986" w:author="#WANG ZIHAO#" w:date="2026-06-18T18:06:00Z" w16du:dateUtc="2026-06-18T10:06:00Z"/>
          <w:sz w:val="20"/>
          <w:szCs w:val="20"/>
          <w:lang w:val="en-GB"/>
        </w:rPr>
      </w:pPr>
      <w:commentRangeStart w:id="987"/>
      <w:commentRangeStart w:id="988"/>
      <w:r w:rsidRPr="00CF5428">
        <w:rPr>
          <w:sz w:val="20"/>
          <w:szCs w:val="20"/>
          <w:lang w:val="en-GB"/>
        </w:rPr>
        <w:t xml:space="preserve">While clinical trials have demonstrated the individual-level efficacy of </w:t>
      </w:r>
      <w:r w:rsidR="001E4919">
        <w:rPr>
          <w:sz w:val="20"/>
          <w:szCs w:val="20"/>
          <w:lang w:val="en-GB"/>
        </w:rPr>
        <w:t xml:space="preserve">doxy-PEP </w:t>
      </w:r>
      <w:r w:rsidRPr="00CF5428">
        <w:rPr>
          <w:sz w:val="20"/>
          <w:szCs w:val="20"/>
          <w:lang w:val="en-GB"/>
        </w:rPr>
        <w:t>against syphilis and chlamydia</w:t>
      </w:r>
      <w:commentRangeEnd w:id="987"/>
      <w:r w:rsidR="002D3225">
        <w:rPr>
          <w:rStyle w:val="CommentReference"/>
          <w:sz w:val="20"/>
          <w:szCs w:val="20"/>
          <w:lang w:val="en-GB"/>
        </w:rPr>
        <w:commentReference w:id="987"/>
      </w:r>
      <w:commentRangeEnd w:id="988"/>
      <w:r w:rsidR="008865F3">
        <w:rPr>
          <w:rStyle w:val="CommentReference"/>
          <w:sz w:val="20"/>
          <w:szCs w:val="20"/>
          <w:lang w:val="en-GB"/>
        </w:rPr>
        <w:commentReference w:id="988"/>
      </w:r>
      <w:r w:rsidR="008865F3">
        <w:rPr>
          <w:sz w:val="20"/>
          <w:szCs w:val="20"/>
          <w:lang w:val="en-GB"/>
        </w:rPr>
        <w:t xml:space="preserve"> </w:t>
      </w:r>
      <w:r w:rsidR="008865F3">
        <w:rPr>
          <w:sz w:val="20"/>
          <w:szCs w:val="20"/>
          <w:lang w:val="en-GB"/>
        </w:rPr>
        <w:fldChar w:fldCharType="begin"/>
      </w:r>
      <w:r w:rsidR="00E03B4D">
        <w:rPr>
          <w:sz w:val="20"/>
          <w:szCs w:val="20"/>
          <w:lang w:val="en-GB"/>
        </w:rPr>
        <w:instrText xml:space="preserve"> ADDIN ZOTERO_ITEM CSL_CITATION {"citationID":"20ZnMBoX","properties":{"unsorted":false,"formattedCitation":"[33], [34], [46], [47]","plainCitation":"[33], [34], [46], [47]","noteIndex":0},"citationItems":[{"id":57,"uris":["http://zotero.org/users/9663344/items/ZTD6HKJR"],"itemData":{"id":57,"type":"article-journal","abstract":"Background Increased rates of sexually transmitted infections (STIs) are reported among men who have sex with men (MSM) and new interventions are needed. We aimed to assess whether post-exposure prophylaxis (PEP) with doxycycline could reduce the incidence of chlamydia or syphilis (or both) and whether the meningococcal group B vaccine (4CMenB) could reduce the incidence of gonorrhoea in this population.","container-title":"The Lancet Infectious Diseases","DOI":"10.1016/S1473-3099(24)00236-6","ISSN":"14733099","issue":"10","journalAbbreviation":"The Lancet Infectious Diseases","language":"en","page":"1093-1104","source":"DOI.org (Crossref)","title":"Doxycycline prophylaxis and meningococcal group B vaccine to prevent bacterial sexually transmitted infections in France (ANRS 174 DOXYVAC): a multicentre, open-label, randomised trial with a 2 × 2 factorial design","title-short":"Doxycycline prophylaxis and meningococcal group B vaccine to prevent bacterial sexually transmitted infections in France (ANRS 174 DOXYVAC)","volume":"24","author":[{"family":"Molina","given":"Jean-Michel"},{"family":"Bercot","given":"Beatrice"},{"family":"Assoumou","given":"Lambert"},{"family":"Rubenstein","given":"Emma"},{"family":"Algarte-Genin","given":"Michele"},{"family":"Pialoux","given":"Gilles"},{"family":"Katlama","given":"Christine"},{"family":"Surgers","given":"Laure"},{"family":"Bébéar","given":"Cécile"},{"family":"Dupin","given":"Nicolas"},{"family":"Ouattara","given":"Moussa"},{"family":"Slama","given":"Laurence"},{"family":"Pavie","given":"Juliette"},{"family":"Duvivier","given":"Claudine"},{"family":"Loze","given":"Benedicte"},{"family":"Goldwirt","given":"Lauriane"},{"family":"Gibowski","given":"Severine"},{"family":"Ollivier","given":"Manon"},{"family":"Ghosn","given":"Jade"},{"family":"Costagliola","given":"Dominique"},{"family":"Aslan","given":"Alexandre"},{"family":"Pintado","given":"Claire"},{"family":"Delaugerre","given":"Constance"},{"family":"Ponscarme","given":"Diane"},{"family":"Dalle","given":"Eve"},{"family":"Chas","given":"Julie"},{"family":"Siguier","given":"Martin"},{"family":"Palich","given":"Romain"},{"family":"Valentin","given":"Marc-Antoine"},{"family":"Yazdanpanah","given":"Yazdan"},{"family":"Lacombe","given":"Karine"},{"family":"Viard","given":"Jean-Paul"},{"family":"Lourenco","given":"Jeremy"},{"family":"Rachline","given":"Anne"},{"family":"Detruchis","given":"Pierre"},{"family":"Diemer","given":"Myriam"},{"family":"Azemar","given":"Laurene"},{"family":"Landowski","given":"Stephanie"},{"family":"Ometsguine","given":"Philippe"},{"family":"Buisson","given":"Martin"},{"family":"Feliho","given":"Philip"},{"family":"Bachelard","given":"Antoine"},{"family":"Phung","given":"Bao"},{"family":"Rioux","given":"Christophe"},{"family":"Proux","given":"Caroline"},{"family":"Le Gac","given":"Sylvie"},{"family":"Schneider","given":"Luminita"},{"family":"Charmak","given":"Aziza"},{"family":"Ktorza","given":"Nadine"},{"family":"Seang","given":"Sophie"},{"family":"Orriere","given":"Thibaut"},{"family":"Sellem","given":"Baptiste"},{"family":"Palacios","given":"Christia"},{"family":"Mebarki","given":"Soraya"}],"issued":{"date-parts":[["2024",10]]}}},{"id":40,"uris":["http://zotero.org/users/9663344/items/67UZENQG","http://zotero.org/users/9663344/items/HANL8X6F"],"itemData":{"id":40,"type":"article-journal","abstract":"BACKGROUND: Interventions to reduce sexually transmitted infections (STIs) among men who have sex with men (MSM) are needed.\nMETHODS: We conducted an open-label, randomized study involving MSM and transgender women who were taking preexposure prophylaxis (PrEP) against human immunodeficiency virus (HIV) infection (PrEP cohort) or living with HIV infection (persons living with HIV infection [PLWH] cohort) and who had had Neisseria gonorrhoeae (gonorrhea), Chlamydia trachomatis (chlamydia), or syphilis in the past year. Participants were randomly assigned in a 2:1 ratio to take 200 mg of doxycycline within 72 hours after condomless sex (doxycycline postexposure prophylaxis) or receive standard care without doxycycline. STI testing was performed quarterly. The primary end point was the incidence of at least one STI per follow-up quarter.\nRESULTS: Of 501 participants (327 in the PrEP cohort and 174 in the PLWH cohort), 67% were White, 7% Black, 11% Asian or Pacific Islander, and 30% Hispanic or Latino. In the PrEP cohort, an STI was diagnosed in 61 of 570 quarterly visits (10.7%) in the doxycycline group and 82 of 257 quarterly visits (31.9%) in the standard-care group, for an absolute difference of -21.2 percentage points and a relative risk of 0.34 (95% confidence interval [CI], 0.24 to 0.46; P&lt;0.001). In the PLWH cohort, an STI was diagnosed in 36 of 305 quarterly visits (11.8%) in the doxycycline group and 39 of 128 quarterly visits (30.5%) in the standard-care group, for an absolute difference of -18.7 percentage points and a relative risk of 0.38 (95% CI, 0.24 to 0.60; P&lt;0.001). The incidences of the three evaluated STIs were lower with doxycycline than with standard care; in the PrEP cohort, the relative risks were 0.45 (95% CI, 0.32 to 0.65) for gonorrhea, 0.12 (95% CI, 0.05 to 0.25) for chlamydia, and 0.13 (95% CI, 0.03 to 0.59) for syphilis, and in the PLWH cohort, the relative risks were 0.43 (95% CI, 0.26 to 0.71), 0.26 (95% CI, 0.12 to 0.57), and 0.23 (95% CI, 0.04 to 1.29), respectively. Five grade 3 adverse events and no serious adverse events were attributed to doxycycline. Of the participants with gonorrhea culture available, tetracycline-resistant gonorrhea occurred in 5 of 13 in the doxycycline groups and 2 of 16 in the standard-care groups.\nCONCLUSIONS: The combined incidence of gonorrhea, chlamydia, and syphilis was lower by two thirds with doxycycline postexposure prophylaxis than with standard care, a finding that supports its use among MSM with recent bacterial STIs. (Funded by the National Institutes of Health; DoxyPEP ClinicalTrials.gov number, NCT03980223.).","container-title":"The New England Journal of Medicine","DOI":"10.1056/NEJMoa2211934","ISSN":"1533-4406","issue":"14","journalAbbreviation":"N Engl J Med","language":"eng","page":"1296-1306","PMID":"37018493","PMCID":"PMC10140182","source":"PubMed","title":"Postexposure Doxycycline to Prevent Bacterial Sexually Transmitted Infections","volume":"388","author":[{"family":"Luetkemeyer","given":"Anne F."},{"family":"Donnell","given":"Deborah"},{"family":"Dombrowski","given":"Julia C."},{"family":"Cohen","given":"Stephanie"},{"family":"Grabow","given":"Cole"},{"family":"Brown","given":"Clare E."},{"family":"Malinski","given":"Cheryl"},{"family":"Perkins","given":"Rodney"},{"family":"Nasser","given":"Melody"},{"family":"Lopez","given":"Carolina"},{"family":"Vittinghoff","given":"Eric"},{"family":"Buchbinder","given":"Susan P."},{"family":"Scott","given":"Hyman"},{"family":"Charlebois","given":"Edwin D."},{"family":"Havlir","given":"Diane V."},{"family":"Soge","given":"Olusegun O."},{"family":"Celum","given":"Connie"},{"literal":"DoxyPEP Study Team"}],"issued":{"date-parts":[["2023",4,6]]}}},{"id":46,"uris":["http://zotero.org/users/9663344/items/GVWCRKFA"],"itemData":{"id":46,"type":"article-journal","abstract":"BACKGROUND: Increased rates of sexually transmitted infections (STIs) have been reported among men who have sex with men. We aimed to assess whether post-exposure prophylaxis (PEP) with doxycycline could reduce the incidence of STIs.\nMETHODS: All participants attending their scheduled visit in the open-label extension of the ANRS IPERGAY trial in France (men aged 18 years or older having condomless sex with men and using pre-exposure prophylaxis for HIV with tenofovir disoproxil fumarate plus emtricitabine) were eligible for inclusion in this open-label randomised study. Participants were randomly assigned (1:1) at a central site to take a single oral dose of 200 mg doxycycline PEP within 24 h after sex or no prophylaxis. The primary endpoint was the occurrence of a first STI (gonorrhoea, chlamydia, or syphilis) during the 10-month follow-up. The cumulative probability of occurrence of the primary endpoint was estimated in each group with the Kaplan-Meier method and compared with the log-rank test. The primary efficacy analysis was done on the intention-to-treat population, comprising all randomised participants. All participants received risk-reduction counselling and condoms, and were tested regularly for HIV. This trial is registered with ClinicalTrials.gov number, NCT01473472.\nFINDINGS: Between July 20, 2015, and Jan 21, 2016, we randomly assigned 232 participants (n=116 in the doxycycline PEP group and n=116 in the no-PEP group) who were followed up for a median of 8·7 months (IQR 7·8-9·7). Participants in the PEP group used a median of 680 mg doxycycline per month (IQR 280-1450). 73 participants presented with a new STI during follow-up, 28 in the PEP group (9-month probability 22%, 95% CI 15-32) and 45 in the no-PEP group (42%, 33-53; log-rank test p=0·007). The occurrence of a first STI in participants taking PEP was lower than in those not taking PEP (hazard ratio [HR] 0·53; 95% CI 0·33-0·85; p=0·008). Similar results were observed for the occurrence of a first episode of chlamydia (HR 0·30; 95% CI 0·13-0·70; p=0·006) and of syphilis (0·27; 0·07-0·98; p=0·047); for a first episode of gonorrhoea the results did not differ significantly (HR 0·83; 0·47-1·47; p=0·52). No HIV seroconversion was observed, and 72 (71%) of all 102 STIs were asymptomatic. Rates of serious adverse events were similar in the two study groups. Gastrointestinal adverse events were reported in 62 (53%) participants in the PEP group and 47 (41%) in the no-PEP group (p=0·05).\nINTERPRETATION: Doxycycline PEP reduced the occurrence of a first episode of bacterial STI in high-risk men who have sex with men.\nFUNDING: France Recherche Nord &amp; Sud Sida-HIV Hépatites (ANRS) and Bill &amp; Melinda Gates Foundation.","container-title":"The Lancet. Infectious Diseases","DOI":"10.1016/S1473-3099(17)30725-9","ISSN":"1474-4457","issue":"3","journalAbbreviation":"Lancet Infect Dis","language":"eng","page":"308-317","PMID":"29229440","source":"PubMed","title":"Post-exposure prophylaxis with doxycycline to prevent sexually transmitted infections in men who have sex with men: an open-label randomised substudy of the ANRS IPERGAY trial","title-short":"Post-exposure prophylaxis with doxycycline to prevent sexually transmitted infections in men who have sex with men","volume":"18","author":[{"family":"Molina","given":"Jean-Michel"},{"family":"Charreau","given":"Isabelle"},{"family":"Chidiac","given":"Christian"},{"family":"Pialoux","given":"Gilles"},{"family":"Cua","given":"Eric"},{"family":"Delaugerre","given":"Constance"},{"family":"Capitant","given":"Catherine"},{"family":"Rojas-Castro","given":"Daniela"},{"family":"Fonsart","given":"Julien"},{"family":"Bercot","given":"Béatrice"},{"family":"Bébéar","given":"Cécile"},{"family":"Cotte","given":"Laurent"},{"family":"Robineau","given":"Olivier"},{"family":"Raffi","given":"François"},{"family":"Charbonneau","given":"Pierre"},{"family":"Aslan","given":"Alexandre"},{"family":"Chas","given":"Julie"},{"family":"Niedbalski","given":"Laurence"},{"family":"Spire","given":"Bruno"},{"family":"Sagaon-Teyssier","given":"Luis"},{"family":"Carette","given":"Diane"},{"family":"Mestre","given":"Soizic Le"},{"family":"Doré","given":"Veronique"},{"family":"Meyer","given":"Laurence"},{"literal":"ANRS IPERGAY Study Group"}],"issued":{"date-parts":[["2018",3]]}}},{"id":37,"uris":["http://zotero.org/users/9663344/items/2AKNH2ZJ"],"itemData":{"id":37,"type":"article-journal","abstract":"BACKGROUND: Incident syphilis infections continue to be especially prevalent among a core group of HIV-infected men who have sex with men (MSM). Because of synergy between syphilis and HIV infections, innovative means for controlling incident syphilis infections are needed.\nMETHODS: Thirty MSM who had syphilis twice or more since their HIV diagnosis were randomized to receive either daily doxycycline prophylaxis or contingency management (CM) with incentive payments for remaining free of sexually transmitted diseases (STDs). Participants were tested for the bacterial STDs gonorrhea (Neisseria gonorrhoeae), chlamydia (Chlamydia trachomatis) and syphilis at weeks 12, 24, 36, and 48 and completed a behavioral risk questionnaire during each visit to assess number of partners, condom use, and drug use since the last visit. Generalized linear mixed models were used to analyze differences between arms in STD incidence and risk behaviors at follow-up.\nRESULTS: Doxycycline arm participants were significantly less likely to test positive for any selected bacterial STD during 48 weeks of follow-up (odds ratio, 0.27; confidence interval, 0.09-0.83) compared with CM arm participants (P = 0.02).There were no significant self-reported risk behavior differences between the doxycycline and CM arms at follow-up.\nCONCLUSIONS: Daily doxycycline taken prophylactically was associated with a decreased incidence of N. gonorrhoeae, C. trachomatis, or syphilis incident infections among a core group of HIV-infected MSM at high risk for these infections. Safe and effective biomedical tools should be included in the efforts to control transmission of syphilis, especially in this population. A randomized clinical trial should be conducted to confirm and extend these findings.","container-title":"Sexually Transmitted Diseases","DOI":"10.1097/OLQ.0000000000000216","ISSN":"1537-4521","issue":"2","journalAbbreviation":"Sex Transm Dis","language":"eng","page":"98-103","PMID":"25585069","PMCID":"PMC4295649","source":"PubMed","title":"Doxycycline prophylaxis to reduce incident syphilis among HIV-infected men who have sex with men who continue to engage in high-risk sex: a randomized, controlled pilot study","title-short":"Doxycycline prophylaxis to reduce incident syphilis among HIV-infected men who have sex with men who continue to engage in high-risk sex","volume":"42","author":[{"family":"Bolan","given":"Robert K."},{"family":"Beymer","given":"Matthew R."},{"family":"Weiss","given":"Robert E."},{"family":"Flynn","given":"Risa P."},{"family":"Leibowitz","given":"Arleen A."},{"family":"Klausner","given":"Jeffrey D."}],"issued":{"date-parts":[["2015",2]]}}}],"schema":"https://github.com/citation-style-language/schema/raw/master/csl-citation.json"} </w:instrText>
      </w:r>
      <w:r w:rsidR="008865F3">
        <w:rPr>
          <w:sz w:val="20"/>
          <w:szCs w:val="20"/>
          <w:lang w:val="en-GB"/>
        </w:rPr>
        <w:fldChar w:fldCharType="separate"/>
      </w:r>
      <w:r w:rsidR="00E03B4D">
        <w:rPr>
          <w:noProof/>
          <w:sz w:val="20"/>
          <w:szCs w:val="20"/>
          <w:lang w:val="en-GB"/>
        </w:rPr>
        <w:t>[33], [34], [46], [47]</w:t>
      </w:r>
      <w:r w:rsidR="008865F3">
        <w:rPr>
          <w:sz w:val="20"/>
          <w:szCs w:val="20"/>
          <w:lang w:val="en-GB"/>
        </w:rPr>
        <w:fldChar w:fldCharType="end"/>
      </w:r>
      <w:r w:rsidRPr="00CF5428">
        <w:rPr>
          <w:sz w:val="20"/>
          <w:szCs w:val="20"/>
          <w:lang w:val="en-GB"/>
        </w:rPr>
        <w:t xml:space="preserve">, </w:t>
      </w:r>
      <w:r w:rsidR="002D3225">
        <w:rPr>
          <w:sz w:val="20"/>
          <w:szCs w:val="20"/>
          <w:lang w:val="en-GB"/>
        </w:rPr>
        <w:t>short study durations</w:t>
      </w:r>
      <w:r w:rsidRPr="00CF5428">
        <w:rPr>
          <w:sz w:val="20"/>
          <w:szCs w:val="20"/>
          <w:lang w:val="en-GB"/>
        </w:rPr>
        <w:t xml:space="preserve"> cannot capture the population-level ecological shifts and selection gradients </w:t>
      </w:r>
      <w:r w:rsidR="002D3225">
        <w:rPr>
          <w:sz w:val="20"/>
          <w:szCs w:val="20"/>
          <w:lang w:val="en-GB"/>
        </w:rPr>
        <w:t>projected here</w:t>
      </w:r>
      <w:r w:rsidRPr="00CF5428">
        <w:rPr>
          <w:sz w:val="20"/>
          <w:szCs w:val="20"/>
          <w:lang w:val="en-GB"/>
        </w:rPr>
        <w:t xml:space="preserve">. By explicitly decoupling behavioural volatility from intervention pressures, this work provides a </w:t>
      </w:r>
      <w:r w:rsidR="002D3225">
        <w:rPr>
          <w:sz w:val="20"/>
          <w:szCs w:val="20"/>
          <w:lang w:val="en-GB"/>
        </w:rPr>
        <w:t>modelling</w:t>
      </w:r>
      <w:r w:rsidRPr="00CF5428">
        <w:rPr>
          <w:sz w:val="20"/>
          <w:szCs w:val="20"/>
          <w:lang w:val="en-GB"/>
        </w:rPr>
        <w:t xml:space="preserve"> framework that </w:t>
      </w:r>
      <w:r w:rsidR="002D3225">
        <w:rPr>
          <w:sz w:val="20"/>
          <w:szCs w:val="20"/>
          <w:lang w:val="en-GB"/>
        </w:rPr>
        <w:t>highlights</w:t>
      </w:r>
      <w:r w:rsidRPr="00CF5428">
        <w:rPr>
          <w:sz w:val="20"/>
          <w:szCs w:val="20"/>
          <w:lang w:val="en-GB"/>
        </w:rPr>
        <w:t xml:space="preserve"> </w:t>
      </w:r>
      <w:r w:rsidR="002D3225">
        <w:rPr>
          <w:sz w:val="20"/>
          <w:szCs w:val="20"/>
          <w:lang w:val="en-GB"/>
        </w:rPr>
        <w:t>that the</w:t>
      </w:r>
      <w:r w:rsidRPr="00CF5428">
        <w:rPr>
          <w:sz w:val="20"/>
          <w:szCs w:val="20"/>
          <w:lang w:val="en-GB"/>
        </w:rPr>
        <w:t xml:space="preserve"> long-term safety and utility of doxy-PEP are contingent upon preserving primary frontline ceftriaxone efficacy. </w:t>
      </w:r>
      <w:ins w:id="989" w:author="#WANG ZIHAO#" w:date="2026-06-18T18:06:00Z" w16du:dateUtc="2026-06-18T10:06:00Z">
        <w:r w:rsidR="00323B5D">
          <w:rPr>
            <w:sz w:val="20"/>
            <w:szCs w:val="20"/>
            <w:lang w:val="en-GB"/>
          </w:rPr>
          <w:t xml:space="preserve">Moreover, </w:t>
        </w:r>
      </w:ins>
    </w:p>
    <w:p w14:paraId="1857A465" w14:textId="07CDCC1F" w:rsidR="007353EA" w:rsidRPr="00CF5428" w:rsidRDefault="00323B5D" w:rsidP="006E0D5A">
      <w:pPr>
        <w:pStyle w:val="NormalWeb"/>
        <w:spacing w:line="276" w:lineRule="auto"/>
        <w:jc w:val="both"/>
        <w:rPr>
          <w:sz w:val="20"/>
          <w:szCs w:val="20"/>
          <w:lang w:val="en-GB"/>
        </w:rPr>
      </w:pPr>
      <w:ins w:id="990" w:author="#WANG ZIHAO#" w:date="2026-06-18T18:06:00Z" w16du:dateUtc="2026-06-18T10:06:00Z">
        <w:r>
          <w:rPr>
            <w:sz w:val="20"/>
            <w:szCs w:val="20"/>
            <w:lang w:val="en-GB"/>
          </w:rPr>
          <w:t>o</w:t>
        </w:r>
      </w:ins>
      <w:del w:id="991" w:author="#WANG ZIHAO#" w:date="2026-06-18T18:06:00Z" w16du:dateUtc="2026-06-18T10:06:00Z">
        <w:r w:rsidR="0009393F" w:rsidRPr="00CF5428" w:rsidDel="00323B5D">
          <w:rPr>
            <w:sz w:val="20"/>
            <w:szCs w:val="20"/>
            <w:lang w:val="en-GB"/>
          </w:rPr>
          <w:delText>O</w:delText>
        </w:r>
      </w:del>
      <w:r w:rsidR="0009393F" w:rsidRPr="00CF5428">
        <w:rPr>
          <w:sz w:val="20"/>
          <w:szCs w:val="20"/>
          <w:lang w:val="en-GB"/>
        </w:rPr>
        <w:t xml:space="preserve">ur framework expands significantly upon the existing body of infectious disease modelling literature on doxy-PEP and vaccination, which has historically evaluated these interventions </w:t>
      </w:r>
      <w:r w:rsidR="00666432">
        <w:rPr>
          <w:sz w:val="20"/>
          <w:szCs w:val="20"/>
          <w:lang w:val="en-GB"/>
        </w:rPr>
        <w:t>individually</w:t>
      </w:r>
      <w:r w:rsidR="0009393F" w:rsidRPr="00CF5428">
        <w:rPr>
          <w:sz w:val="20"/>
          <w:szCs w:val="20"/>
          <w:lang w:val="en-GB"/>
        </w:rPr>
        <w:t xml:space="preserve">. Previous mathematical models have primarily focused on the discrete, quantitative evaluation of standalone strategies, characterizing either the public health impact of </w:t>
      </w:r>
      <w:r w:rsidR="0009393F" w:rsidRPr="00CF5428">
        <w:rPr>
          <w:i/>
          <w:iCs/>
          <w:sz w:val="20"/>
          <w:szCs w:val="20"/>
          <w:lang w:val="en-GB"/>
        </w:rPr>
        <w:t xml:space="preserve">N. gonorrhoeae </w:t>
      </w:r>
      <w:r w:rsidR="0009393F" w:rsidRPr="00CF5428">
        <w:rPr>
          <w:sz w:val="20"/>
          <w:szCs w:val="20"/>
          <w:lang w:val="en-GB"/>
        </w:rPr>
        <w:t>vaccination in isolation</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{"citationID":"H2Qh0EQF","properties":{"unsorted":false,"formattedCitation":"[16], [23], [24]","plainCitation":"[16], [23], [24]","noteIndex":0},"citationItems":[{"id":406,"uris":["http://zotero.org/users/9663344/items/NEWELCWA"],"itemData":{"id":406,"type":"article-journal","abstract":"Background Gonorrhoea is one of the most common bacterial sexually transmitted infections in England. Over 41,000 cases were recorded in 2015, more than half of which occurred in men who have sex with men (MSM). As the bacterium has developed resistance to each first-line antibiotic in turn, we need an improved understanding of fitness benefits and costs of antibiotic resistance to inform control policy and planning. Cefixime was recommended as a singledose treatment for gonorrhoea from 2005 to 2010, during which time resistance increased, and subsequently declined.","container-title":"PLOS Medicine","DOI":"10.1371/journal.pmed.1002416","ISSN":"1549-1676","issue":"10","journalAbbreviation":"PLoS Med","language":"en","page":"e1002416","source":"DOI.org (Crossref)","title":"Estimating the fitness cost and benefit of cefixime resistance in Neisseria gonorrhoeae to inform prescription policy: A modelling study","title-short":"Estimating the fitness cost and benefit of cefixime resistance in Neisseria gonorrhoeae to inform prescription policy","volume":"14","author":[{"family":"Whittles","given":"Lilith K."},{"family":"White","given":"Peter J."},{"family":"Didelot","given":"Xavier"}],"editor":[{"family":"Low","given":"Nicola"}],"issued":{"date-parts":[["2017",10,31]]}}},{"id":297,"uris":["http://zotero.org/users/9663344/items/KC9H5ARD"],"itemData":{"id":297,"type":"article-journal","abstract":"Gonorrhea incidence is increasing rapidly in many countries, while antibiotic resistance is making treatment more difficult. Combined with evidence that two meningococcal vaccines are likely partially protective against gonorrhea, this has renewed interest in a gonococcal vaccine, and several candidates are in development. Key questions are how protective and long-lasting a vaccine needs to be, and how to target it. We assessed vaccination’s potential impact and the feasibility of achieving the World Health Organization’s (WHO) target of reducing gonorrhea incidence by 90% during 2018–2030, by comparing realistic vaccination strategies under a range of scenarios of vaccine efficacy and duration of protection, and emergence of extensively-resistant gonorrhea.We developed a stochastic transmission-dynamic model, incorporating asymptomatic and symptomatic infection and heterogeneous sexual behavior in men who have sex with men (MSM). We used data from England, which has a comprehensive, consistent nationwide surveillance system. Using particle Markov chain Monte Carlo methods, we fitted to gonorrhea incidence in 2008–2017, then used Bayesian forecasting to examine an extensive range of scenarios.Even in the worst-case scenario of untreatable infection emerging, the WHO target is achievable if all MSM attending sexual health clinics receive a vaccine offering ≥ 52% protection for ≥ 6 years. A vaccine conferring 31% protection (as estimated for MeNZB) for 2–4 years could reduce incidence in 2030 by 45% in the worst-case scenario, and by 75% if &amp;gt; 70% of resistant gonorrhea remains treatable.Even a partially-protective vaccine, delivered through a realistic targeting strategy, could substantially reduce gonorrhea incidence, despite antibiotic resistance.","container-title":"Clinical Infectious Diseases","DOI":"10.1093/cid/ciz1241","ISSN":"1058-4838","issue":"8","journalAbbreviation":"Clin Infect Dis","page":"1912-1919","source":"Silverchair","title":"Assessment of the Potential of Vaccination to Combat Antibiotic Resistance in Gonorrhea: A Modeling Analysis to Determine Preferred Product Characteristics","title-short":"Assessment of the Potential of Vaccination to Combat Antibiotic Resistance in Gonorrhea","volume":"71","author":[{"family":"Whittles","given":"Lilith K"},{"family":"White","given":"Peter J"},{"family":"Didelot","given":"Xavier"}],"issued":{"date-parts":[["2020",11,5]]}}},{"id":56,"uris":["http://zotero.org/users/9663344/items/T6SAULLB","http://zotero.org/users/9663344/items/KT468CMT"],"itemData":{"id":56,"type":"article-journal","abstract":"Background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J"}],"issued":{"date-parts":[["2022",7]]}}}],"schema":"https://github.com/citation-style-language/schema/raw/master/csl-citation.json"} </w:instrText>
      </w:r>
      <w:r w:rsidR="00573B0B" w:rsidRPr="00CF5428">
        <w:rPr>
          <w:sz w:val="20"/>
          <w:szCs w:val="20"/>
          <w:lang w:val="en-GB"/>
        </w:rPr>
        <w:fldChar w:fldCharType="separate"/>
      </w:r>
      <w:r w:rsidR="00A83A09">
        <w:rPr>
          <w:noProof/>
          <w:sz w:val="20"/>
          <w:szCs w:val="20"/>
          <w:lang w:val="en-GB"/>
        </w:rPr>
        <w:t>[16], [23], [24]</w:t>
      </w:r>
      <w:r w:rsidR="00573B0B" w:rsidRPr="00CF5428">
        <w:rPr>
          <w:sz w:val="20"/>
          <w:szCs w:val="20"/>
          <w:lang w:val="en-GB"/>
        </w:rPr>
        <w:fldChar w:fldCharType="end"/>
      </w:r>
      <w:r w:rsidR="0009393F" w:rsidRPr="00CF5428">
        <w:rPr>
          <w:sz w:val="20"/>
          <w:szCs w:val="20"/>
          <w:lang w:val="en-GB"/>
        </w:rPr>
        <w:t xml:space="preserve">, or the targeted deployment of </w:t>
      </w:r>
      <w:r w:rsidR="006D2FB1" w:rsidRPr="00CF5428">
        <w:rPr>
          <w:sz w:val="20"/>
          <w:szCs w:val="20"/>
          <w:lang w:val="en-GB"/>
        </w:rPr>
        <w:t>d</w:t>
      </w:r>
      <w:r w:rsidR="0009393F" w:rsidRPr="00CF5428">
        <w:rPr>
          <w:sz w:val="20"/>
          <w:szCs w:val="20"/>
          <w:lang w:val="en-GB"/>
        </w:rPr>
        <w:t>oxy-PEP for syphilis containment</w:t>
      </w:r>
      <w:r w:rsidR="00573B0B" w:rsidRPr="00CF5428">
        <w:rPr>
          <w:sz w:val="20"/>
          <w:szCs w:val="20"/>
          <w:lang w:val="en-GB"/>
        </w:rPr>
        <w:t xml:space="preserve"> </w:t>
      </w:r>
      <w:r w:rsidR="00573B0B" w:rsidRPr="00CF5428">
        <w:rPr>
          <w:sz w:val="20"/>
          <w:szCs w:val="20"/>
          <w:lang w:val="en-GB"/>
        </w:rPr>
        <w:fldChar w:fldCharType="begin"/>
      </w:r>
      <w:r w:rsidR="00031F54">
        <w:rPr>
          <w:sz w:val="20"/>
          <w:szCs w:val="20"/>
          <w:lang w:val="en-GB"/>
        </w:rPr>
        <w:instrText xml:space="preserve"> ADDIN ZOTERO_ITEM CSL_CITATION {"citationID":"JG1Rver4","properties":{"unsorted":false,"formattedCitation":"[2]","plainCitation":"[2]","noteIndex":0},"citationItems":[{"id":481,"uris":["http://zotero.org/users/9663344/items/CUX568SG"],"itemData":{"id":481,"type":"article-journal","abstract":"Syphilis remains a major global public health challenge, particularly among men who have sex with men (MSM). Although penicillin is effective for treatment, primary prevention options are limited. Recent trials show that doxycycline post-exposure prophylaxis (doxy-PEP) can substantially reduce syphilis incidence, but its long-term population-level impact, effects on transmission dynamics and effective programme enrolment strategies remain unclear, especially when accounting real-world behavioural factors such as screening frequency, uptake, adherence and discontinuation. Here we develop a behavioural transmission-dynamic model calibrated using Bayesian methods with epidemiological and behavioural data from Singapore and England to characterize transmission dynamics in MSM, quantify the potential long-run public health impact, efficiency and robustness of alternative doxy-PEP programme enrolment strategies across different settings (for example, schools, sexual health clinics and risk groups) under varying behavioural patterns and epidemiological settings. Over 15 years, targeting MSM at high-risk (&gt;5 partners per year) at diagnosis is most efficient (averting 2.50 (95% credible interval 0.68–5.94) and 4.60 (2.12–7.79) cases per enrolment in Singapore and England, respectively). Broader strategies to enrol all MSM attending sexual health clinics into a doxy-PEP programme achieved larger total reductions but with much lower efficiency and can avert as few as 0.02 (0.00–0.23) and 0.04 (0.01–0.46) cases per enrolment, respectively. Findings were robust across different behavioural and future scenarios. In summary, doxy-PEP programmes should prioritize enrolling MSM at high-risk diagnosed with syphilis, while maintaining frequent STI screening every 3–4 months, and monitoring the emergence or amplification of tetracycline-resistant Neisseria gonorrhoeae.","container-title":"Nature Health","DOI":"10.1038/s44360-026-00092-3","ISSN":"3005-0693","journalAbbreviation":"Nat. Health","language":"en","license":"2026 The Author(s), under exclusive licence to Springer Nature Limited","page":"1-13","publisher":"Nature Publishing Group","source":"www.nature.com","title":"Long-term public health impact of doxycycline post-exposure prophylaxis on syphilis transmission","author":[{"family":"Wang","given":"Zihao"},{"family":"Nikitin","given":"Dariya"},{"family":"Dickens","given":"Borame L."},{"family":"Wee","given":"Liang En"},{"family":"Chio","given":"Martin T. W."},{"family":"Tan","given":"Rayner Kay Jin"},{"family":"Ejima","given":"Keisuke"},{"family":"Wang","given":"Yi"},{"family":"Fisman","given":"David N."},{"family":"Whittles","given":"Lilith K."},{"family":"Lim","given":"Jue Tao"}],"issued":{"date-parts":[["2026",3,20]]}}}],"schema":"https://github.com/citation-style-language/schema/raw/master/csl-citation.json"} </w:instrText>
      </w:r>
      <w:r w:rsidR="00573B0B" w:rsidRPr="00CF5428">
        <w:rPr>
          <w:sz w:val="20"/>
          <w:szCs w:val="20"/>
          <w:lang w:val="en-GB"/>
        </w:rPr>
        <w:fldChar w:fldCharType="separate"/>
      </w:r>
      <w:r w:rsidR="00573B0B" w:rsidRPr="00CF5428">
        <w:rPr>
          <w:noProof/>
          <w:sz w:val="20"/>
          <w:szCs w:val="20"/>
          <w:lang w:val="en-GB"/>
        </w:rPr>
        <w:t>[2]</w:t>
      </w:r>
      <w:r w:rsidR="00573B0B" w:rsidRPr="00CF5428">
        <w:rPr>
          <w:sz w:val="20"/>
          <w:szCs w:val="20"/>
          <w:lang w:val="en-GB"/>
        </w:rPr>
        <w:fldChar w:fldCharType="end"/>
      </w:r>
      <w:r w:rsidR="0009393F" w:rsidRPr="00CF5428">
        <w:rPr>
          <w:sz w:val="20"/>
          <w:szCs w:val="20"/>
          <w:lang w:val="en-GB"/>
        </w:rPr>
        <w:t xml:space="preserve">. While recent </w:t>
      </w:r>
      <w:r w:rsidR="006D2FB1" w:rsidRPr="00CF5428">
        <w:rPr>
          <w:sz w:val="20"/>
          <w:szCs w:val="20"/>
          <w:lang w:val="en-GB"/>
        </w:rPr>
        <w:t>modelling</w:t>
      </w:r>
      <w:r w:rsidR="0009393F" w:rsidRPr="00CF5428">
        <w:rPr>
          <w:sz w:val="20"/>
          <w:szCs w:val="20"/>
          <w:lang w:val="en-GB"/>
        </w:rPr>
        <w:t xml:space="preserve"> efforts have begun to map the selective pressures of </w:t>
      </w:r>
      <w:r w:rsidR="006D2FB1" w:rsidRPr="00CF5428">
        <w:rPr>
          <w:sz w:val="20"/>
          <w:szCs w:val="20"/>
          <w:lang w:val="en-GB"/>
        </w:rPr>
        <w:t>d</w:t>
      </w:r>
      <w:r w:rsidR="0009393F" w:rsidRPr="00CF5428">
        <w:rPr>
          <w:sz w:val="20"/>
          <w:szCs w:val="20"/>
          <w:lang w:val="en-GB"/>
        </w:rPr>
        <w:t>oxy-PEP on gonococcal strain emergence</w:t>
      </w:r>
      <w:r w:rsidR="00573B0B" w:rsidRPr="00CF5428">
        <w:rPr>
          <w:sz w:val="20"/>
          <w:szCs w:val="20"/>
          <w:lang w:val="en-GB"/>
        </w:rPr>
        <w:t xml:space="preserve"> </w:t>
      </w:r>
      <w:r w:rsidR="00573B0B" w:rsidRPr="00CF5428">
        <w:rPr>
          <w:sz w:val="20"/>
          <w:szCs w:val="20"/>
          <w:lang w:val="en-GB"/>
        </w:rPr>
        <w:fldChar w:fldCharType="begin"/>
      </w:r>
      <w:r w:rsidR="00E03B4D">
        <w:rPr>
          <w:sz w:val="20"/>
          <w:szCs w:val="20"/>
          <w:lang w:val="en-GB"/>
        </w:rPr>
        <w:instrText xml:space="preserve"> ADDIN ZOTERO_ITEM CSL_CITATION {"citationID":"dNVBy45y","properties":{"unsorted":false,"formattedCitation":"[22], [35]","plainCitation":"[22], [35]","noteIndex":0},"citationItems":[{"id":187,"uris":["http://zotero.org/users/9663344/items/HYSVKZR9"],"itemData":{"id":187,"type":"article-journal","abstract":"Background Doxycycline post-exposure prophylaxis (PEP) has been shown to be efﬁcacious for the prevention of bacterial sexually transmitted infections, but resistance implications for Neisseria gonorrhoeae remain unknown. We aimed to use a mathematical model to investigate the anticipated impact of doxycycline PEP on the burden of gonorrhoea and antimicrobial resistance dynamics in men who have sex with men (MSM) in the USA.","container-title":"The Lancet Microbe","DOI":"10.1016/s2666-5247(24)00168-x","ISSN":"2666-5247","issue":"11","language":"en","license":"https://www.elsevier.com/tdm/userlicense/1.0/","page":"100926","publisher":"Elsevier BV","source":"Crossref","title":"Effects of doxycycline post-exposure prophylaxis for prevention of sexually transmitted infections on gonorrhoea prevalence and antimicrobial resistance among men who have sex with men in the USA: a modelling study","title-short":"Effects of doxycycline post-exposure prophylaxis for prevention of sexually transmitted infections on gonorrhoea prevalence and antimicrobial resistance among men who have sex with men in the USA","volume":"5","author":[{"family":"Reichert","given":"Emily"},{"family":"Grad","given":"Yonatan H"}],"issued":{"date-parts":[["2024",11]]}}},{"id":595,"uris":["http://zotero.org/users/9663344/items/RG9K42XY"],"itemData":{"id":595,"type":"article-journal","container-title":"The Lancet Infectious Diseases","DOI":"10.1016/S1473-3099(26)00123-4","ISSN":"1473-3099, 1474-4457","issue":"0","journalAbbreviation":"The Lancet Infectious Diseases","language":"English","publisher":"Elsevier","source":"www.thelancet.com","title":"Durability of doxycycline effectiveness against gonorrhoea after implementation of post-exposure prophylaxis in southern California, USA: a retrospective, test-negative, observational study","title-short":"Durability of doxycycline effectiveness against gonorrhoea after implementation of post-exposure prophylaxis in southern California, USA","URL":"https://www.thelancet.com/journals/laninf/article/PIIS1473-3099(26)00123-4/fulltext","volume":"0","author":[{"family":"Yechezkel","given":"Matan"},{"family":"Helekal","given":"David"},{"family":"Kapadia","given":"Banshri"},{"family":"Hong","given":"Vennis"},{"family":"Pomichowski","given":"Magdalena E."},{"family":"Reyes","given":"Iris Anne C."},{"family":"Davis","given":"Gregg S."},{"family":"Müller","given":"Nicola F."},{"family":"Grad","given":"Yonatan H."},{"family":"Tartof","given":"Sara Y."},{"family":"Lewnard","given":"Joseph A."}],"accessed":{"date-parts":[["2026",5,18]]},"issued":{"date-parts":[["2026",5,7]]}}}],"schema":"https://github.com/citation-style-language/schema/raw/master/csl-citation.json"} </w:instrText>
      </w:r>
      <w:r w:rsidR="00573B0B" w:rsidRPr="00CF5428">
        <w:rPr>
          <w:sz w:val="20"/>
          <w:szCs w:val="20"/>
          <w:lang w:val="en-GB"/>
        </w:rPr>
        <w:fldChar w:fldCharType="separate"/>
      </w:r>
      <w:r w:rsidR="00E03B4D">
        <w:rPr>
          <w:noProof/>
          <w:sz w:val="20"/>
          <w:szCs w:val="20"/>
          <w:lang w:val="en-GB"/>
        </w:rPr>
        <w:t>[22], [35]</w:t>
      </w:r>
      <w:r w:rsidR="00573B0B" w:rsidRPr="00CF5428">
        <w:rPr>
          <w:sz w:val="20"/>
          <w:szCs w:val="20"/>
          <w:lang w:val="en-GB"/>
        </w:rPr>
        <w:fldChar w:fldCharType="end"/>
      </w:r>
      <w:r w:rsidR="0009393F" w:rsidRPr="00CF5428">
        <w:rPr>
          <w:sz w:val="20"/>
          <w:szCs w:val="20"/>
          <w:lang w:val="en-GB"/>
        </w:rPr>
        <w:t xml:space="preserve">, these analyses remain largely restricted to single-pathogen dynamics. In contrast, our work </w:t>
      </w:r>
      <w:r w:rsidR="002D3225">
        <w:rPr>
          <w:sz w:val="20"/>
          <w:szCs w:val="20"/>
          <w:lang w:val="en-GB"/>
        </w:rPr>
        <w:t>models</w:t>
      </w:r>
      <w:r w:rsidR="0009393F" w:rsidRPr="00CF5428">
        <w:rPr>
          <w:sz w:val="20"/>
          <w:szCs w:val="20"/>
          <w:lang w:val="en-GB"/>
        </w:rPr>
        <w:t xml:space="preserve"> the ecological interplay between dual intervention pressures. By explicitly capturing how an intervention targeted at one pathogen can inadvertently </w:t>
      </w:r>
      <w:r w:rsidR="002D3225">
        <w:rPr>
          <w:sz w:val="20"/>
          <w:szCs w:val="20"/>
          <w:lang w:val="en-GB"/>
        </w:rPr>
        <w:t>change the transmission dynamics of</w:t>
      </w:r>
      <w:r w:rsidR="0009393F" w:rsidRPr="00CF5428">
        <w:rPr>
          <w:sz w:val="20"/>
          <w:szCs w:val="20"/>
          <w:lang w:val="en-GB"/>
        </w:rPr>
        <w:t xml:space="preserve"> co-circulating organism, this study exposes the structural limitations of </w:t>
      </w:r>
      <w:r w:rsidR="002D3225">
        <w:rPr>
          <w:sz w:val="20"/>
          <w:szCs w:val="20"/>
          <w:lang w:val="en-GB"/>
        </w:rPr>
        <w:t xml:space="preserve">examining a </w:t>
      </w:r>
      <w:r w:rsidR="0009393F" w:rsidRPr="00CF5428">
        <w:rPr>
          <w:sz w:val="20"/>
          <w:szCs w:val="20"/>
          <w:lang w:val="en-GB"/>
        </w:rPr>
        <w:t>single</w:t>
      </w:r>
      <w:r w:rsidR="002D3225">
        <w:rPr>
          <w:sz w:val="20"/>
          <w:szCs w:val="20"/>
          <w:lang w:val="en-GB"/>
        </w:rPr>
        <w:t xml:space="preserve"> </w:t>
      </w:r>
      <w:r w:rsidR="0009393F" w:rsidRPr="00CF5428">
        <w:rPr>
          <w:sz w:val="20"/>
          <w:szCs w:val="20"/>
          <w:lang w:val="en-GB"/>
        </w:rPr>
        <w:t>agent</w:t>
      </w:r>
      <w:r w:rsidR="002D3225">
        <w:rPr>
          <w:sz w:val="20"/>
          <w:szCs w:val="20"/>
          <w:lang w:val="en-GB"/>
        </w:rPr>
        <w:t xml:space="preserve"> in evaluating intervention impacts.</w:t>
      </w:r>
      <w:r w:rsidR="0009393F" w:rsidRPr="00CF5428">
        <w:rPr>
          <w:sz w:val="20"/>
          <w:szCs w:val="20"/>
          <w:lang w:val="en-GB"/>
        </w:rPr>
        <w:t xml:space="preserve"> </w:t>
      </w:r>
      <w:r w:rsidR="002D3225">
        <w:rPr>
          <w:sz w:val="20"/>
          <w:szCs w:val="20"/>
          <w:lang w:val="en-GB"/>
        </w:rPr>
        <w:t>D</w:t>
      </w:r>
      <w:r w:rsidR="0009393F" w:rsidRPr="00CF5428">
        <w:rPr>
          <w:sz w:val="20"/>
          <w:szCs w:val="20"/>
          <w:lang w:val="en-GB"/>
        </w:rPr>
        <w:t xml:space="preserve">esign and implementation of </w:t>
      </w:r>
      <w:r w:rsidR="002D3225">
        <w:rPr>
          <w:sz w:val="20"/>
          <w:szCs w:val="20"/>
          <w:lang w:val="en-GB"/>
        </w:rPr>
        <w:t xml:space="preserve">doxy-PEP </w:t>
      </w:r>
      <w:r w:rsidR="0022627D">
        <w:rPr>
          <w:sz w:val="20"/>
          <w:szCs w:val="20"/>
          <w:lang w:val="en-GB"/>
        </w:rPr>
        <w:t xml:space="preserve">programmes </w:t>
      </w:r>
      <w:r w:rsidR="002D3225">
        <w:rPr>
          <w:sz w:val="20"/>
          <w:szCs w:val="20"/>
          <w:lang w:val="en-GB"/>
        </w:rPr>
        <w:t>must therefore</w:t>
      </w:r>
      <w:r w:rsidR="002D3225" w:rsidRPr="00CF5428">
        <w:rPr>
          <w:sz w:val="20"/>
          <w:szCs w:val="20"/>
          <w:lang w:val="en-GB"/>
        </w:rPr>
        <w:t xml:space="preserve"> </w:t>
      </w:r>
      <w:r w:rsidR="0009393F" w:rsidRPr="00CF5428">
        <w:rPr>
          <w:sz w:val="20"/>
          <w:szCs w:val="20"/>
          <w:lang w:val="en-GB"/>
        </w:rPr>
        <w:t>account for cross-pathogen ecological side effects and secondary evolutionary consequences.</w:t>
      </w:r>
    </w:p>
    <w:p w14:paraId="27850B63" w14:textId="7F655A26" w:rsidR="00A34C1D" w:rsidRPr="00CF5428" w:rsidRDefault="00E7505E" w:rsidP="006E0D5A">
      <w:pPr>
        <w:pStyle w:val="NormalWeb"/>
        <w:spacing w:line="276" w:lineRule="auto"/>
        <w:jc w:val="both"/>
        <w:rPr>
          <w:sz w:val="20"/>
          <w:szCs w:val="20"/>
          <w:lang w:val="en-GB"/>
        </w:rPr>
      </w:pPr>
      <w:ins w:id="992" w:author="#WANG ZIHAO#" w:date="2026-06-18T02:52:00Z" w16du:dateUtc="2026-06-17T18:52:00Z">
        <w:r w:rsidRPr="00E7505E">
          <w:rPr>
            <w:sz w:val="20"/>
            <w:szCs w:val="20"/>
            <w:lang w:val="en-GB"/>
          </w:rPr>
          <w:t xml:space="preserve">Our modelling framework incorporates two structural assumptions that should be considered when interpreting the findings and that, if anything, are likely to render our projections conservative. First, transitions between intervention strata were assumed to occur sequentially. Although simultaneous initiation of doxy-PEP and vaccination is possible during a single clinical encounter, the stepwise structure provides a pragmatic representation of population-level implementation processes, including staggered programme roll-out, appointment scheduling, and delays in intervention uptake. Consequently, the model may modestly underestimate the speed with which individuals achieve dual-intervention coverage and therefore may underestimate the short-term impact of combined strategies. Second, model parameterisation was informed primarily by data on low-level tetracycline resistance. The emergence and persistence of high-level doxycycline resistance may be constrained by additional biological and fitness costs, although the magnitude of these costs remains uncertain. As a result, the late-stage resurgence of resistant infections observed in doxy-PEP-inclusive scenarios should be interpreted </w:t>
        </w:r>
        <w:r w:rsidRPr="00E7505E">
          <w:rPr>
            <w:sz w:val="20"/>
            <w:szCs w:val="20"/>
            <w:lang w:val="en-GB"/>
          </w:rPr>
          <w:lastRenderedPageBreak/>
          <w:t>as a plausible upper-bound scenario rather than a precise prediction of future resistance trajectories. This approach intentionally errs on the side of caution by avoiding optimistic assumptions regarding resistance dynamics. Importantly, these two assumptions influence projections in opposite directions: the sequential uptake assumption may underestimate intervention effectiveness, whereas the resistance assumptions may overestimate the long-term burden of resistance. Taken together, they provide a cautious and policy-relevant framework that reduces the risk of overstating the benefits of intervention strategies.</w:t>
        </w:r>
      </w:ins>
      <w:ins w:id="993" w:author="#WANG ZIHAO#" w:date="2026-06-18T02:14:00Z" w16du:dateUtc="2026-06-17T18:14:00Z">
        <w:r w:rsidR="000B6095">
          <w:rPr>
            <w:sz w:val="20"/>
            <w:szCs w:val="20"/>
            <w:lang w:val="en-GB"/>
          </w:rPr>
          <w:t xml:space="preserve"> </w:t>
        </w:r>
      </w:ins>
      <w:ins w:id="994" w:author="#WANG ZIHAO#" w:date="2026-06-18T02:10:00Z" w16du:dateUtc="2026-06-17T18:10:00Z">
        <w:r w:rsidR="00BA1378">
          <w:rPr>
            <w:sz w:val="20"/>
            <w:szCs w:val="20"/>
            <w:lang w:val="en-GB"/>
          </w:rPr>
          <w:t xml:space="preserve">Lastly, </w:t>
        </w:r>
      </w:ins>
      <w:del w:id="995" w:author="#WANG ZIHAO#" w:date="2026-06-18T02:10:00Z" w16du:dateUtc="2026-06-17T18:10:00Z">
        <w:r w:rsidR="00EC07D6" w:rsidDel="00BA1378">
          <w:rPr>
            <w:sz w:val="20"/>
            <w:szCs w:val="20"/>
            <w:lang w:val="en-GB"/>
          </w:rPr>
          <w:delText>Our study has several limitations</w:delText>
        </w:r>
        <w:r w:rsidR="00A34C1D" w:rsidRPr="00CF5428" w:rsidDel="00BA1378">
          <w:rPr>
            <w:sz w:val="20"/>
            <w:szCs w:val="20"/>
            <w:lang w:val="en-GB"/>
          </w:rPr>
          <w:delText xml:space="preserve">. </w:delText>
        </w:r>
      </w:del>
      <w:del w:id="996" w:author="#WANG ZIHAO#" w:date="2026-06-18T02:01:00Z" w16du:dateUtc="2026-06-17T18:01:00Z">
        <w:r w:rsidR="00D94A43" w:rsidRPr="00D94A43" w:rsidDel="00E03B4D">
          <w:rPr>
            <w:sz w:val="20"/>
            <w:szCs w:val="20"/>
            <w:lang w:val="en-GB"/>
          </w:rPr>
          <w:delText xml:space="preserve">First, to maintain analytical tractability and isolate the precise evolutionary vectors of interest, our </w:delText>
        </w:r>
        <w:r w:rsidR="00666432" w:rsidDel="00E03B4D">
          <w:rPr>
            <w:sz w:val="20"/>
            <w:szCs w:val="20"/>
            <w:lang w:val="en-GB"/>
          </w:rPr>
          <w:delText xml:space="preserve">modelling </w:delText>
        </w:r>
        <w:r w:rsidR="00D94A43" w:rsidRPr="00D94A43" w:rsidDel="00E03B4D">
          <w:rPr>
            <w:sz w:val="20"/>
            <w:szCs w:val="20"/>
            <w:lang w:val="en-GB"/>
          </w:rPr>
          <w:delText xml:space="preserve">framework focused on the four </w:delText>
        </w:r>
        <w:r w:rsidR="006577E5" w:rsidDel="00E03B4D">
          <w:rPr>
            <w:sz w:val="20"/>
            <w:szCs w:val="20"/>
            <w:lang w:val="en-GB"/>
          </w:rPr>
          <w:delText>strains</w:delText>
        </w:r>
        <w:r w:rsidR="00D94A43" w:rsidRPr="00D94A43" w:rsidDel="00E03B4D">
          <w:rPr>
            <w:sz w:val="20"/>
            <w:szCs w:val="20"/>
            <w:lang w:val="en-GB"/>
          </w:rPr>
          <w:delText xml:space="preserve"> directly implicated by frontline therapy and doxy-PEP deployment. All alternative co-circulating antimicrobial-resistant strains (such as those resistant to azithromycin, ciprofloxacin, or penicillin) were consolidated into the </w:delText>
        </w:r>
        <w:r w:rsidR="00F15C4E" w:rsidDel="00E03B4D">
          <w:rPr>
            <w:sz w:val="20"/>
            <w:szCs w:val="20"/>
            <w:lang w:val="en-GB"/>
          </w:rPr>
          <w:delText>“</w:delText>
        </w:r>
        <w:r w:rsidR="00D94A43" w:rsidRPr="00D94A43" w:rsidDel="00E03B4D">
          <w:rPr>
            <w:sz w:val="20"/>
            <w:szCs w:val="20"/>
            <w:lang w:val="en-GB"/>
          </w:rPr>
          <w:delText>susceptible</w:delText>
        </w:r>
        <w:r w:rsidR="00F15C4E" w:rsidDel="00E03B4D">
          <w:rPr>
            <w:sz w:val="20"/>
            <w:szCs w:val="20"/>
            <w:lang w:val="en-GB"/>
          </w:rPr>
          <w:delText>”</w:delText>
        </w:r>
        <w:r w:rsidR="00D94A43" w:rsidRPr="00D94A43" w:rsidDel="00E03B4D">
          <w:rPr>
            <w:sz w:val="20"/>
            <w:szCs w:val="20"/>
            <w:lang w:val="en-GB"/>
          </w:rPr>
          <w:delText xml:space="preserve"> category. This approach is justified because these non-target resistance profiles do not share direct mechanistic cross-resistance with ceftriaxone or doxycycline</w:delText>
        </w:r>
        <w:r w:rsidR="00613390" w:rsidDel="00E03B4D">
          <w:rPr>
            <w:sz w:val="20"/>
            <w:szCs w:val="20"/>
            <w:lang w:val="en-GB"/>
          </w:rPr>
          <w:delText xml:space="preserve"> </w:delText>
        </w:r>
        <w:r w:rsidR="00613390" w:rsidDel="00E03B4D">
          <w:rPr>
            <w:sz w:val="20"/>
            <w:szCs w:val="20"/>
            <w:lang w:val="en-GB"/>
          </w:rPr>
          <w:fldChar w:fldCharType="begin"/>
        </w:r>
        <w:r w:rsidR="004255D7" w:rsidDel="00E03B4D">
          <w:rPr>
            <w:sz w:val="20"/>
            <w:szCs w:val="20"/>
            <w:lang w:val="en-GB"/>
          </w:rPr>
          <w:delInstrText xml:space="preserve"> ADDIN ZOTERO_ITEM CSL_CITATION {"citationID":"y5thyAHk","properties":{"unsorted":false,"formattedCitation":"[47]","plainCitation":"[47]","noteIndex":0},"citationItems":[{"id":615,"uris":["http://zotero.org/users/9663344/items/Z2BHXANA"],"itemData":{"id":615,"type":"article-journal","abstract":"The paper presents various issues related to the increasing drug resistance of Neisseria gonorrhoeae and the occurrence and spread of multidrug-resistant clones. One of the most important is the incidence and evolution of resistance mechanisms of N. gonorrhoeae to beta-lactam antibiotics. Chromosomal resistance to penicillins and oxyimino-cephalosporins and plasmid resistance to penicillins are discussed. Chromosomal resistance is associated with the presence of mutations in the PBP2 protein, containing mosaic variants and nonmosaic amino acid substitutions in the transpeptidase domain, and their correlation with mutations in the mtrR gene and its promoter regions (the MtrCDE membrane pump repressor) and in several other genes, which together determine reduced sensitivity or resistance to ceftriaxone and cefixime. Plasmid resistance to penicillins results from the production of beta-lactamases. There are different types of beta-lactamases as well as penicillinase plasmids. In addition to resistance to beta-lactam antibiotics, the paper covers the mechanisms and occurrence of resistance to macrolides (azithromycin), fluoroquinolones and some other antibiotics. Moreover, the most important epidemiological types of multidrug-resistant N. gonorrhoeae, prevalent in specific years and regions, are discussed. Epidemiological types are defined as sequence types, clonal complexes and genogroups obtained by various typing systems such as NG-STAR, NG-MAST and MLST. New perspectives on the treatment of N. gonorrhoeae infections are also presented, including new drugs active against multidrug-resistant strains.","container-title":"International Journal of Molecular Sciences","DOI":"10.3390/ijms231810499","ISSN":"1422-0067","issue":"18","journalAbbreviation":"Int J Mol Sci","page":"10499","PMID":"36142410","PMCID":"PMC9505821","source":"PubMed Central","title":"Molecular Mechanisms of Drug Resistance and Epidemiology of Multidrug-Resistant Variants of Neisseria gonorrhoeae","volume":"23","author":[{"family":"Mlynarczyk-Bonikowska","given":"Beata"},{"family":"Kowalewski","given":"Cezary"},{"family":"Krolak-Ulinska","given":"Aneta"},{"family":"Marusza","given":"Wojciech"}],"issued":{"date-parts":[["2022",9,10]]}}}],"schema":"https://github.com/citation-style-language/schema/raw/master/csl-citation.json"} </w:delInstrText>
        </w:r>
        <w:r w:rsidR="00613390" w:rsidDel="00E03B4D">
          <w:rPr>
            <w:sz w:val="20"/>
            <w:szCs w:val="20"/>
            <w:lang w:val="en-GB"/>
          </w:rPr>
          <w:fldChar w:fldCharType="separate"/>
        </w:r>
        <w:r w:rsidR="004255D7" w:rsidDel="00E03B4D">
          <w:rPr>
            <w:noProof/>
            <w:sz w:val="20"/>
            <w:szCs w:val="20"/>
            <w:lang w:val="en-GB"/>
          </w:rPr>
          <w:delText>[47]</w:delText>
        </w:r>
        <w:r w:rsidR="00613390" w:rsidDel="00E03B4D">
          <w:rPr>
            <w:sz w:val="20"/>
            <w:szCs w:val="20"/>
            <w:lang w:val="en-GB"/>
          </w:rPr>
          <w:fldChar w:fldCharType="end"/>
        </w:r>
        <w:r w:rsidR="00F15C4E" w:rsidDel="00E03B4D">
          <w:rPr>
            <w:sz w:val="20"/>
            <w:szCs w:val="20"/>
            <w:lang w:val="en-GB"/>
          </w:rPr>
          <w:delText xml:space="preserve">. </w:delText>
        </w:r>
        <w:r w:rsidR="006577E5" w:rsidDel="00E03B4D">
          <w:rPr>
            <w:sz w:val="20"/>
            <w:szCs w:val="20"/>
            <w:lang w:val="en-GB"/>
          </w:rPr>
          <w:delText>T</w:delText>
        </w:r>
        <w:r w:rsidR="00D94A43" w:rsidRPr="00D94A43" w:rsidDel="00E03B4D">
          <w:rPr>
            <w:sz w:val="20"/>
            <w:szCs w:val="20"/>
            <w:lang w:val="en-GB"/>
          </w:rPr>
          <w:delText xml:space="preserve">heir exclusion </w:delText>
        </w:r>
        <w:r w:rsidR="006577E5" w:rsidDel="00E03B4D">
          <w:rPr>
            <w:sz w:val="20"/>
            <w:szCs w:val="20"/>
            <w:lang w:val="en-GB"/>
          </w:rPr>
          <w:delText xml:space="preserve">preserves </w:delText>
        </w:r>
        <w:r w:rsidR="00D94A43" w:rsidRPr="00D94A43" w:rsidDel="00E03B4D">
          <w:rPr>
            <w:sz w:val="20"/>
            <w:szCs w:val="20"/>
            <w:lang w:val="en-GB"/>
          </w:rPr>
          <w:delText>the structural validity of the core selection dynamics under evaluation. Second</w:delText>
        </w:r>
      </w:del>
      <w:del w:id="997" w:author="#WANG ZIHAO#" w:date="2026-06-18T02:10:00Z" w16du:dateUtc="2026-06-17T18:10:00Z">
        <w:r w:rsidR="00D94A43" w:rsidRPr="00D94A43" w:rsidDel="00BA1378">
          <w:rPr>
            <w:sz w:val="20"/>
            <w:szCs w:val="20"/>
            <w:lang w:val="en-GB"/>
          </w:rPr>
          <w:delText xml:space="preserve">, </w:delText>
        </w:r>
      </w:del>
      <w:r w:rsidR="00D94A43" w:rsidRPr="00D94A43">
        <w:rPr>
          <w:sz w:val="20"/>
          <w:szCs w:val="20"/>
          <w:lang w:val="en-GB"/>
        </w:rPr>
        <w:t xml:space="preserve">the </w:t>
      </w:r>
      <w:r w:rsidR="00F15C4E">
        <w:rPr>
          <w:sz w:val="20"/>
          <w:szCs w:val="20"/>
          <w:lang w:val="en-GB"/>
        </w:rPr>
        <w:t>ceftriaxone</w:t>
      </w:r>
      <w:r w:rsidR="00D94A43" w:rsidRPr="00D94A43">
        <w:rPr>
          <w:sz w:val="20"/>
          <w:szCs w:val="20"/>
          <w:lang w:val="en-GB"/>
        </w:rPr>
        <w:t xml:space="preserve"> treatment failure parameter was </w:t>
      </w:r>
      <w:r w:rsidR="00F15C4E" w:rsidRPr="00D94A43">
        <w:rPr>
          <w:sz w:val="20"/>
          <w:szCs w:val="20"/>
          <w:lang w:val="en-GB"/>
        </w:rPr>
        <w:t>modelled</w:t>
      </w:r>
      <w:r w:rsidR="00D94A43" w:rsidRPr="00D94A43">
        <w:rPr>
          <w:sz w:val="20"/>
          <w:szCs w:val="20"/>
          <w:lang w:val="en-GB"/>
        </w:rPr>
        <w:t xml:space="preserve"> as a static probability within individual scenarios. </w:t>
      </w:r>
      <w:commentRangeStart w:id="998"/>
      <w:commentRangeStart w:id="999"/>
      <w:r w:rsidR="00D94A43" w:rsidRPr="00D94A43">
        <w:rPr>
          <w:sz w:val="20"/>
          <w:szCs w:val="20"/>
          <w:lang w:val="en-GB"/>
        </w:rPr>
        <w:t xml:space="preserve">While natural clinical ecosystems exhibit non-linear failure rates that fluctuate with localized </w:t>
      </w:r>
      <w:r w:rsidR="00D94A43" w:rsidRPr="00B23B93">
        <w:rPr>
          <w:sz w:val="20"/>
          <w:szCs w:val="20"/>
          <w:lang w:val="en-GB"/>
        </w:rPr>
        <w:t xml:space="preserve">consumption gradients, our static parameterized boundaries </w:t>
      </w:r>
      <w:ins w:id="1000" w:author="#WANG ZIHAO#" w:date="2026-06-16T18:36:00Z" w16du:dateUtc="2026-06-16T10:36:00Z">
        <w:r w:rsidR="00B23B93" w:rsidRPr="00B23B93">
          <w:rPr>
            <w:sz w:val="20"/>
            <w:szCs w:val="20"/>
            <w:rPrChange w:id="1001" w:author="#WANG ZIHAO#" w:date="2026-06-16T18:37:00Z" w16du:dateUtc="2026-06-16T10:37:00Z">
              <w:rPr/>
            </w:rPrChange>
          </w:rPr>
          <w:t>represent the population-level average effect.</w:t>
        </w:r>
      </w:ins>
      <w:ins w:id="1002" w:author="#WANG ZIHAO#" w:date="2026-06-16T18:37:00Z" w16du:dateUtc="2026-06-16T10:37:00Z">
        <w:r w:rsidR="00B23B93" w:rsidRPr="00B23B93">
          <w:rPr>
            <w:sz w:val="20"/>
            <w:szCs w:val="20"/>
            <w:rPrChange w:id="1003" w:author="#WANG ZIHAO#" w:date="2026-06-16T18:37:00Z" w16du:dateUtc="2026-06-16T10:37:00Z">
              <w:rPr/>
            </w:rPrChange>
          </w:rPr>
          <w:t xml:space="preserve"> When embedded within transmission models, these boundaries provide a highly stable and interpretable benchmark for long-term stewardship forecasting</w:t>
        </w:r>
      </w:ins>
      <w:del w:id="1004" w:author="#WANG ZIHAO#" w:date="2026-06-16T18:37:00Z" w16du:dateUtc="2026-06-16T10:37:00Z">
        <w:r w:rsidR="00D94A43" w:rsidRPr="00B23B93" w:rsidDel="00B23B93">
          <w:rPr>
            <w:sz w:val="20"/>
            <w:szCs w:val="20"/>
            <w:lang w:val="en-GB"/>
          </w:rPr>
          <w:delText>provide a highly resilient and interpretable benchmark for long-term stewardship forecasting</w:delText>
        </w:r>
        <w:commentRangeEnd w:id="998"/>
        <w:r w:rsidR="00B23B93" w:rsidRPr="00B23B93" w:rsidDel="00B23B93">
          <w:rPr>
            <w:rStyle w:val="CommentReference"/>
            <w:sz w:val="20"/>
            <w:szCs w:val="20"/>
            <w:lang w:val="en-GB"/>
          </w:rPr>
          <w:commentReference w:id="998"/>
        </w:r>
      </w:del>
      <w:commentRangeEnd w:id="999"/>
      <w:r w:rsidR="00B00960" w:rsidRPr="00B23B93">
        <w:rPr>
          <w:rStyle w:val="CommentReference"/>
          <w:sz w:val="20"/>
          <w:szCs w:val="20"/>
          <w:lang w:val="en-GB"/>
        </w:rPr>
        <w:commentReference w:id="999"/>
      </w:r>
      <w:commentRangeStart w:id="1005"/>
      <w:commentRangeStart w:id="1006"/>
      <w:r w:rsidR="002122B2" w:rsidRPr="00B23B93">
        <w:rPr>
          <w:sz w:val="20"/>
          <w:szCs w:val="20"/>
          <w:lang w:val="en-GB"/>
        </w:rPr>
        <w:t xml:space="preserve">. </w:t>
      </w:r>
      <w:commentRangeEnd w:id="1005"/>
      <w:r w:rsidR="00B23B93" w:rsidRPr="00B23B93">
        <w:rPr>
          <w:rStyle w:val="CommentReference"/>
          <w:sz w:val="20"/>
          <w:szCs w:val="20"/>
          <w:lang w:val="en-GB"/>
        </w:rPr>
        <w:commentReference w:id="1005"/>
      </w:r>
      <w:commentRangeEnd w:id="1006"/>
      <w:r w:rsidR="00F15C4E" w:rsidRPr="00B23B93">
        <w:rPr>
          <w:rStyle w:val="CommentReference"/>
          <w:sz w:val="20"/>
          <w:szCs w:val="20"/>
          <w:lang w:val="en-GB"/>
        </w:rPr>
        <w:commentReference w:id="1006"/>
      </w:r>
      <w:del w:id="1007" w:author="#WANG ZIHAO#" w:date="2026-06-18T02:01:00Z" w16du:dateUtc="2026-06-17T18:01:00Z">
        <w:r w:rsidR="002122B2" w:rsidRPr="00B23B93" w:rsidDel="00E03B4D">
          <w:rPr>
            <w:sz w:val="20"/>
            <w:szCs w:val="20"/>
            <w:lang w:val="en-GB"/>
          </w:rPr>
          <w:delText>Finally</w:delText>
        </w:r>
      </w:del>
      <w:del w:id="1008" w:author="#WANG ZIHAO#" w:date="2026-06-18T02:10:00Z" w16du:dateUtc="2026-06-17T18:10:00Z">
        <w:r w:rsidR="00A34C1D" w:rsidRPr="00B23B93" w:rsidDel="00BA1378">
          <w:rPr>
            <w:sz w:val="20"/>
            <w:szCs w:val="20"/>
            <w:lang w:val="en-GB"/>
          </w:rPr>
          <w:delText>,</w:delText>
        </w:r>
        <w:r w:rsidR="00A34C1D" w:rsidRPr="00CF5428" w:rsidDel="00BA1378">
          <w:rPr>
            <w:sz w:val="20"/>
            <w:szCs w:val="20"/>
            <w:lang w:val="en-GB"/>
          </w:rPr>
          <w:delText xml:space="preserve"> a critical constraint of this analysis is that the model parameterization was calibrated using empirical data derived from low-level tetracycline-resistant </w:delText>
        </w:r>
        <w:r w:rsidR="00A34C1D" w:rsidRPr="00CF5428" w:rsidDel="00BA1378">
          <w:rPr>
            <w:i/>
            <w:iCs/>
            <w:sz w:val="20"/>
            <w:szCs w:val="20"/>
            <w:lang w:val="en-GB"/>
          </w:rPr>
          <w:delText>N</w:delText>
        </w:r>
        <w:r w:rsidR="002122B2" w:rsidRPr="00CF5428" w:rsidDel="00BA1378">
          <w:rPr>
            <w:i/>
            <w:iCs/>
            <w:sz w:val="20"/>
            <w:szCs w:val="20"/>
            <w:lang w:val="en-GB"/>
          </w:rPr>
          <w:delText>.</w:delText>
        </w:r>
        <w:r w:rsidR="00A34C1D" w:rsidRPr="00CF5428" w:rsidDel="00BA1378">
          <w:rPr>
            <w:i/>
            <w:iCs/>
            <w:sz w:val="20"/>
            <w:szCs w:val="20"/>
            <w:lang w:val="en-GB"/>
          </w:rPr>
          <w:delText xml:space="preserve"> gonorrhoeae</w:delText>
        </w:r>
        <w:r w:rsidR="00A34C1D" w:rsidRPr="00CF5428" w:rsidDel="00BA1378">
          <w:rPr>
            <w:sz w:val="20"/>
            <w:szCs w:val="20"/>
            <w:lang w:val="en-GB"/>
          </w:rPr>
          <w:delText xml:space="preserve"> isolates. Because high-level </w:delText>
        </w:r>
      </w:del>
      <w:del w:id="1009" w:author="#WANG ZIHAO#" w:date="2026-06-16T14:55:00Z" w16du:dateUtc="2026-06-16T06:55:00Z">
        <w:r w:rsidR="00A34C1D" w:rsidRPr="00CF5428" w:rsidDel="00A00613">
          <w:rPr>
            <w:sz w:val="20"/>
            <w:szCs w:val="20"/>
            <w:lang w:val="en-GB"/>
          </w:rPr>
          <w:delText>phenotypic</w:delText>
        </w:r>
      </w:del>
      <w:del w:id="1010" w:author="#WANG ZIHAO#" w:date="2026-06-16T18:34:00Z" w16du:dateUtc="2026-06-16T10:34:00Z">
        <w:r w:rsidR="00A34C1D" w:rsidRPr="00CF5428" w:rsidDel="00E54729">
          <w:rPr>
            <w:sz w:val="20"/>
            <w:szCs w:val="20"/>
            <w:lang w:val="en-GB"/>
          </w:rPr>
          <w:delText xml:space="preserve"> </w:delText>
        </w:r>
      </w:del>
      <w:del w:id="1011" w:author="#WANG ZIHAO#" w:date="2026-06-18T02:10:00Z" w16du:dateUtc="2026-06-17T18:10:00Z">
        <w:r w:rsidR="00A34C1D" w:rsidRPr="00CF5428" w:rsidDel="00BA1378">
          <w:rPr>
            <w:sz w:val="20"/>
            <w:szCs w:val="20"/>
            <w:lang w:val="en-GB"/>
          </w:rPr>
          <w:delText>resistance</w:delText>
        </w:r>
        <w:r w:rsidR="002122B2" w:rsidRPr="00CF5428" w:rsidDel="00BA1378">
          <w:rPr>
            <w:sz w:val="20"/>
            <w:szCs w:val="20"/>
            <w:lang w:val="en-GB"/>
          </w:rPr>
          <w:delText xml:space="preserve">, </w:delText>
        </w:r>
        <w:r w:rsidR="00A34C1D" w:rsidRPr="00CF5428" w:rsidDel="00BA1378">
          <w:rPr>
            <w:sz w:val="20"/>
            <w:szCs w:val="20"/>
            <w:lang w:val="en-GB"/>
          </w:rPr>
          <w:delText>such as that mediated by specific chromosomal mutations or efflux pump over-expression</w:delText>
        </w:r>
        <w:r w:rsidR="002122B2" w:rsidRPr="00CF5428" w:rsidDel="00BA1378">
          <w:rPr>
            <w:sz w:val="20"/>
            <w:szCs w:val="20"/>
            <w:lang w:val="en-GB"/>
          </w:rPr>
          <w:delText xml:space="preserve">, </w:delText>
        </w:r>
        <w:r w:rsidR="00A34C1D" w:rsidRPr="00CF5428" w:rsidDel="00BA1378">
          <w:rPr>
            <w:sz w:val="20"/>
            <w:szCs w:val="20"/>
            <w:lang w:val="en-GB"/>
          </w:rPr>
          <w:delText xml:space="preserve">typically incurs more substantial biological and metabolic fitness penalties, our projections likely represent an </w:delText>
        </w:r>
      </w:del>
      <w:del w:id="1012" w:author="#WANG ZIHAO#" w:date="2026-06-16T18:34:00Z" w16du:dateUtc="2026-06-16T10:34:00Z">
        <w:r w:rsidR="00A34C1D" w:rsidRPr="00CF5428" w:rsidDel="00E54729">
          <w:rPr>
            <w:sz w:val="20"/>
            <w:szCs w:val="20"/>
            <w:lang w:val="en-GB"/>
          </w:rPr>
          <w:delText xml:space="preserve">extreme </w:delText>
        </w:r>
      </w:del>
      <w:del w:id="1013" w:author="#WANG ZIHAO#" w:date="2026-06-18T02:10:00Z" w16du:dateUtc="2026-06-17T18:10:00Z">
        <w:r w:rsidR="00A34C1D" w:rsidRPr="00CF5428" w:rsidDel="00BA1378">
          <w:rPr>
            <w:sz w:val="20"/>
            <w:szCs w:val="20"/>
            <w:lang w:val="en-GB"/>
          </w:rPr>
          <w:delText xml:space="preserve">overestimate of both the </w:delText>
        </w:r>
        <w:r w:rsidR="00EC07D6" w:rsidDel="00BA1378">
          <w:rPr>
            <w:sz w:val="20"/>
            <w:szCs w:val="20"/>
            <w:lang w:val="en-GB"/>
          </w:rPr>
          <w:delText>speed</w:delText>
        </w:r>
        <w:r w:rsidR="00EC07D6" w:rsidRPr="00CF5428" w:rsidDel="00BA1378">
          <w:rPr>
            <w:sz w:val="20"/>
            <w:szCs w:val="20"/>
            <w:lang w:val="en-GB"/>
          </w:rPr>
          <w:delText xml:space="preserve"> </w:delText>
        </w:r>
        <w:r w:rsidR="00A34C1D" w:rsidRPr="00CF5428" w:rsidDel="00BA1378">
          <w:rPr>
            <w:sz w:val="20"/>
            <w:szCs w:val="20"/>
            <w:lang w:val="en-GB"/>
          </w:rPr>
          <w:delText xml:space="preserve">and absolute severity of high-level doxycycline resistance emergence. Accordingly, the late-stage epidemiological resurgences observed across our </w:delText>
        </w:r>
        <w:r w:rsidR="00034933" w:rsidRPr="00CF5428" w:rsidDel="00BA1378">
          <w:rPr>
            <w:sz w:val="20"/>
            <w:szCs w:val="20"/>
            <w:lang w:val="en-GB"/>
          </w:rPr>
          <w:delText>d</w:delText>
        </w:r>
        <w:r w:rsidR="00A34C1D" w:rsidRPr="00CF5428" w:rsidDel="00BA1378">
          <w:rPr>
            <w:sz w:val="20"/>
            <w:szCs w:val="20"/>
            <w:lang w:val="en-GB"/>
          </w:rPr>
          <w:delText>oxy-PEP-inclusive scenarios should be strictly interpreted as a conservative, worst-case boundary projection of resistance expansion.</w:delText>
        </w:r>
      </w:del>
    </w:p>
    <w:p w14:paraId="14D7DA62" w14:textId="288BEAC4" w:rsidR="00FB2CC5" w:rsidRPr="00CF5428" w:rsidRDefault="00E11837" w:rsidP="006E0D5A">
      <w:pPr>
        <w:pStyle w:val="NormalWeb"/>
        <w:spacing w:line="276" w:lineRule="auto"/>
        <w:jc w:val="both"/>
        <w:rPr>
          <w:sz w:val="20"/>
          <w:szCs w:val="20"/>
          <w:lang w:val="en-GB"/>
        </w:rPr>
      </w:pPr>
      <w:commentRangeStart w:id="1014"/>
      <w:r>
        <w:rPr>
          <w:sz w:val="20"/>
          <w:szCs w:val="20"/>
          <w:lang w:val="en-GB"/>
        </w:rPr>
        <w:t>F</w:t>
      </w:r>
      <w:r w:rsidR="00FB2CC5" w:rsidRPr="00CF5428">
        <w:rPr>
          <w:sz w:val="20"/>
          <w:szCs w:val="20"/>
          <w:lang w:val="en-GB"/>
        </w:rPr>
        <w:t>uture research should</w:t>
      </w:r>
      <w:r>
        <w:rPr>
          <w:sz w:val="20"/>
          <w:szCs w:val="20"/>
          <w:lang w:val="en-GB"/>
        </w:rPr>
        <w:t xml:space="preserve"> first</w:t>
      </w:r>
      <w:r w:rsidR="00FB2CC5" w:rsidRPr="00CF5428">
        <w:rPr>
          <w:sz w:val="20"/>
          <w:szCs w:val="20"/>
          <w:lang w:val="en-GB"/>
        </w:rPr>
        <w:t xml:space="preserve"> explicitly quantify the long-term clinical and economic healthcare burdens induced by widespread doxy-PEP implementation. Specifically, models must capture how targeted prophylaxis constructs direct evolutionary conduits that facilitate a rapid transition from standalone tetracycline resistance to multidrug-resistant </w:t>
      </w:r>
      <w:r w:rsidR="003C774C">
        <w:rPr>
          <w:sz w:val="20"/>
          <w:szCs w:val="20"/>
          <w:lang w:val="en-GB"/>
        </w:rPr>
        <w:t>strain</w:t>
      </w:r>
      <w:r w:rsidR="00FB2CC5" w:rsidRPr="00CF5428">
        <w:rPr>
          <w:sz w:val="20"/>
          <w:szCs w:val="20"/>
          <w:lang w:val="en-GB"/>
        </w:rPr>
        <w:t xml:space="preserve">s via ceftriaxone co-selection using genomic data. </w:t>
      </w:r>
      <w:commentRangeEnd w:id="1014"/>
      <w:r w:rsidRPr="00CF5428">
        <w:rPr>
          <w:rStyle w:val="CommentReference"/>
          <w:sz w:val="20"/>
          <w:szCs w:val="20"/>
          <w:lang w:val="en-GB"/>
        </w:rPr>
        <w:commentReference w:id="1014"/>
      </w:r>
      <w:r w:rsidR="00FB2CC5" w:rsidRPr="00CF5428">
        <w:rPr>
          <w:sz w:val="20"/>
          <w:szCs w:val="20"/>
          <w:lang w:val="en-GB"/>
        </w:rPr>
        <w:t xml:space="preserve">Second, this cross-pathogen analytical framework should be extended to evaluate the collateral selective pressures of sustained, high-volume tetracycline exposure on other critical components of the sexual health microbiome. Incorporating the resistance kinetics of co-circulating pathogens such as </w:t>
      </w:r>
      <w:r w:rsidR="00FB2CC5" w:rsidRPr="00CF5428">
        <w:rPr>
          <w:i/>
          <w:iCs/>
          <w:sz w:val="20"/>
          <w:szCs w:val="20"/>
          <w:lang w:val="en-GB"/>
        </w:rPr>
        <w:t>C</w:t>
      </w:r>
      <w:r w:rsidR="00B1357A">
        <w:rPr>
          <w:i/>
          <w:iCs/>
          <w:sz w:val="20"/>
          <w:szCs w:val="20"/>
          <w:lang w:val="en-GB"/>
        </w:rPr>
        <w:t>.</w:t>
      </w:r>
      <w:r w:rsidR="00FB2CC5" w:rsidRPr="00CF5428">
        <w:rPr>
          <w:i/>
          <w:iCs/>
          <w:sz w:val="20"/>
          <w:szCs w:val="20"/>
          <w:lang w:val="en-GB"/>
        </w:rPr>
        <w:t xml:space="preserve"> trachomatis</w:t>
      </w:r>
      <w:r w:rsidR="00FB2CC5" w:rsidRPr="00CF5428">
        <w:rPr>
          <w:sz w:val="20"/>
          <w:szCs w:val="20"/>
          <w:lang w:val="en-GB"/>
        </w:rPr>
        <w:t xml:space="preserve"> and </w:t>
      </w:r>
      <w:r w:rsidR="00FB2CC5" w:rsidRPr="00CF5428">
        <w:rPr>
          <w:i/>
          <w:iCs/>
          <w:sz w:val="20"/>
          <w:szCs w:val="20"/>
          <w:lang w:val="en-GB"/>
        </w:rPr>
        <w:t>T</w:t>
      </w:r>
      <w:r w:rsidR="00B1357A">
        <w:rPr>
          <w:i/>
          <w:iCs/>
          <w:sz w:val="20"/>
          <w:szCs w:val="20"/>
          <w:lang w:val="en-GB"/>
        </w:rPr>
        <w:t>.</w:t>
      </w:r>
      <w:r w:rsidR="00FB2CC5" w:rsidRPr="00CF5428">
        <w:rPr>
          <w:i/>
          <w:iCs/>
          <w:sz w:val="20"/>
          <w:szCs w:val="20"/>
          <w:lang w:val="en-GB"/>
        </w:rPr>
        <w:t xml:space="preserve"> pallidum</w:t>
      </w:r>
      <w:r w:rsidR="00FB2CC5" w:rsidRPr="00CF5428">
        <w:rPr>
          <w:sz w:val="20"/>
          <w:szCs w:val="20"/>
          <w:lang w:val="en-GB"/>
        </w:rPr>
        <w:t xml:space="preserve"> is essential to achieving a systems-biology approach to long-term antimicrobial stewardship. Finally, future iterations must transition from single-pathogen dynamics toward an integrated, multi-STI syndromic framework. By simultaneously </w:t>
      </w:r>
      <w:r w:rsidR="00B025CD" w:rsidRPr="00CF5428">
        <w:rPr>
          <w:sz w:val="20"/>
          <w:szCs w:val="20"/>
          <w:lang w:val="en-GB"/>
        </w:rPr>
        <w:t>modelling</w:t>
      </w:r>
      <w:r w:rsidR="00FB2CC5" w:rsidRPr="00CF5428">
        <w:rPr>
          <w:sz w:val="20"/>
          <w:szCs w:val="20"/>
          <w:lang w:val="en-GB"/>
        </w:rPr>
        <w:t xml:space="preserve"> the overlapping transmission networks, incident volumes, and clinical sequelae of </w:t>
      </w:r>
      <w:r w:rsidR="00FB2CC5" w:rsidRPr="00CF5428">
        <w:rPr>
          <w:i/>
          <w:iCs/>
          <w:sz w:val="20"/>
          <w:szCs w:val="20"/>
          <w:lang w:val="en-GB"/>
        </w:rPr>
        <w:t>C. trachomatis</w:t>
      </w:r>
      <w:r w:rsidR="00FB2CC5" w:rsidRPr="00CF5428">
        <w:rPr>
          <w:sz w:val="20"/>
          <w:szCs w:val="20"/>
          <w:lang w:val="en-GB"/>
        </w:rPr>
        <w:t xml:space="preserve">, </w:t>
      </w:r>
      <w:r w:rsidR="00FB2CC5" w:rsidRPr="00CF5428">
        <w:rPr>
          <w:i/>
          <w:iCs/>
          <w:sz w:val="20"/>
          <w:szCs w:val="20"/>
          <w:lang w:val="en-GB"/>
        </w:rPr>
        <w:t>T. pallidum</w:t>
      </w:r>
      <w:r w:rsidR="00FB2CC5" w:rsidRPr="00CF5428">
        <w:rPr>
          <w:sz w:val="20"/>
          <w:szCs w:val="20"/>
          <w:lang w:val="en-GB"/>
        </w:rPr>
        <w:t xml:space="preserve">, and </w:t>
      </w:r>
      <w:r w:rsidR="00FB2CC5" w:rsidRPr="00CF5428">
        <w:rPr>
          <w:i/>
          <w:iCs/>
          <w:sz w:val="20"/>
          <w:szCs w:val="20"/>
          <w:lang w:val="en-GB"/>
        </w:rPr>
        <w:t>N. gonorrhoeae</w:t>
      </w:r>
      <w:r w:rsidR="00FB2CC5" w:rsidRPr="00CF5428">
        <w:rPr>
          <w:sz w:val="20"/>
          <w:szCs w:val="20"/>
          <w:lang w:val="en-GB"/>
        </w:rPr>
        <w:t xml:space="preserve">, future analyses can provide holistic net utility assessments of </w:t>
      </w:r>
      <w:r w:rsidR="006F3DA6" w:rsidRPr="00CF5428">
        <w:rPr>
          <w:sz w:val="20"/>
          <w:szCs w:val="20"/>
          <w:lang w:val="en-GB"/>
        </w:rPr>
        <w:t>d</w:t>
      </w:r>
      <w:r w:rsidR="00FB2CC5" w:rsidRPr="00CF5428">
        <w:rPr>
          <w:sz w:val="20"/>
          <w:szCs w:val="20"/>
          <w:lang w:val="en-GB"/>
        </w:rPr>
        <w:t xml:space="preserve">oxy-PEP. Such evaluations are vital to ensuring that localized reductions in one bacterial infection do not inadvertently </w:t>
      </w:r>
      <w:r w:rsidR="00E8345D">
        <w:rPr>
          <w:sz w:val="20"/>
          <w:szCs w:val="20"/>
          <w:lang w:val="en-GB"/>
        </w:rPr>
        <w:t>accelerate</w:t>
      </w:r>
      <w:r w:rsidR="00FB2CC5" w:rsidRPr="00CF5428">
        <w:rPr>
          <w:sz w:val="20"/>
          <w:szCs w:val="20"/>
          <w:lang w:val="en-GB"/>
        </w:rPr>
        <w:t xml:space="preserve"> multidrug-resistant selection.</w:t>
      </w:r>
    </w:p>
    <w:p w14:paraId="4A5E46A4" w14:textId="2383DEF1" w:rsidR="00034933" w:rsidRPr="00CF5428" w:rsidRDefault="00044D07" w:rsidP="006E0D5A">
      <w:pPr>
        <w:pStyle w:val="NormalWeb"/>
        <w:spacing w:line="276" w:lineRule="auto"/>
        <w:jc w:val="both"/>
        <w:rPr>
          <w:sz w:val="20"/>
          <w:szCs w:val="20"/>
          <w:lang w:val="en-GB"/>
        </w:rPr>
      </w:pPr>
      <w:commentRangeStart w:id="1015"/>
      <w:commentRangeStart w:id="1016"/>
      <w:r w:rsidRPr="00CF5428">
        <w:rPr>
          <w:sz w:val="20"/>
          <w:szCs w:val="20"/>
          <w:lang w:val="en-GB"/>
        </w:rPr>
        <w:t>Overall</w:t>
      </w:r>
      <w:r w:rsidR="00AB0FC4" w:rsidRPr="00CF5428">
        <w:rPr>
          <w:sz w:val="20"/>
          <w:szCs w:val="20"/>
          <w:lang w:val="en-GB"/>
        </w:rPr>
        <w:t>, t</w:t>
      </w:r>
      <w:r w:rsidR="00034933" w:rsidRPr="00CF5428">
        <w:rPr>
          <w:sz w:val="20"/>
          <w:szCs w:val="20"/>
          <w:lang w:val="en-GB"/>
        </w:rPr>
        <w:t xml:space="preserve">hese limitations notwithstanding, </w:t>
      </w:r>
      <w:r w:rsidR="00D70811">
        <w:rPr>
          <w:sz w:val="20"/>
          <w:szCs w:val="20"/>
          <w:lang w:val="en-GB"/>
        </w:rPr>
        <w:t>sensitivity</w:t>
      </w:r>
      <w:r w:rsidR="00034933" w:rsidRPr="00CF5428">
        <w:rPr>
          <w:sz w:val="20"/>
          <w:szCs w:val="20"/>
          <w:lang w:val="en-GB"/>
        </w:rPr>
        <w:t xml:space="preserve"> analyses yield vital insights for antimicrobial stewardship. By quantifying these intersecting transmission and selection dynamics, </w:t>
      </w:r>
      <w:r w:rsidR="00636A7E" w:rsidRPr="00636A7E">
        <w:rPr>
          <w:sz w:val="20"/>
          <w:szCs w:val="20"/>
          <w:lang w:val="en-GB"/>
        </w:rPr>
        <w:t xml:space="preserve">this study demonstrates that long-term evolutionary stability and </w:t>
      </w:r>
      <w:r w:rsidR="00472E62">
        <w:rPr>
          <w:sz w:val="20"/>
          <w:szCs w:val="20"/>
          <w:lang w:val="en-GB"/>
        </w:rPr>
        <w:t>strain</w:t>
      </w:r>
      <w:r w:rsidR="00636A7E" w:rsidRPr="00636A7E">
        <w:rPr>
          <w:sz w:val="20"/>
          <w:szCs w:val="20"/>
          <w:lang w:val="en-GB"/>
        </w:rPr>
        <w:t xml:space="preserve"> dominance are ultimately governed by background frontline </w:t>
      </w:r>
      <w:r w:rsidR="00636A7E">
        <w:rPr>
          <w:sz w:val="20"/>
          <w:szCs w:val="20"/>
          <w:lang w:val="en-GB"/>
        </w:rPr>
        <w:t>treatment failure rate</w:t>
      </w:r>
      <w:r w:rsidR="00636A7E" w:rsidRPr="00636A7E">
        <w:rPr>
          <w:sz w:val="20"/>
          <w:szCs w:val="20"/>
          <w:lang w:val="en-GB"/>
        </w:rPr>
        <w:t xml:space="preserve"> rather than the absolute scale of </w:t>
      </w:r>
      <w:r w:rsidR="00D70811">
        <w:rPr>
          <w:sz w:val="20"/>
          <w:szCs w:val="20"/>
          <w:lang w:val="en-GB"/>
        </w:rPr>
        <w:t>doxy-PEP</w:t>
      </w:r>
      <w:r w:rsidR="00636A7E" w:rsidRPr="00636A7E">
        <w:rPr>
          <w:sz w:val="20"/>
          <w:szCs w:val="20"/>
          <w:lang w:val="en-GB"/>
        </w:rPr>
        <w:t xml:space="preserve"> deployment</w:t>
      </w:r>
      <w:r w:rsidR="00034933" w:rsidRPr="00CF5428">
        <w:rPr>
          <w:sz w:val="20"/>
          <w:szCs w:val="20"/>
          <w:lang w:val="en-GB"/>
        </w:rPr>
        <w:t xml:space="preserve">. </w:t>
      </w:r>
      <w:commentRangeEnd w:id="1015"/>
      <w:r w:rsidR="00E11837" w:rsidRPr="00CF5428">
        <w:rPr>
          <w:rStyle w:val="CommentReference"/>
          <w:sz w:val="20"/>
          <w:szCs w:val="20"/>
          <w:lang w:val="en-GB"/>
        </w:rPr>
        <w:commentReference w:id="1015"/>
      </w:r>
      <w:commentRangeEnd w:id="1016"/>
      <w:r w:rsidR="00983B32" w:rsidRPr="00CF5428">
        <w:rPr>
          <w:rStyle w:val="CommentReference"/>
          <w:sz w:val="20"/>
          <w:szCs w:val="20"/>
          <w:lang w:val="en-GB"/>
        </w:rPr>
        <w:commentReference w:id="1016"/>
      </w:r>
      <w:r w:rsidR="00034933" w:rsidRPr="00CF5428">
        <w:rPr>
          <w:sz w:val="20"/>
          <w:szCs w:val="20"/>
          <w:lang w:val="en-GB"/>
        </w:rPr>
        <w:t xml:space="preserve">While targeted doxy-PEP implementation demonstrates undeniable short-term success in reducing the immediate population-level burden of syphilis, </w:t>
      </w:r>
      <w:r w:rsidR="00D70811">
        <w:rPr>
          <w:sz w:val="20"/>
          <w:szCs w:val="20"/>
          <w:lang w:val="en-GB"/>
        </w:rPr>
        <w:t>widespread</w:t>
      </w:r>
      <w:r w:rsidR="00034933" w:rsidRPr="00CF5428">
        <w:rPr>
          <w:sz w:val="20"/>
          <w:szCs w:val="20"/>
          <w:lang w:val="en-GB"/>
        </w:rPr>
        <w:t xml:space="preserve"> deployment accelerates the selection of multidrug-resistant gonococcal strains. Ultimately, these findings </w:t>
      </w:r>
      <w:r w:rsidR="00E11837">
        <w:rPr>
          <w:sz w:val="20"/>
          <w:szCs w:val="20"/>
          <w:lang w:val="en-GB"/>
        </w:rPr>
        <w:t>demonstrate</w:t>
      </w:r>
      <w:r w:rsidR="00E11837" w:rsidRPr="00CF5428">
        <w:rPr>
          <w:sz w:val="20"/>
          <w:szCs w:val="20"/>
          <w:lang w:val="en-GB"/>
        </w:rPr>
        <w:t xml:space="preserve"> </w:t>
      </w:r>
      <w:r w:rsidR="00034933" w:rsidRPr="00CF5428">
        <w:rPr>
          <w:sz w:val="20"/>
          <w:szCs w:val="20"/>
          <w:lang w:val="en-GB"/>
        </w:rPr>
        <w:t xml:space="preserve">that </w:t>
      </w:r>
      <w:r w:rsidR="00E11837">
        <w:rPr>
          <w:sz w:val="20"/>
          <w:szCs w:val="20"/>
          <w:lang w:val="en-GB"/>
        </w:rPr>
        <w:t>doxy-PEP</w:t>
      </w:r>
      <w:r w:rsidR="00034933" w:rsidRPr="00CF5428">
        <w:rPr>
          <w:sz w:val="20"/>
          <w:szCs w:val="20"/>
          <w:lang w:val="en-GB"/>
        </w:rPr>
        <w:t xml:space="preserve"> </w:t>
      </w:r>
      <w:r w:rsidR="00E11837">
        <w:rPr>
          <w:sz w:val="20"/>
          <w:szCs w:val="20"/>
          <w:lang w:val="en-GB"/>
        </w:rPr>
        <w:t>may lead to an increase in</w:t>
      </w:r>
      <w:r w:rsidR="00034933" w:rsidRPr="00CF5428">
        <w:rPr>
          <w:sz w:val="20"/>
          <w:szCs w:val="20"/>
          <w:lang w:val="en-GB"/>
        </w:rPr>
        <w:t xml:space="preserve"> multi-drug-resistant </w:t>
      </w:r>
      <w:r w:rsidR="00E11837" w:rsidRPr="005976C8">
        <w:rPr>
          <w:i/>
          <w:iCs/>
          <w:sz w:val="20"/>
          <w:szCs w:val="20"/>
          <w:lang w:val="en-GB"/>
        </w:rPr>
        <w:t>N</w:t>
      </w:r>
      <w:r w:rsidR="008865F3">
        <w:rPr>
          <w:i/>
          <w:iCs/>
          <w:sz w:val="20"/>
          <w:szCs w:val="20"/>
          <w:lang w:val="en-GB"/>
        </w:rPr>
        <w:t>.</w:t>
      </w:r>
      <w:r w:rsidR="00E11837" w:rsidRPr="005976C8">
        <w:rPr>
          <w:i/>
          <w:iCs/>
          <w:sz w:val="20"/>
          <w:szCs w:val="20"/>
          <w:lang w:val="en-GB"/>
        </w:rPr>
        <w:t xml:space="preserve"> gonorrhoea</w:t>
      </w:r>
      <w:r w:rsidR="00034933" w:rsidRPr="00CF5428">
        <w:rPr>
          <w:sz w:val="20"/>
          <w:szCs w:val="20"/>
          <w:lang w:val="en-GB"/>
        </w:rPr>
        <w:t>. To prevent this long-term erosion of our frontline clinical toolkit, public health frameworks must transition away from single-agent interventions</w:t>
      </w:r>
      <w:r w:rsidR="00D70811">
        <w:rPr>
          <w:sz w:val="20"/>
          <w:szCs w:val="20"/>
          <w:lang w:val="en-GB"/>
        </w:rPr>
        <w:t xml:space="preserve">, encourage safe sex practices and prioritize the development of transmission blocking </w:t>
      </w:r>
      <w:del w:id="1017" w:author="#WANG ZIHAO#" w:date="2026-06-16T17:41:00Z" w16du:dateUtc="2026-06-16T09:41:00Z">
        <w:r w:rsidR="00D70811" w:rsidDel="003F738F">
          <w:rPr>
            <w:sz w:val="20"/>
            <w:szCs w:val="20"/>
            <w:lang w:val="en-GB"/>
          </w:rPr>
          <w:delText>itnerventions</w:delText>
        </w:r>
      </w:del>
      <w:ins w:id="1018" w:author="#WANG ZIHAO#" w:date="2026-06-16T17:41:00Z" w16du:dateUtc="2026-06-16T09:41:00Z">
        <w:r w:rsidR="003F738F">
          <w:rPr>
            <w:sz w:val="20"/>
            <w:szCs w:val="20"/>
            <w:lang w:val="en-GB"/>
          </w:rPr>
          <w:t>interventions</w:t>
        </w:r>
      </w:ins>
      <w:r w:rsidR="00D70811">
        <w:rPr>
          <w:sz w:val="20"/>
          <w:szCs w:val="20"/>
          <w:lang w:val="en-GB"/>
        </w:rPr>
        <w:t xml:space="preserve"> </w:t>
      </w:r>
      <w:r w:rsidR="008865F3">
        <w:rPr>
          <w:sz w:val="20"/>
          <w:szCs w:val="20"/>
          <w:lang w:val="en-GB"/>
        </w:rPr>
        <w:fldChar w:fldCharType="begin"/>
      </w:r>
      <w:r w:rsidR="004255D7">
        <w:rPr>
          <w:sz w:val="20"/>
          <w:szCs w:val="20"/>
          <w:lang w:val="en-GB"/>
        </w:rPr>
        <w:instrText xml:space="preserve"> ADDIN ZOTERO_ITEM CSL_CITATION {"citationID":"ZvAEFWVR","properties":{"unsorted":false,"formattedCitation":"[16], [48]","plainCitation":"[16], [48]","noteIndex":0},"citationItems":[{"id":56,"uris":["http://zotero.org/users/9663344/items/T6SAULLB","http://zotero.org/users/9663344/items/KT468CMT"],"itemData":{"id":56,"type":"article-journal","abstract":"Background Gonorrhoea is a rapidly growing public health threat, with rising incidence and increasing drug resistance. Evidence that the MeNZB and four-component serogroup B meningococcal (4CMenB) vaccines, designed against Neisseria meningitidis, can also offer protection against gonorrhoea has created interest in using 4CMenB for this purpose and for developing gonorrhoea-specific vaccines. However, cost-effectiveness, and how the efficacy and duration of protection affect a gonorrhoea vaccine’s value, have not been assessed.","container-title":"The Lancet Infectious Diseases","DOI":"10.1016/S1473-3099(21)00744-1","ISSN":"14733099","issue":"7","journalAbbreviation":"The Lancet Infectious Diseases","language":"en","page":"1030-1041","source":"DOI.org (Crossref)","title":"Public health impact and cost-effectiveness of gonorrhoea vaccination: an integrated transmission-dynamic health-economic modelling analysis","title-short":"Public health impact and cost-effectiveness of gonorrhoea vaccination","volume":"22","author":[{"family":"Whittles","given":"Lilith K"},{"family":"Didelot","given":"Xavier"},{"family":"White","given":"Peter J"}],"issued":{"date-parts":[["2022",7]]}}},{"id":612,"uris":["http://zotero.org/users/9663344/items/AWMR2JHL"],"itemData":{"id":612,"type":"article-journal","abstract":"The ongoing COVID-19 pandemic has caught the attention of the global community and rekindled the debate about our ability to prevent and manage outbreaks, epidemics, and pandemics. Many alternatives are suggested to address these urgent issues. Some of them are quite interesting, but with little practical application in the short or medium term. To realistically control infectious diseases, human, animal, and environmental factors need to be considered together, based on the One Health perspective. In this article, we highlight the most effective initiatives for the control and prevention of infectious diseases: vaccination; environmental sanitation; vector control; social programs that encourage a reduction in the population growth; control of urbanization; safe sex stimulation; testing; treatment of sexually and vertically transmitted infections; promotion of personal hygiene practices; food safety and proper nutrition; reduction of the human contact with wildlife and livestock; reduction of social inequalities; infectious disease surveillance; and biodiversity preservation. Subsequently, this article highlights the impacts of human genetics on susceptibility to infections and disease progression, using the SARS-CoV-2 infection as a study model. Finally, actions focused on mitigation of outbreaks and epidemics and the importance of conservation of ecosystems and translational ecology as public health strategies are also discussed.","container-title":"Genetics and Molecular Biology","DOI":"10.1590/1678-4685-GMB-2020-0256","ISSN":"1415-4757","issue":"1 Suppl 1","journalAbbreviation":"Genet Mol Biol","page":"e20200256","PMID":"33533395","PMCID":"PMC7856630","source":"PubMed Central","title":"Control and prevention of infectious diseases from a One Health perspective","volume":"44","author":[{"family":"Ellwanger","given":"Joel Henrique"},{"family":"Veiga","given":"Ana Beatriz Gorini","non-dropping-particle":"da"},{"family":"Kaminski","given":"Valéria de Lima"},{"family":"Valverde-Villegas","given":"Jacqueline María"},{"family":"Freitas","given":"Abner Willian Quintino","non-dropping-particle":"de"},{"family":"Chies","given":"José Artur Bogo"}]}}],"schema":"https://github.com/citation-style-language/schema/raw/master/csl-citation.json"} </w:instrText>
      </w:r>
      <w:r w:rsidR="008865F3">
        <w:rPr>
          <w:sz w:val="20"/>
          <w:szCs w:val="20"/>
          <w:lang w:val="en-GB"/>
        </w:rPr>
        <w:fldChar w:fldCharType="separate"/>
      </w:r>
      <w:r w:rsidR="004255D7">
        <w:rPr>
          <w:noProof/>
          <w:sz w:val="20"/>
          <w:szCs w:val="20"/>
          <w:lang w:val="en-GB"/>
        </w:rPr>
        <w:t>[16], [48]</w:t>
      </w:r>
      <w:r w:rsidR="008865F3">
        <w:rPr>
          <w:sz w:val="20"/>
          <w:szCs w:val="20"/>
          <w:lang w:val="en-GB"/>
        </w:rPr>
        <w:fldChar w:fldCharType="end"/>
      </w:r>
      <w:r w:rsidR="008865F3">
        <w:rPr>
          <w:sz w:val="20"/>
          <w:szCs w:val="20"/>
          <w:lang w:val="en-GB"/>
        </w:rPr>
        <w:t xml:space="preserve"> </w:t>
      </w:r>
      <w:r w:rsidR="00D70811">
        <w:rPr>
          <w:sz w:val="20"/>
          <w:szCs w:val="20"/>
          <w:lang w:val="en-GB"/>
        </w:rPr>
        <w:t>to</w:t>
      </w:r>
      <w:r w:rsidR="00E11837">
        <w:rPr>
          <w:sz w:val="20"/>
          <w:szCs w:val="20"/>
          <w:lang w:val="en-GB"/>
        </w:rPr>
        <w:t xml:space="preserve"> attenuate these drawbacks</w:t>
      </w:r>
      <w:r w:rsidR="00034933" w:rsidRPr="00CF5428">
        <w:rPr>
          <w:sz w:val="20"/>
          <w:szCs w:val="20"/>
          <w:lang w:val="en-GB"/>
        </w:rPr>
        <w:t>.</w:t>
      </w:r>
    </w:p>
    <w:p w14:paraId="370C326B" w14:textId="77777777" w:rsidR="00A70850" w:rsidRDefault="00A70850" w:rsidP="006E0D5A">
      <w:pPr>
        <w:spacing w:before="100" w:beforeAutospacing="1" w:after="100" w:afterAutospacing="1" w:line="276" w:lineRule="auto"/>
        <w:jc w:val="both"/>
        <w:rPr>
          <w:b/>
          <w:bCs/>
          <w:sz w:val="20"/>
          <w:szCs w:val="20"/>
          <w:lang w:val="en-GB"/>
        </w:rPr>
        <w:sectPr w:rsidR="00A70850">
          <w:footerReference w:type="even" r:id="rId20"/>
          <w:footerReference w:type="default" r:id="rId21"/>
          <w:pgSz w:w="11906" w:h="16838"/>
          <w:pgMar w:top="1440" w:right="1440" w:bottom="1440" w:left="1440" w:header="708" w:footer="708" w:gutter="0"/>
          <w:cols w:space="708"/>
          <w:docGrid w:linePitch="360"/>
        </w:sectPr>
      </w:pPr>
    </w:p>
    <w:p w14:paraId="7848A7C5" w14:textId="6BE9F3BD" w:rsidR="00E168B3" w:rsidRPr="00CF5428" w:rsidRDefault="000011E7" w:rsidP="006E0D5A">
      <w:pPr>
        <w:spacing w:before="100" w:beforeAutospacing="1" w:after="100" w:afterAutospacing="1" w:line="276" w:lineRule="auto"/>
        <w:jc w:val="both"/>
        <w:rPr>
          <w:rFonts w:ascii="Times New Roman" w:eastAsia="Times New Roman" w:hAnsi="Times New Roman" w:cs="Times New Roman"/>
          <w:b/>
          <w:bCs/>
          <w:color w:val="000000" w:themeColor="text1"/>
          <w:kern w:val="0"/>
          <w:sz w:val="20"/>
          <w:szCs w:val="20"/>
          <w:lang w:val="en-GB"/>
          <w14:ligatures w14:val="none"/>
        </w:rPr>
      </w:pPr>
      <w:r w:rsidRPr="00CF5428">
        <w:rPr>
          <w:rFonts w:ascii="Times New Roman" w:eastAsia="Times New Roman" w:hAnsi="Times New Roman" w:cs="Times New Roman"/>
          <w:b/>
          <w:bCs/>
          <w:color w:val="000000" w:themeColor="text1"/>
          <w:kern w:val="0"/>
          <w:sz w:val="20"/>
          <w:szCs w:val="20"/>
          <w:lang w:val="en-GB"/>
          <w14:ligatures w14:val="none"/>
        </w:rPr>
        <w:lastRenderedPageBreak/>
        <w:t>Reference:</w:t>
      </w:r>
    </w:p>
    <w:p w14:paraId="0A89F814" w14:textId="77777777" w:rsidR="00E03B4D" w:rsidRPr="003C5487" w:rsidRDefault="00802477" w:rsidP="003C5487">
      <w:pPr>
        <w:pStyle w:val="Bibliography"/>
        <w:spacing w:line="276" w:lineRule="auto"/>
        <w:jc w:val="both"/>
        <w:rPr>
          <w:rFonts w:ascii="Times New Roman" w:hAnsi="Times New Roman" w:cs="Times New Roman"/>
          <w:color w:val="000000"/>
          <w:sz w:val="20"/>
          <w:lang w:val="en-US"/>
        </w:rPr>
        <w:pPrChange w:id="1019" w:author="#WANG ZIHAO#" w:date="2026-06-18T23:07:00Z" w16du:dateUtc="2026-06-18T15:07:00Z">
          <w:pPr>
            <w:pStyle w:val="Bibliography"/>
          </w:pPr>
        </w:pPrChange>
      </w:pPr>
      <w:r w:rsidRPr="003C5487">
        <w:rPr>
          <w:rFonts w:ascii="Times New Roman" w:eastAsia="Times New Roman" w:hAnsi="Times New Roman" w:cs="Times New Roman"/>
          <w:color w:val="000000" w:themeColor="text1"/>
          <w:sz w:val="20"/>
          <w:szCs w:val="20"/>
          <w:lang w:val="en-GB"/>
          <w14:ligatures w14:val="none"/>
          <w:rPrChange w:id="1020" w:author="#WANG ZIHAO#" w:date="2026-06-18T23:07:00Z" w16du:dateUtc="2026-06-18T15:07:00Z">
            <w:rPr>
              <w:rFonts w:eastAsia="Times New Roman"/>
              <w:color w:val="000000" w:themeColor="text1"/>
              <w:sz w:val="20"/>
              <w:szCs w:val="20"/>
              <w:lang w:val="en-GB"/>
              <w14:ligatures w14:val="none"/>
            </w:rPr>
          </w:rPrChange>
        </w:rPr>
        <w:fldChar w:fldCharType="begin"/>
      </w:r>
      <w:r w:rsidR="00E03B4D" w:rsidRPr="003C5487">
        <w:rPr>
          <w:rFonts w:ascii="Times New Roman" w:eastAsia="Times New Roman" w:hAnsi="Times New Roman" w:cs="Times New Roman"/>
          <w:color w:val="000000" w:themeColor="text1"/>
          <w:sz w:val="20"/>
          <w:szCs w:val="20"/>
          <w:lang w:val="en-GB"/>
          <w14:ligatures w14:val="none"/>
          <w:rPrChange w:id="1021" w:author="#WANG ZIHAO#" w:date="2026-06-18T23:07:00Z" w16du:dateUtc="2026-06-18T15:07:00Z">
            <w:rPr>
              <w:rFonts w:eastAsia="Times New Roman"/>
              <w:color w:val="000000" w:themeColor="text1"/>
              <w:sz w:val="20"/>
              <w:szCs w:val="20"/>
              <w:lang w:val="en-GB"/>
              <w14:ligatures w14:val="none"/>
            </w:rPr>
          </w:rPrChange>
        </w:rPr>
        <w:instrText xml:space="preserve"> ADDIN ZOTERO_BIBL {"uncited":[],"omitted":[],"custom":[]} CSL_BIBLIOGRAPHY </w:instrText>
      </w:r>
      <w:r w:rsidRPr="003C5487">
        <w:rPr>
          <w:rFonts w:ascii="Times New Roman" w:eastAsia="Times New Roman" w:hAnsi="Times New Roman" w:cs="Times New Roman"/>
          <w:color w:val="000000" w:themeColor="text1"/>
          <w:sz w:val="20"/>
          <w:szCs w:val="20"/>
          <w:lang w:val="en-GB"/>
          <w14:ligatures w14:val="none"/>
          <w:rPrChange w:id="1022" w:author="#WANG ZIHAO#" w:date="2026-06-18T23:07:00Z" w16du:dateUtc="2026-06-18T15:07:00Z">
            <w:rPr>
              <w:rFonts w:ascii="Times New Roman" w:eastAsia="Times New Roman" w:hAnsi="Times New Roman" w:cs="Times New Roman"/>
              <w:color w:val="000000" w:themeColor="text1"/>
              <w:kern w:val="0"/>
              <w:sz w:val="20"/>
              <w:szCs w:val="20"/>
              <w:lang w:val="en-GB"/>
              <w14:ligatures w14:val="none"/>
            </w:rPr>
          </w:rPrChange>
        </w:rPr>
        <w:fldChar w:fldCharType="separate"/>
      </w:r>
      <w:r w:rsidR="00E03B4D" w:rsidRPr="003C5487">
        <w:rPr>
          <w:rFonts w:ascii="Times New Roman" w:hAnsi="Times New Roman" w:cs="Times New Roman"/>
          <w:color w:val="000000"/>
          <w:sz w:val="20"/>
          <w:lang w:val="en-US"/>
        </w:rPr>
        <w:t>[1]</w:t>
      </w:r>
      <w:r w:rsidR="00E03B4D" w:rsidRPr="003C5487">
        <w:rPr>
          <w:rFonts w:ascii="Times New Roman" w:hAnsi="Times New Roman" w:cs="Times New Roman"/>
          <w:color w:val="000000"/>
          <w:sz w:val="20"/>
          <w:lang w:val="en-US"/>
        </w:rPr>
        <w:tab/>
        <w:t>J. Saunders, J. Deering, C. Dewsnap, R. Drayton, and J. Gilmore, “UK National Guideline for the Use of Doxycycline Post-Exposure Prophylaxis (DoxyPEP) for the Prevention of Syphilis”.</w:t>
      </w:r>
    </w:p>
    <w:p w14:paraId="69FEC186"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3" w:author="#WANG ZIHAO#" w:date="2026-06-18T23:07:00Z" w16du:dateUtc="2026-06-18T15:07:00Z">
          <w:pPr>
            <w:pStyle w:val="Bibliography"/>
          </w:pPr>
        </w:pPrChange>
      </w:pPr>
      <w:r w:rsidRPr="003C5487">
        <w:rPr>
          <w:rFonts w:ascii="Times New Roman" w:hAnsi="Times New Roman" w:cs="Times New Roman"/>
          <w:color w:val="000000"/>
          <w:sz w:val="20"/>
          <w:lang w:val="en-US"/>
        </w:rPr>
        <w:t>[2]</w:t>
      </w:r>
      <w:r w:rsidRPr="003C5487">
        <w:rPr>
          <w:rFonts w:ascii="Times New Roman" w:hAnsi="Times New Roman" w:cs="Times New Roman"/>
          <w:color w:val="000000"/>
          <w:sz w:val="20"/>
          <w:lang w:val="en-US"/>
        </w:rPr>
        <w:tab/>
        <w:t xml:space="preserve">Z. Wang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“Long-term public health impact of doxycycline post-exposure prophylaxis on syphilis transmission,” </w:t>
      </w:r>
      <w:r w:rsidRPr="003C5487">
        <w:rPr>
          <w:rFonts w:ascii="Times New Roman" w:hAnsi="Times New Roman" w:cs="Times New Roman"/>
          <w:i/>
          <w:iCs/>
          <w:color w:val="000000"/>
          <w:sz w:val="20"/>
          <w:lang w:val="en-US"/>
        </w:rPr>
        <w:t>Nat. Health</w:t>
      </w:r>
      <w:r w:rsidRPr="003C5487">
        <w:rPr>
          <w:rFonts w:ascii="Times New Roman" w:hAnsi="Times New Roman" w:cs="Times New Roman"/>
          <w:color w:val="000000"/>
          <w:sz w:val="20"/>
          <w:lang w:val="en-US"/>
        </w:rPr>
        <w:t>, pp. 1–13, Mar. 2026, doi: 10.1038/s44360-026-00092-3.</w:t>
      </w:r>
    </w:p>
    <w:p w14:paraId="6D531C9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4" w:author="#WANG ZIHAO#" w:date="2026-06-18T23:07:00Z" w16du:dateUtc="2026-06-18T15:07:00Z">
          <w:pPr>
            <w:pStyle w:val="Bibliography"/>
          </w:pPr>
        </w:pPrChange>
      </w:pPr>
      <w:r w:rsidRPr="003C5487">
        <w:rPr>
          <w:rFonts w:ascii="Times New Roman" w:hAnsi="Times New Roman" w:cs="Times New Roman"/>
          <w:color w:val="000000"/>
          <w:sz w:val="20"/>
          <w:lang w:val="en-US"/>
        </w:rPr>
        <w:t>[3]</w:t>
      </w:r>
      <w:r w:rsidRPr="003C5487">
        <w:rPr>
          <w:rFonts w:ascii="Times New Roman" w:hAnsi="Times New Roman" w:cs="Times New Roman"/>
          <w:color w:val="000000"/>
          <w:sz w:val="20"/>
          <w:lang w:val="en-US"/>
        </w:rPr>
        <w:tab/>
        <w:t xml:space="preserve">D. M. Whiley, J. A. Tickner, R. L. Kundu, T. R. Hogan, S. J. van Hal, and M. M. Lahra, “Selection of Neisseria gonorrhoeae ceftriaxone resistance using doxycycline post-exposure prophylaxis,”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23, no. 8, pp. e268–e269, Aug. 2023, doi: 10.1016/S1473-3099(23)00359-6.</w:t>
      </w:r>
    </w:p>
    <w:p w14:paraId="287D2181"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5" w:author="#WANG ZIHAO#" w:date="2026-06-18T23:07:00Z" w16du:dateUtc="2026-06-18T15:07:00Z">
          <w:pPr>
            <w:pStyle w:val="Bibliography"/>
          </w:pPr>
        </w:pPrChange>
      </w:pPr>
      <w:r w:rsidRPr="003C5487">
        <w:rPr>
          <w:rFonts w:ascii="Times New Roman" w:hAnsi="Times New Roman" w:cs="Times New Roman"/>
          <w:color w:val="000000"/>
          <w:sz w:val="20"/>
          <w:lang w:val="en-US"/>
        </w:rPr>
        <w:t>[4]</w:t>
      </w:r>
      <w:r w:rsidRPr="003C5487">
        <w:rPr>
          <w:rFonts w:ascii="Times New Roman" w:hAnsi="Times New Roman" w:cs="Times New Roman"/>
          <w:color w:val="000000"/>
          <w:sz w:val="20"/>
          <w:lang w:val="en-US"/>
        </w:rPr>
        <w:tab/>
        <w:t xml:space="preserve">M. E. DeWitt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“Promise and peril: doxycycline prophylaxis and the spread of resistance among diverse populations,” </w:t>
      </w:r>
      <w:r w:rsidRPr="003C5487">
        <w:rPr>
          <w:rFonts w:ascii="Times New Roman" w:hAnsi="Times New Roman" w:cs="Times New Roman"/>
          <w:i/>
          <w:iCs/>
          <w:color w:val="000000"/>
          <w:sz w:val="20"/>
          <w:lang w:val="en-US"/>
        </w:rPr>
        <w:t>Lancet Microbe</w:t>
      </w:r>
      <w:r w:rsidRPr="003C5487">
        <w:rPr>
          <w:rFonts w:ascii="Times New Roman" w:hAnsi="Times New Roman" w:cs="Times New Roman"/>
          <w:color w:val="000000"/>
          <w:sz w:val="20"/>
          <w:lang w:val="en-US"/>
        </w:rPr>
        <w:t>, vol. 0, no. 0, Aug. 2025, doi: 10.1016/j.lanmic.2025.101222.</w:t>
      </w:r>
    </w:p>
    <w:p w14:paraId="637B185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6" w:author="#WANG ZIHAO#" w:date="2026-06-18T23:07:00Z" w16du:dateUtc="2026-06-18T15:07:00Z">
          <w:pPr>
            <w:pStyle w:val="Bibliography"/>
          </w:pPr>
        </w:pPrChange>
      </w:pPr>
      <w:r w:rsidRPr="003C5487">
        <w:rPr>
          <w:rFonts w:ascii="Times New Roman" w:hAnsi="Times New Roman" w:cs="Times New Roman"/>
          <w:color w:val="000000"/>
          <w:sz w:val="20"/>
          <w:lang w:val="en-US"/>
        </w:rPr>
        <w:t>[5]</w:t>
      </w:r>
      <w:r w:rsidRPr="003C5487">
        <w:rPr>
          <w:rFonts w:ascii="Times New Roman" w:hAnsi="Times New Roman" w:cs="Times New Roman"/>
          <w:color w:val="000000"/>
          <w:sz w:val="20"/>
          <w:lang w:val="en-US"/>
        </w:rPr>
        <w:tab/>
        <w:t xml:space="preserve">T. Vanbaelen, S. S. Manoharan-Basil, and C. Kenyon, “Doxy-PEP could select for ceftriaxone resistance in Neisseria gonorrhoeae,”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25, no. 6, p. e316, Jun. 2025, doi: 10.1016/S1473-3099(25)00234-8.</w:t>
      </w:r>
    </w:p>
    <w:p w14:paraId="0462CB6F"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7" w:author="#WANG ZIHAO#" w:date="2026-06-18T23:07:00Z" w16du:dateUtc="2026-06-18T15:07:00Z">
          <w:pPr>
            <w:pStyle w:val="Bibliography"/>
          </w:pPr>
        </w:pPrChange>
      </w:pPr>
      <w:r w:rsidRPr="003C5487">
        <w:rPr>
          <w:rFonts w:ascii="Times New Roman" w:hAnsi="Times New Roman" w:cs="Times New Roman"/>
          <w:color w:val="000000"/>
          <w:sz w:val="20"/>
          <w:lang w:val="en-US"/>
        </w:rPr>
        <w:t>[6]</w:t>
      </w:r>
      <w:r w:rsidRPr="003C5487">
        <w:rPr>
          <w:rFonts w:ascii="Times New Roman" w:hAnsi="Times New Roman" w:cs="Times New Roman"/>
          <w:color w:val="000000"/>
          <w:sz w:val="20"/>
          <w:lang w:val="en-US"/>
        </w:rPr>
        <w:tab/>
        <w:t xml:space="preserve">T. Vanbaelen, F. Kong, I. Kanesaka, S. S. Manoharan-Basil, and C. Kenyon, “Where we stand on doxyPEP depends on where we sit: a viewpoint,” </w:t>
      </w:r>
      <w:r w:rsidRPr="003C5487">
        <w:rPr>
          <w:rFonts w:ascii="Times New Roman" w:hAnsi="Times New Roman" w:cs="Times New Roman"/>
          <w:i/>
          <w:iCs/>
          <w:color w:val="000000"/>
          <w:sz w:val="20"/>
          <w:lang w:val="en-US"/>
        </w:rPr>
        <w:t>Front. Microbiol.</w:t>
      </w:r>
      <w:r w:rsidRPr="003C5487">
        <w:rPr>
          <w:rFonts w:ascii="Times New Roman" w:hAnsi="Times New Roman" w:cs="Times New Roman"/>
          <w:color w:val="000000"/>
          <w:sz w:val="20"/>
          <w:lang w:val="en-US"/>
        </w:rPr>
        <w:t>, vol. 16, Jun. 2025, doi: 10.3389/fmicb.2025.1616111.</w:t>
      </w:r>
    </w:p>
    <w:p w14:paraId="5D230969"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8" w:author="#WANG ZIHAO#" w:date="2026-06-18T23:07:00Z" w16du:dateUtc="2026-06-18T15:07:00Z">
          <w:pPr>
            <w:pStyle w:val="Bibliography"/>
          </w:pPr>
        </w:pPrChange>
      </w:pPr>
      <w:r w:rsidRPr="003C5487">
        <w:rPr>
          <w:rFonts w:ascii="Times New Roman" w:hAnsi="Times New Roman" w:cs="Times New Roman"/>
          <w:color w:val="000000"/>
          <w:sz w:val="20"/>
          <w:lang w:val="en-US"/>
        </w:rPr>
        <w:t>[7]</w:t>
      </w:r>
      <w:r w:rsidRPr="003C5487">
        <w:rPr>
          <w:rFonts w:ascii="Times New Roman" w:hAnsi="Times New Roman" w:cs="Times New Roman"/>
          <w:color w:val="000000"/>
          <w:sz w:val="20"/>
          <w:lang w:val="en-US"/>
        </w:rPr>
        <w:tab/>
        <w:t xml:space="preserve">M. Unemo and W. M. Shafer, “Antimicrobial Resistance in Neisseria gonorrhoeae in the 21st Century: Past, Evolution, and Future,” </w:t>
      </w:r>
      <w:r w:rsidRPr="003C5487">
        <w:rPr>
          <w:rFonts w:ascii="Times New Roman" w:hAnsi="Times New Roman" w:cs="Times New Roman"/>
          <w:i/>
          <w:iCs/>
          <w:color w:val="000000"/>
          <w:sz w:val="20"/>
          <w:lang w:val="en-US"/>
        </w:rPr>
        <w:t>Clin. Microbiol. Rev.</w:t>
      </w:r>
      <w:r w:rsidRPr="003C5487">
        <w:rPr>
          <w:rFonts w:ascii="Times New Roman" w:hAnsi="Times New Roman" w:cs="Times New Roman"/>
          <w:color w:val="000000"/>
          <w:sz w:val="20"/>
          <w:lang w:val="en-US"/>
        </w:rPr>
        <w:t>, vol. 27, no. 3, pp. 587–613, Jul. 2014, doi: 10.1128/CMR.00010-14.</w:t>
      </w:r>
    </w:p>
    <w:p w14:paraId="242CE1C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29" w:author="#WANG ZIHAO#" w:date="2026-06-18T23:07:00Z" w16du:dateUtc="2026-06-18T15:07:00Z">
          <w:pPr>
            <w:pStyle w:val="Bibliography"/>
          </w:pPr>
        </w:pPrChange>
      </w:pPr>
      <w:r w:rsidRPr="003C5487">
        <w:rPr>
          <w:rFonts w:ascii="Times New Roman" w:hAnsi="Times New Roman" w:cs="Times New Roman"/>
          <w:color w:val="000000"/>
          <w:sz w:val="20"/>
          <w:lang w:val="en-US"/>
        </w:rPr>
        <w:t>[8]</w:t>
      </w:r>
      <w:r w:rsidRPr="003C5487">
        <w:rPr>
          <w:rFonts w:ascii="Times New Roman" w:hAnsi="Times New Roman" w:cs="Times New Roman"/>
          <w:color w:val="000000"/>
          <w:sz w:val="20"/>
          <w:lang w:val="en-US"/>
        </w:rPr>
        <w:tab/>
        <w:t xml:space="preserve">R. Pitt-Kendall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“Investigating the cause of increased tetracycline-resistant Neisseria gonorrhoeae in England, 2016-20,” </w:t>
      </w:r>
      <w:r w:rsidRPr="003C5487">
        <w:rPr>
          <w:rFonts w:ascii="Times New Roman" w:hAnsi="Times New Roman" w:cs="Times New Roman"/>
          <w:i/>
          <w:iCs/>
          <w:color w:val="000000"/>
          <w:sz w:val="20"/>
          <w:lang w:val="en-US"/>
        </w:rPr>
        <w:t>J. Antimicrob. Chemother.</w:t>
      </w:r>
      <w:r w:rsidRPr="003C5487">
        <w:rPr>
          <w:rFonts w:ascii="Times New Roman" w:hAnsi="Times New Roman" w:cs="Times New Roman"/>
          <w:color w:val="000000"/>
          <w:sz w:val="20"/>
          <w:lang w:val="en-US"/>
        </w:rPr>
        <w:t>, vol. 79, no. 5, pp. 1060–1068, May 2024, doi: 10.1093/jac/dkae073.</w:t>
      </w:r>
    </w:p>
    <w:p w14:paraId="68DF5B73"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0" w:author="#WANG ZIHAO#" w:date="2026-06-18T23:07:00Z" w16du:dateUtc="2026-06-18T15:07:00Z">
          <w:pPr>
            <w:pStyle w:val="Bibliography"/>
          </w:pPr>
        </w:pPrChange>
      </w:pPr>
      <w:r w:rsidRPr="003C5487">
        <w:rPr>
          <w:rFonts w:ascii="Times New Roman" w:hAnsi="Times New Roman" w:cs="Times New Roman"/>
          <w:color w:val="000000"/>
          <w:sz w:val="20"/>
          <w:lang w:val="en-US"/>
        </w:rPr>
        <w:t>[9]</w:t>
      </w:r>
      <w:r w:rsidRPr="003C5487">
        <w:rPr>
          <w:rFonts w:ascii="Times New Roman" w:hAnsi="Times New Roman" w:cs="Times New Roman"/>
          <w:color w:val="000000"/>
          <w:sz w:val="20"/>
          <w:lang w:val="en-US"/>
        </w:rPr>
        <w:tab/>
        <w:t xml:space="preserve">L. R. Robinson, C. J. McDevitt, M. R. Regan, S. L. Quail, M. Swartz, and C. B. Wadsworth, “Revisiting the potential impact of doxycycline post-exposure prophylaxis on the selection of doxycycline resistance in Neisseria commensals,” </w:t>
      </w:r>
      <w:r w:rsidRPr="003C5487">
        <w:rPr>
          <w:rFonts w:ascii="Times New Roman" w:hAnsi="Times New Roman" w:cs="Times New Roman"/>
          <w:i/>
          <w:iCs/>
          <w:color w:val="000000"/>
          <w:sz w:val="20"/>
          <w:lang w:val="en-US"/>
        </w:rPr>
        <w:t>Sci. Rep.</w:t>
      </w:r>
      <w:r w:rsidRPr="003C5487">
        <w:rPr>
          <w:rFonts w:ascii="Times New Roman" w:hAnsi="Times New Roman" w:cs="Times New Roman"/>
          <w:color w:val="000000"/>
          <w:sz w:val="20"/>
          <w:lang w:val="en-US"/>
        </w:rPr>
        <w:t>, vol. 15, no. 1, p. 12400, Apr. 2025, doi: 10.1038/s41598-025-96244-8.</w:t>
      </w:r>
    </w:p>
    <w:p w14:paraId="5BC42CC8"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1" w:author="#WANG ZIHAO#" w:date="2026-06-18T23:07:00Z" w16du:dateUtc="2026-06-18T15:07:00Z">
          <w:pPr>
            <w:pStyle w:val="Bibliography"/>
          </w:pPr>
        </w:pPrChange>
      </w:pPr>
      <w:r w:rsidRPr="003C5487">
        <w:rPr>
          <w:rFonts w:ascii="Times New Roman" w:hAnsi="Times New Roman" w:cs="Times New Roman"/>
          <w:color w:val="000000"/>
          <w:sz w:val="20"/>
          <w:lang w:val="en-US"/>
        </w:rPr>
        <w:t>[10]</w:t>
      </w:r>
      <w:r w:rsidRPr="003C5487">
        <w:rPr>
          <w:rFonts w:ascii="Times New Roman" w:hAnsi="Times New Roman" w:cs="Times New Roman"/>
          <w:color w:val="000000"/>
          <w:sz w:val="20"/>
          <w:lang w:val="en-US"/>
        </w:rPr>
        <w:tab/>
        <w:t>“GRASP report: data to August 2024,” UK Health Security Agency. Accessed: Oct. 29, 2025. [Online]. Available: https://www.gov.uk/government/publications/gonococcal-resistance-to-antimicrobials-surveillance-programme-grasp-report/grasp-report-data-to-august-2024</w:t>
      </w:r>
    </w:p>
    <w:p w14:paraId="0FF6E4F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2" w:author="#WANG ZIHAO#" w:date="2026-06-18T23:07:00Z" w16du:dateUtc="2026-06-18T15:07:00Z">
          <w:pPr>
            <w:pStyle w:val="Bibliography"/>
          </w:pPr>
        </w:pPrChange>
      </w:pPr>
      <w:r w:rsidRPr="003C5487">
        <w:rPr>
          <w:rFonts w:ascii="Times New Roman" w:hAnsi="Times New Roman" w:cs="Times New Roman"/>
          <w:color w:val="000000"/>
          <w:sz w:val="20"/>
          <w:lang w:val="en-US"/>
        </w:rPr>
        <w:t>[11]</w:t>
      </w:r>
      <w:r w:rsidRPr="003C5487">
        <w:rPr>
          <w:rFonts w:ascii="Times New Roman" w:hAnsi="Times New Roman" w:cs="Times New Roman"/>
          <w:color w:val="000000"/>
          <w:sz w:val="20"/>
          <w:lang w:val="en-US"/>
        </w:rPr>
        <w:tab/>
        <w:t xml:space="preserve">K. K. K. Ko, M. T. W. Chio, S. S. Goh, A. L. Tan, T. H. Koh, and N. B. Abdul Rahman, “First Case of Ceftriaxone-Resistant Multidrug-Resistant Neisseria gonorrhoeae in Singapore,” </w:t>
      </w:r>
      <w:r w:rsidRPr="003C5487">
        <w:rPr>
          <w:rFonts w:ascii="Times New Roman" w:hAnsi="Times New Roman" w:cs="Times New Roman"/>
          <w:i/>
          <w:iCs/>
          <w:color w:val="000000"/>
          <w:sz w:val="20"/>
          <w:lang w:val="en-US"/>
        </w:rPr>
        <w:t>Antimicrob. Agents Chemother.</w:t>
      </w:r>
      <w:r w:rsidRPr="003C5487">
        <w:rPr>
          <w:rFonts w:ascii="Times New Roman" w:hAnsi="Times New Roman" w:cs="Times New Roman"/>
          <w:color w:val="000000"/>
          <w:sz w:val="20"/>
          <w:lang w:val="en-US"/>
        </w:rPr>
        <w:t>, vol. 63, no. 5, pp. e02624-18, Apr. 2019, doi: 10.1128/AAC.02624-18.</w:t>
      </w:r>
    </w:p>
    <w:p w14:paraId="0DBB0904"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3" w:author="#WANG ZIHAO#" w:date="2026-06-18T23:07:00Z" w16du:dateUtc="2026-06-18T15:07:00Z">
          <w:pPr>
            <w:pStyle w:val="Bibliography"/>
          </w:pPr>
        </w:pPrChange>
      </w:pPr>
      <w:r w:rsidRPr="003C5487">
        <w:rPr>
          <w:rFonts w:ascii="Times New Roman" w:hAnsi="Times New Roman" w:cs="Times New Roman"/>
          <w:color w:val="000000"/>
          <w:sz w:val="20"/>
          <w:lang w:val="en-US"/>
        </w:rPr>
        <w:t>[12]</w:t>
      </w:r>
      <w:r w:rsidRPr="003C5487">
        <w:rPr>
          <w:rFonts w:ascii="Times New Roman" w:hAnsi="Times New Roman" w:cs="Times New Roman"/>
          <w:color w:val="000000"/>
          <w:sz w:val="20"/>
          <w:lang w:val="en-US"/>
        </w:rPr>
        <w:tab/>
        <w:t xml:space="preserve">H. Fifer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“Ceftriaxone-resistant Neisseria gonorrhoeae detected in England, 2015-24: an observational analysis,” </w:t>
      </w:r>
      <w:r w:rsidRPr="003C5487">
        <w:rPr>
          <w:rFonts w:ascii="Times New Roman" w:hAnsi="Times New Roman" w:cs="Times New Roman"/>
          <w:i/>
          <w:iCs/>
          <w:color w:val="000000"/>
          <w:sz w:val="20"/>
          <w:lang w:val="en-US"/>
        </w:rPr>
        <w:t>J. Antimicrob. Chemother.</w:t>
      </w:r>
      <w:r w:rsidRPr="003C5487">
        <w:rPr>
          <w:rFonts w:ascii="Times New Roman" w:hAnsi="Times New Roman" w:cs="Times New Roman"/>
          <w:color w:val="000000"/>
          <w:sz w:val="20"/>
          <w:lang w:val="en-US"/>
        </w:rPr>
        <w:t>, vol. 79, no. 12, pp. 3332–3339, Dec. 2024, doi: 10.1093/jac/dkae369.</w:t>
      </w:r>
    </w:p>
    <w:p w14:paraId="5B5588C9"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4" w:author="#WANG ZIHAO#" w:date="2026-06-18T23:07:00Z" w16du:dateUtc="2026-06-18T15:07:00Z">
          <w:pPr>
            <w:pStyle w:val="Bibliography"/>
          </w:pPr>
        </w:pPrChange>
      </w:pPr>
      <w:r w:rsidRPr="003C5487">
        <w:rPr>
          <w:rFonts w:ascii="Times New Roman" w:hAnsi="Times New Roman" w:cs="Times New Roman"/>
          <w:color w:val="000000"/>
          <w:sz w:val="20"/>
          <w:lang w:val="en-US"/>
        </w:rPr>
        <w:t>[13]</w:t>
      </w:r>
      <w:r w:rsidRPr="003C5487">
        <w:rPr>
          <w:rFonts w:ascii="Times New Roman" w:hAnsi="Times New Roman" w:cs="Times New Roman"/>
          <w:color w:val="000000"/>
          <w:sz w:val="20"/>
          <w:lang w:val="en-US"/>
        </w:rPr>
        <w:tab/>
        <w:t>“US FDA accepts New Drug Application for zoliflodacin,” Global Antibiotic Research and Development Partnership. Accessed: Nov. 21, 2025. [Online]. Available: https://gardp.org/innoviva-specialty-therapeutics-receives-fda-new-drug-application-acceptance-for-zoliflodacin-a-first-in-class-oral-antibiotic-for-uncomplicated-gonorrhoea-in-adults/</w:t>
      </w:r>
    </w:p>
    <w:p w14:paraId="7B6D78E8"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5" w:author="#WANG ZIHAO#" w:date="2026-06-18T23:07:00Z" w16du:dateUtc="2026-06-18T15:07:00Z">
          <w:pPr>
            <w:pStyle w:val="Bibliography"/>
          </w:pPr>
        </w:pPrChange>
      </w:pPr>
      <w:r w:rsidRPr="003C5487">
        <w:rPr>
          <w:rFonts w:ascii="Times New Roman" w:hAnsi="Times New Roman" w:cs="Times New Roman"/>
          <w:color w:val="000000"/>
          <w:sz w:val="20"/>
          <w:lang w:val="en-US"/>
        </w:rPr>
        <w:t>[14]</w:t>
      </w:r>
      <w:r w:rsidRPr="003C5487">
        <w:rPr>
          <w:rFonts w:ascii="Times New Roman" w:hAnsi="Times New Roman" w:cs="Times New Roman"/>
          <w:color w:val="000000"/>
          <w:sz w:val="20"/>
          <w:lang w:val="en-US"/>
        </w:rPr>
        <w:tab/>
        <w:t xml:space="preserve">S. N. Taylor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“Single-Dose Zoliflodacin (ETX0914) for Treatment of Urogenital Gonorrhea,” </w:t>
      </w:r>
      <w:r w:rsidRPr="003C5487">
        <w:rPr>
          <w:rFonts w:ascii="Times New Roman" w:hAnsi="Times New Roman" w:cs="Times New Roman"/>
          <w:i/>
          <w:iCs/>
          <w:color w:val="000000"/>
          <w:sz w:val="20"/>
          <w:lang w:val="en-US"/>
        </w:rPr>
        <w:t>N. Engl. J. Med.</w:t>
      </w:r>
      <w:r w:rsidRPr="003C5487">
        <w:rPr>
          <w:rFonts w:ascii="Times New Roman" w:hAnsi="Times New Roman" w:cs="Times New Roman"/>
          <w:color w:val="000000"/>
          <w:sz w:val="20"/>
          <w:lang w:val="en-US"/>
        </w:rPr>
        <w:t>, vol. 379, no. 19, pp. 1835–1845, Nov. 2018, doi: 10.1056/NEJMoa1706988.</w:t>
      </w:r>
    </w:p>
    <w:p w14:paraId="31C46015"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6" w:author="#WANG ZIHAO#" w:date="2026-06-18T23:07:00Z" w16du:dateUtc="2026-06-18T15:07:00Z">
          <w:pPr>
            <w:pStyle w:val="Bibliography"/>
          </w:pPr>
        </w:pPrChange>
      </w:pPr>
      <w:r w:rsidRPr="003C5487">
        <w:rPr>
          <w:rFonts w:ascii="Times New Roman" w:hAnsi="Times New Roman" w:cs="Times New Roman"/>
          <w:color w:val="000000"/>
          <w:sz w:val="20"/>
          <w:lang w:val="en-US"/>
        </w:rPr>
        <w:t>[15]</w:t>
      </w:r>
      <w:r w:rsidRPr="003C5487">
        <w:rPr>
          <w:rFonts w:ascii="Times New Roman" w:hAnsi="Times New Roman" w:cs="Times New Roman"/>
          <w:color w:val="000000"/>
          <w:sz w:val="20"/>
          <w:lang w:val="en-US"/>
        </w:rPr>
        <w:tab/>
        <w:t xml:space="preserve">L. Geng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“Potential public health impacts of gonorrhea vaccination programmes under declining incidences: A modeling study,” </w:t>
      </w:r>
      <w:r w:rsidRPr="003C5487">
        <w:rPr>
          <w:rFonts w:ascii="Times New Roman" w:hAnsi="Times New Roman" w:cs="Times New Roman"/>
          <w:i/>
          <w:iCs/>
          <w:color w:val="000000"/>
          <w:sz w:val="20"/>
          <w:lang w:val="en-US"/>
        </w:rPr>
        <w:t>PLoS Med.</w:t>
      </w:r>
      <w:r w:rsidRPr="003C5487">
        <w:rPr>
          <w:rFonts w:ascii="Times New Roman" w:hAnsi="Times New Roman" w:cs="Times New Roman"/>
          <w:color w:val="000000"/>
          <w:sz w:val="20"/>
          <w:lang w:val="en-US"/>
        </w:rPr>
        <w:t>, vol. 22, no. 2, p. e1004521, Feb. 2025, doi: 10.1371/journal.pmed.1004521.</w:t>
      </w:r>
    </w:p>
    <w:p w14:paraId="55A6CC96"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7" w:author="#WANG ZIHAO#" w:date="2026-06-18T23:07:00Z" w16du:dateUtc="2026-06-18T15:07:00Z">
          <w:pPr>
            <w:pStyle w:val="Bibliography"/>
          </w:pPr>
        </w:pPrChange>
      </w:pPr>
      <w:r w:rsidRPr="003C5487">
        <w:rPr>
          <w:rFonts w:ascii="Times New Roman" w:hAnsi="Times New Roman" w:cs="Times New Roman"/>
          <w:color w:val="000000"/>
          <w:sz w:val="20"/>
          <w:lang w:val="en-US"/>
        </w:rPr>
        <w:t>[16]</w:t>
      </w:r>
      <w:r w:rsidRPr="003C5487">
        <w:rPr>
          <w:rFonts w:ascii="Times New Roman" w:hAnsi="Times New Roman" w:cs="Times New Roman"/>
          <w:color w:val="000000"/>
          <w:sz w:val="20"/>
          <w:lang w:val="en-US"/>
        </w:rPr>
        <w:tab/>
        <w:t xml:space="preserve">L. K. Whittles, X. Didelot, and P. J. White, “Public health impact and cost-effectiveness of gonorrhoea vaccination: an integrated transmission-dynamic health-economic modelling analysis,”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22, no. 7, pp. 1030–1041, Jul. 2022, doi: 10.1016/S1473-3099(21)00744-1.</w:t>
      </w:r>
    </w:p>
    <w:p w14:paraId="7B0370D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8" w:author="#WANG ZIHAO#" w:date="2026-06-18T23:07:00Z" w16du:dateUtc="2026-06-18T15:07:00Z">
          <w:pPr>
            <w:pStyle w:val="Bibliography"/>
          </w:pPr>
        </w:pPrChange>
      </w:pPr>
      <w:r w:rsidRPr="003C5487">
        <w:rPr>
          <w:rFonts w:ascii="Times New Roman" w:hAnsi="Times New Roman" w:cs="Times New Roman"/>
          <w:color w:val="000000"/>
          <w:sz w:val="20"/>
          <w:lang w:val="en-US"/>
        </w:rPr>
        <w:t>[17]</w:t>
      </w:r>
      <w:r w:rsidRPr="003C5487">
        <w:rPr>
          <w:rFonts w:ascii="Times New Roman" w:hAnsi="Times New Roman" w:cs="Times New Roman"/>
          <w:color w:val="000000"/>
          <w:sz w:val="20"/>
          <w:lang w:val="en-US"/>
        </w:rPr>
        <w:tab/>
        <w:t xml:space="preserve">S. N. Ladhani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“Use of a meningococcal group B vaccine (4CMenB) in populations at high risk of gonorrhoea in the UK,”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24, no. 9, pp. e576–e583, Sep. 2024, doi: 10.1016/S1473-3099(24)00031-8.</w:t>
      </w:r>
    </w:p>
    <w:p w14:paraId="4E0D5DA5"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39" w:author="#WANG ZIHAO#" w:date="2026-06-18T23:07:00Z" w16du:dateUtc="2026-06-18T15:07:00Z">
          <w:pPr>
            <w:pStyle w:val="Bibliography"/>
          </w:pPr>
        </w:pPrChange>
      </w:pPr>
      <w:r w:rsidRPr="003C5487">
        <w:rPr>
          <w:rFonts w:ascii="Times New Roman" w:hAnsi="Times New Roman" w:cs="Times New Roman"/>
          <w:color w:val="000000"/>
          <w:sz w:val="20"/>
          <w:lang w:val="en-US"/>
        </w:rPr>
        <w:t>[18]</w:t>
      </w:r>
      <w:r w:rsidRPr="003C5487">
        <w:rPr>
          <w:rFonts w:ascii="Times New Roman" w:hAnsi="Times New Roman" w:cs="Times New Roman"/>
          <w:color w:val="000000"/>
          <w:sz w:val="20"/>
          <w:lang w:val="en-US"/>
        </w:rPr>
        <w:tab/>
        <w:t xml:space="preserve">T. L. I. Diseases, “GoGoVax dispels hopes for gonorrhoea vaccination,”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26, no. 4, p. 329, Apr. 2026, doi: 10.1016/S1473-3099(26)00126-X.</w:t>
      </w:r>
    </w:p>
    <w:p w14:paraId="71CE65EB"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0" w:author="#WANG ZIHAO#" w:date="2026-06-18T23:07:00Z" w16du:dateUtc="2026-06-18T15:07:00Z">
          <w:pPr>
            <w:pStyle w:val="Bibliography"/>
          </w:pPr>
        </w:pPrChange>
      </w:pPr>
      <w:r w:rsidRPr="003C5487">
        <w:rPr>
          <w:rFonts w:ascii="Times New Roman" w:hAnsi="Times New Roman" w:cs="Times New Roman"/>
          <w:color w:val="000000"/>
          <w:sz w:val="20"/>
          <w:lang w:val="en-US"/>
        </w:rPr>
        <w:lastRenderedPageBreak/>
        <w:t>[19]</w:t>
      </w:r>
      <w:r w:rsidRPr="003C5487">
        <w:rPr>
          <w:rFonts w:ascii="Times New Roman" w:hAnsi="Times New Roman" w:cs="Times New Roman"/>
          <w:color w:val="000000"/>
          <w:sz w:val="20"/>
          <w:lang w:val="en-US"/>
        </w:rPr>
        <w:tab/>
        <w:t xml:space="preserve">C. Thng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“Efficacy of the meningococcal vaccine against Neisseria gonorrhoeae: a randomised clinical trial (MenGO),” </w:t>
      </w:r>
      <w:r w:rsidRPr="003C5487">
        <w:rPr>
          <w:rFonts w:ascii="Times New Roman" w:hAnsi="Times New Roman" w:cs="Times New Roman"/>
          <w:i/>
          <w:iCs/>
          <w:color w:val="000000"/>
          <w:sz w:val="20"/>
          <w:lang w:val="en-US"/>
        </w:rPr>
        <w:t>Npj Vaccines</w:t>
      </w:r>
      <w:r w:rsidRPr="003C5487">
        <w:rPr>
          <w:rFonts w:ascii="Times New Roman" w:hAnsi="Times New Roman" w:cs="Times New Roman"/>
          <w:color w:val="000000"/>
          <w:sz w:val="20"/>
          <w:lang w:val="en-US"/>
        </w:rPr>
        <w:t>, Apr. 2026, doi: 10.1038/s41541-026-01422-y.</w:t>
      </w:r>
    </w:p>
    <w:p w14:paraId="1628E68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1" w:author="#WANG ZIHAO#" w:date="2026-06-18T23:07:00Z" w16du:dateUtc="2026-06-18T15:07:00Z">
          <w:pPr>
            <w:pStyle w:val="Bibliography"/>
          </w:pPr>
        </w:pPrChange>
      </w:pPr>
      <w:r w:rsidRPr="003C5487">
        <w:rPr>
          <w:rFonts w:ascii="Times New Roman" w:hAnsi="Times New Roman" w:cs="Times New Roman"/>
          <w:color w:val="000000"/>
          <w:sz w:val="20"/>
          <w:lang w:val="en-US"/>
        </w:rPr>
        <w:t>[20]</w:t>
      </w:r>
      <w:r w:rsidRPr="003C5487">
        <w:rPr>
          <w:rFonts w:ascii="Times New Roman" w:hAnsi="Times New Roman" w:cs="Times New Roman"/>
          <w:color w:val="000000"/>
          <w:sz w:val="20"/>
          <w:lang w:val="en-US"/>
        </w:rPr>
        <w:tab/>
        <w:t xml:space="preserve">A. R. Tuite, T. L. Gift, H. W. Chesson, K. Hsu, J. A. Salomon, and Y. H. Grad, “Impact of Rapid Susceptibility Testing and Antibiotic Selection Strategy on the Emergence and Spread of Antibiotic Resistance in Gonorrhea,” </w:t>
      </w:r>
      <w:r w:rsidRPr="003C5487">
        <w:rPr>
          <w:rFonts w:ascii="Times New Roman" w:hAnsi="Times New Roman" w:cs="Times New Roman"/>
          <w:i/>
          <w:iCs/>
          <w:color w:val="000000"/>
          <w:sz w:val="20"/>
          <w:lang w:val="en-US"/>
        </w:rPr>
        <w:t>J. Infect. Dis.</w:t>
      </w:r>
      <w:r w:rsidRPr="003C5487">
        <w:rPr>
          <w:rFonts w:ascii="Times New Roman" w:hAnsi="Times New Roman" w:cs="Times New Roman"/>
          <w:color w:val="000000"/>
          <w:sz w:val="20"/>
          <w:lang w:val="en-US"/>
        </w:rPr>
        <w:t>, vol. 216, no. 9, pp. 1141–1149, Nov. 2017, doi: 10.1093/infdis/jix450.</w:t>
      </w:r>
    </w:p>
    <w:p w14:paraId="3A218491"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2" w:author="#WANG ZIHAO#" w:date="2026-06-18T23:07:00Z" w16du:dateUtc="2026-06-18T15:07:00Z">
          <w:pPr>
            <w:pStyle w:val="Bibliography"/>
          </w:pPr>
        </w:pPrChange>
      </w:pPr>
      <w:r w:rsidRPr="003C5487">
        <w:rPr>
          <w:rFonts w:ascii="Times New Roman" w:hAnsi="Times New Roman" w:cs="Times New Roman"/>
          <w:color w:val="000000"/>
          <w:sz w:val="20"/>
          <w:lang w:val="en-US"/>
        </w:rPr>
        <w:t>[21]</w:t>
      </w:r>
      <w:r w:rsidRPr="003C5487">
        <w:rPr>
          <w:rFonts w:ascii="Times New Roman" w:hAnsi="Times New Roman" w:cs="Times New Roman"/>
          <w:color w:val="000000"/>
          <w:sz w:val="20"/>
          <w:lang w:val="en-US"/>
        </w:rPr>
        <w:tab/>
        <w:t xml:space="preserve">E. Reichert, R. Yaesoubi, M. M. Rönn, T. L. Gift, J. A. Salomon, and Y. H. Grad, “Resistance-minimising strategies for introducing a novel antibiotic for gonorrhoea treatment: a mathematical modelling study,” </w:t>
      </w:r>
      <w:r w:rsidRPr="003C5487">
        <w:rPr>
          <w:rFonts w:ascii="Times New Roman" w:hAnsi="Times New Roman" w:cs="Times New Roman"/>
          <w:i/>
          <w:iCs/>
          <w:color w:val="000000"/>
          <w:sz w:val="20"/>
          <w:lang w:val="en-US"/>
        </w:rPr>
        <w:t>Lancet Microbe</w:t>
      </w:r>
      <w:r w:rsidRPr="003C5487">
        <w:rPr>
          <w:rFonts w:ascii="Times New Roman" w:hAnsi="Times New Roman" w:cs="Times New Roman"/>
          <w:color w:val="000000"/>
          <w:sz w:val="20"/>
          <w:lang w:val="en-US"/>
        </w:rPr>
        <w:t>, vol. 4, no. 10, pp. e781–e789, Oct. 2023, doi: 10.1016/S2666-5247(23)00145-3.</w:t>
      </w:r>
    </w:p>
    <w:p w14:paraId="32E7843F"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3" w:author="#WANG ZIHAO#" w:date="2026-06-18T23:07:00Z" w16du:dateUtc="2026-06-18T15:07:00Z">
          <w:pPr>
            <w:pStyle w:val="Bibliography"/>
          </w:pPr>
        </w:pPrChange>
      </w:pPr>
      <w:r w:rsidRPr="003C5487">
        <w:rPr>
          <w:rFonts w:ascii="Times New Roman" w:hAnsi="Times New Roman" w:cs="Times New Roman"/>
          <w:color w:val="000000"/>
          <w:sz w:val="20"/>
          <w:lang w:val="en-US"/>
        </w:rPr>
        <w:t>[22]</w:t>
      </w:r>
      <w:r w:rsidRPr="003C5487">
        <w:rPr>
          <w:rFonts w:ascii="Times New Roman" w:hAnsi="Times New Roman" w:cs="Times New Roman"/>
          <w:color w:val="000000"/>
          <w:sz w:val="20"/>
          <w:lang w:val="en-US"/>
        </w:rPr>
        <w:tab/>
        <w:t xml:space="preserve">E. Reichert and Y. H. Grad, “Effects of doxycycline post-exposure prophylaxis for prevention of sexually transmitted infections on gonorrhoea prevalence and antimicrobial resistance among men who have sex with men in the USA: a modelling study,” </w:t>
      </w:r>
      <w:r w:rsidRPr="003C5487">
        <w:rPr>
          <w:rFonts w:ascii="Times New Roman" w:hAnsi="Times New Roman" w:cs="Times New Roman"/>
          <w:i/>
          <w:iCs/>
          <w:color w:val="000000"/>
          <w:sz w:val="20"/>
          <w:lang w:val="en-US"/>
        </w:rPr>
        <w:t>Lancet Microbe</w:t>
      </w:r>
      <w:r w:rsidRPr="003C5487">
        <w:rPr>
          <w:rFonts w:ascii="Times New Roman" w:hAnsi="Times New Roman" w:cs="Times New Roman"/>
          <w:color w:val="000000"/>
          <w:sz w:val="20"/>
          <w:lang w:val="en-US"/>
        </w:rPr>
        <w:t>, vol. 5, no. 11, p. 100926, Nov. 2024, doi: 10.1016/s2666-5247(24)00168-x.</w:t>
      </w:r>
    </w:p>
    <w:p w14:paraId="76C928F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4" w:author="#WANG ZIHAO#" w:date="2026-06-18T23:07:00Z" w16du:dateUtc="2026-06-18T15:07:00Z">
          <w:pPr>
            <w:pStyle w:val="Bibliography"/>
          </w:pPr>
        </w:pPrChange>
      </w:pPr>
      <w:r w:rsidRPr="003C5487">
        <w:rPr>
          <w:rFonts w:ascii="Times New Roman" w:hAnsi="Times New Roman" w:cs="Times New Roman"/>
          <w:color w:val="000000"/>
          <w:sz w:val="20"/>
          <w:lang w:val="en-US"/>
        </w:rPr>
        <w:t>[23]</w:t>
      </w:r>
      <w:r w:rsidRPr="003C5487">
        <w:rPr>
          <w:rFonts w:ascii="Times New Roman" w:hAnsi="Times New Roman" w:cs="Times New Roman"/>
          <w:color w:val="000000"/>
          <w:sz w:val="20"/>
          <w:lang w:val="en-US"/>
        </w:rPr>
        <w:tab/>
        <w:t xml:space="preserve">L. K. Whittles, P. J. White, and X. Didelot, “Assessment of the Potential of Vaccination to Combat Antibiotic Resistance in Gonorrhea: A Modeling Analysis to Determine Preferred Product Characteristics,” </w:t>
      </w:r>
      <w:r w:rsidRPr="003C5487">
        <w:rPr>
          <w:rFonts w:ascii="Times New Roman" w:hAnsi="Times New Roman" w:cs="Times New Roman"/>
          <w:i/>
          <w:iCs/>
          <w:color w:val="000000"/>
          <w:sz w:val="20"/>
          <w:lang w:val="en-US"/>
        </w:rPr>
        <w:t>Clin. Infect. Dis.</w:t>
      </w:r>
      <w:r w:rsidRPr="003C5487">
        <w:rPr>
          <w:rFonts w:ascii="Times New Roman" w:hAnsi="Times New Roman" w:cs="Times New Roman"/>
          <w:color w:val="000000"/>
          <w:sz w:val="20"/>
          <w:lang w:val="en-US"/>
        </w:rPr>
        <w:t>, vol. 71, no. 8, pp. 1912–1919, Nov. 2020, doi: 10.1093/cid/ciz1241.</w:t>
      </w:r>
    </w:p>
    <w:p w14:paraId="1E369CC0"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5" w:author="#WANG ZIHAO#" w:date="2026-06-18T23:07:00Z" w16du:dateUtc="2026-06-18T15:07:00Z">
          <w:pPr>
            <w:pStyle w:val="Bibliography"/>
          </w:pPr>
        </w:pPrChange>
      </w:pPr>
      <w:r w:rsidRPr="003C5487">
        <w:rPr>
          <w:rFonts w:ascii="Times New Roman" w:hAnsi="Times New Roman" w:cs="Times New Roman"/>
          <w:color w:val="000000"/>
          <w:sz w:val="20"/>
          <w:lang w:val="en-US"/>
        </w:rPr>
        <w:t>[24]</w:t>
      </w:r>
      <w:r w:rsidRPr="003C5487">
        <w:rPr>
          <w:rFonts w:ascii="Times New Roman" w:hAnsi="Times New Roman" w:cs="Times New Roman"/>
          <w:color w:val="000000"/>
          <w:sz w:val="20"/>
          <w:lang w:val="en-US"/>
        </w:rPr>
        <w:tab/>
        <w:t xml:space="preserve">L. K. Whittles, P. J. White, and X. Didelot, “Estimating the fitness cost and benefit of cefixime resistance in Neisseria gonorrhoeae to inform prescription policy: A modelling study,” </w:t>
      </w:r>
      <w:r w:rsidRPr="003C5487">
        <w:rPr>
          <w:rFonts w:ascii="Times New Roman" w:hAnsi="Times New Roman" w:cs="Times New Roman"/>
          <w:i/>
          <w:iCs/>
          <w:color w:val="000000"/>
          <w:sz w:val="20"/>
          <w:lang w:val="en-US"/>
        </w:rPr>
        <w:t>PLOS Med.</w:t>
      </w:r>
      <w:r w:rsidRPr="003C5487">
        <w:rPr>
          <w:rFonts w:ascii="Times New Roman" w:hAnsi="Times New Roman" w:cs="Times New Roman"/>
          <w:color w:val="000000"/>
          <w:sz w:val="20"/>
          <w:lang w:val="en-US"/>
        </w:rPr>
        <w:t>, vol. 14, no. 10, p. e1002416, Oct. 2017, doi: 10.1371/journal.pmed.1002416.</w:t>
      </w:r>
    </w:p>
    <w:p w14:paraId="30282A9F"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6" w:author="#WANG ZIHAO#" w:date="2026-06-18T23:07:00Z" w16du:dateUtc="2026-06-18T15:07:00Z">
          <w:pPr>
            <w:pStyle w:val="Bibliography"/>
          </w:pPr>
        </w:pPrChange>
      </w:pPr>
      <w:r w:rsidRPr="003C5487">
        <w:rPr>
          <w:rFonts w:ascii="Times New Roman" w:hAnsi="Times New Roman" w:cs="Times New Roman"/>
          <w:color w:val="000000"/>
          <w:sz w:val="20"/>
          <w:lang w:val="en-US"/>
        </w:rPr>
        <w:t>[25]</w:t>
      </w:r>
      <w:r w:rsidRPr="003C5487">
        <w:rPr>
          <w:rFonts w:ascii="Times New Roman" w:hAnsi="Times New Roman" w:cs="Times New Roman"/>
          <w:color w:val="000000"/>
          <w:sz w:val="20"/>
          <w:lang w:val="en-US"/>
        </w:rPr>
        <w:tab/>
        <w:t xml:space="preserve">H. Fifer, J. Saunders, S. Soni, S. T. Sadiq, and M. FitzGerald, “2018 UK national guideline for the management of infection with Neisseria gonorrhoeae,” </w:t>
      </w:r>
      <w:r w:rsidRPr="003C5487">
        <w:rPr>
          <w:rFonts w:ascii="Times New Roman" w:hAnsi="Times New Roman" w:cs="Times New Roman"/>
          <w:i/>
          <w:iCs/>
          <w:color w:val="000000"/>
          <w:sz w:val="20"/>
          <w:lang w:val="en-US"/>
        </w:rPr>
        <w:t>Int. J. STD AIDS</w:t>
      </w:r>
      <w:r w:rsidRPr="003C5487">
        <w:rPr>
          <w:rFonts w:ascii="Times New Roman" w:hAnsi="Times New Roman" w:cs="Times New Roman"/>
          <w:color w:val="000000"/>
          <w:sz w:val="20"/>
          <w:lang w:val="en-US"/>
        </w:rPr>
        <w:t>, vol. 31, no. 1, pp. 4–15, Jan. 2020, doi: 10.1177/0956462419886775.</w:t>
      </w:r>
    </w:p>
    <w:p w14:paraId="0FF7EA6F"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7" w:author="#WANG ZIHAO#" w:date="2026-06-18T23:07:00Z" w16du:dateUtc="2026-06-18T15:07:00Z">
          <w:pPr>
            <w:pStyle w:val="Bibliography"/>
          </w:pPr>
        </w:pPrChange>
      </w:pPr>
      <w:r w:rsidRPr="003C5487">
        <w:rPr>
          <w:rFonts w:ascii="Times New Roman" w:hAnsi="Times New Roman" w:cs="Times New Roman"/>
          <w:color w:val="000000"/>
          <w:sz w:val="20"/>
          <w:lang w:val="en-US"/>
        </w:rPr>
        <w:t>[26]</w:t>
      </w:r>
      <w:r w:rsidRPr="003C5487">
        <w:rPr>
          <w:rFonts w:ascii="Times New Roman" w:hAnsi="Times New Roman" w:cs="Times New Roman"/>
          <w:color w:val="000000"/>
          <w:sz w:val="20"/>
          <w:lang w:val="en-US"/>
        </w:rPr>
        <w:tab/>
        <w:t>“GUMCAD STI Surveillance System,” UK Health Security Agency. Accessed: May 19, 2026. [Online]. Available: https://www.gov.uk/guidance/gumcad-sti-surveillance-system</w:t>
      </w:r>
    </w:p>
    <w:p w14:paraId="34E9618B"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8" w:author="#WANG ZIHAO#" w:date="2026-06-18T23:07:00Z" w16du:dateUtc="2026-06-18T15:07:00Z">
          <w:pPr>
            <w:pStyle w:val="Bibliography"/>
          </w:pPr>
        </w:pPrChange>
      </w:pPr>
      <w:r w:rsidRPr="003C5487">
        <w:rPr>
          <w:rFonts w:ascii="Times New Roman" w:hAnsi="Times New Roman" w:cs="Times New Roman"/>
          <w:color w:val="000000"/>
          <w:sz w:val="20"/>
          <w:lang w:val="en-US"/>
        </w:rPr>
        <w:t>[27]</w:t>
      </w:r>
      <w:r w:rsidRPr="003C5487">
        <w:rPr>
          <w:rFonts w:ascii="Times New Roman" w:hAnsi="Times New Roman" w:cs="Times New Roman"/>
          <w:color w:val="000000"/>
          <w:sz w:val="20"/>
          <w:lang w:val="en-US"/>
        </w:rPr>
        <w:tab/>
        <w:t>“Gonococcal resistance to antimicrobials surveillance programme report,” UK Health Security Agency. Accessed: May 19, 2026. [Online]. Available: https://www.gov.uk/government/publications/gonococcal-resistance-to-antimicrobials-surveillance-programme-grasp-report</w:t>
      </w:r>
    </w:p>
    <w:p w14:paraId="784FD454"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49" w:author="#WANG ZIHAO#" w:date="2026-06-18T23:07:00Z" w16du:dateUtc="2026-06-18T15:07:00Z">
          <w:pPr>
            <w:pStyle w:val="Bibliography"/>
          </w:pPr>
        </w:pPrChange>
      </w:pPr>
      <w:r w:rsidRPr="003C5487">
        <w:rPr>
          <w:rFonts w:ascii="Times New Roman" w:hAnsi="Times New Roman" w:cs="Times New Roman"/>
          <w:color w:val="000000"/>
          <w:sz w:val="20"/>
          <w:lang w:val="en-US"/>
        </w:rPr>
        <w:t>[28]</w:t>
      </w:r>
      <w:r w:rsidRPr="003C5487">
        <w:rPr>
          <w:rFonts w:ascii="Times New Roman" w:hAnsi="Times New Roman" w:cs="Times New Roman"/>
          <w:color w:val="000000"/>
          <w:sz w:val="20"/>
          <w:lang w:val="en-US"/>
        </w:rPr>
        <w:tab/>
        <w:t>“GRASP report: data to September 2025,” UK Health Security Agency. Accessed: Nov. 20, 2025. [Online]. Available: https://www.gov.uk/government/publications/gonococcal-resistance-to-antimicrobials-surveillance-programme-grasp-report/grasp-report-data-to-september-2025</w:t>
      </w:r>
    </w:p>
    <w:p w14:paraId="29919B9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0" w:author="#WANG ZIHAO#" w:date="2026-06-18T23:07:00Z" w16du:dateUtc="2026-06-18T15:07:00Z">
          <w:pPr>
            <w:pStyle w:val="Bibliography"/>
          </w:pPr>
        </w:pPrChange>
      </w:pPr>
      <w:r w:rsidRPr="003C5487">
        <w:rPr>
          <w:rFonts w:ascii="Times New Roman" w:hAnsi="Times New Roman" w:cs="Times New Roman"/>
          <w:color w:val="000000"/>
          <w:sz w:val="20"/>
          <w:lang w:val="en-US"/>
        </w:rPr>
        <w:t>[29]</w:t>
      </w:r>
      <w:r w:rsidRPr="003C5487">
        <w:rPr>
          <w:rFonts w:ascii="Times New Roman" w:hAnsi="Times New Roman" w:cs="Times New Roman"/>
          <w:color w:val="000000"/>
          <w:sz w:val="20"/>
          <w:lang w:val="en-US"/>
        </w:rPr>
        <w:tab/>
        <w:t xml:space="preserve">A. Keane, F. Lyons, C. J. Smith, D. Caixeta, J.-M. Molina, and G. Villa, “Knowledge, attitudes and behaviours in relation to doxycycline post-exposure prophylaxis use among attendees and healthcare workers at two sexual health services in Ireland,” </w:t>
      </w:r>
      <w:r w:rsidRPr="003C5487">
        <w:rPr>
          <w:rFonts w:ascii="Times New Roman" w:hAnsi="Times New Roman" w:cs="Times New Roman"/>
          <w:i/>
          <w:iCs/>
          <w:color w:val="000000"/>
          <w:sz w:val="20"/>
          <w:lang w:val="en-US"/>
        </w:rPr>
        <w:t>Sex. Transm. Infect.</w:t>
      </w:r>
      <w:r w:rsidRPr="003C5487">
        <w:rPr>
          <w:rFonts w:ascii="Times New Roman" w:hAnsi="Times New Roman" w:cs="Times New Roman"/>
          <w:color w:val="000000"/>
          <w:sz w:val="20"/>
          <w:lang w:val="en-US"/>
        </w:rPr>
        <w:t>, May 2026, doi: 10.1136/sextrans-2025-056565.</w:t>
      </w:r>
    </w:p>
    <w:p w14:paraId="520BD50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1" w:author="#WANG ZIHAO#" w:date="2026-06-18T23:07:00Z" w16du:dateUtc="2026-06-18T15:07:00Z">
          <w:pPr>
            <w:pStyle w:val="Bibliography"/>
          </w:pPr>
        </w:pPrChange>
      </w:pPr>
      <w:r w:rsidRPr="003C5487">
        <w:rPr>
          <w:rFonts w:ascii="Times New Roman" w:hAnsi="Times New Roman" w:cs="Times New Roman"/>
          <w:color w:val="000000"/>
          <w:sz w:val="20"/>
          <w:lang w:val="en-US"/>
        </w:rPr>
        <w:t>[30]</w:t>
      </w:r>
      <w:r w:rsidRPr="003C5487">
        <w:rPr>
          <w:rFonts w:ascii="Times New Roman" w:hAnsi="Times New Roman" w:cs="Times New Roman"/>
          <w:color w:val="000000"/>
          <w:sz w:val="20"/>
          <w:lang w:val="en-US"/>
        </w:rPr>
        <w:tab/>
        <w:t xml:space="preserve">D. P. Wilson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“Chemoprophylaxis is likely to be acceptable and could mitigate syphilis epidemics among populations of gay men,” </w:t>
      </w:r>
      <w:r w:rsidRPr="003C5487">
        <w:rPr>
          <w:rFonts w:ascii="Times New Roman" w:hAnsi="Times New Roman" w:cs="Times New Roman"/>
          <w:i/>
          <w:iCs/>
          <w:color w:val="000000"/>
          <w:sz w:val="20"/>
          <w:lang w:val="en-US"/>
        </w:rPr>
        <w:t>Sex. Transm. Dis.</w:t>
      </w:r>
      <w:r w:rsidRPr="003C5487">
        <w:rPr>
          <w:rFonts w:ascii="Times New Roman" w:hAnsi="Times New Roman" w:cs="Times New Roman"/>
          <w:color w:val="000000"/>
          <w:sz w:val="20"/>
          <w:lang w:val="en-US"/>
        </w:rPr>
        <w:t>, vol. 38, no. 7, pp. 573–579, Jul. 2011, doi: 10.1097/OLQ.0b013e31820e64fd.</w:t>
      </w:r>
    </w:p>
    <w:p w14:paraId="2AF8B5E7"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2" w:author="#WANG ZIHAO#" w:date="2026-06-18T23:07:00Z" w16du:dateUtc="2026-06-18T15:07:00Z">
          <w:pPr>
            <w:pStyle w:val="Bibliography"/>
          </w:pPr>
        </w:pPrChange>
      </w:pPr>
      <w:r w:rsidRPr="003C5487">
        <w:rPr>
          <w:rFonts w:ascii="Times New Roman" w:hAnsi="Times New Roman" w:cs="Times New Roman"/>
          <w:color w:val="000000"/>
          <w:sz w:val="20"/>
          <w:lang w:val="en-US"/>
        </w:rPr>
        <w:t>[31]</w:t>
      </w:r>
      <w:r w:rsidRPr="003C5487">
        <w:rPr>
          <w:rFonts w:ascii="Times New Roman" w:hAnsi="Times New Roman" w:cs="Times New Roman"/>
          <w:color w:val="000000"/>
          <w:sz w:val="20"/>
          <w:lang w:val="en-US"/>
        </w:rPr>
        <w:tab/>
        <w:t xml:space="preserve">M. Holt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“Acceptability of Doxycycline Prophylaxis, Prior Antibiotic Use, and Knowledge of Antimicrobial Resistance Among Australian Gay and Bisexual Men and Nonbinary People,” </w:t>
      </w:r>
      <w:r w:rsidRPr="003C5487">
        <w:rPr>
          <w:rFonts w:ascii="Times New Roman" w:hAnsi="Times New Roman" w:cs="Times New Roman"/>
          <w:i/>
          <w:iCs/>
          <w:color w:val="000000"/>
          <w:sz w:val="20"/>
          <w:lang w:val="en-US"/>
        </w:rPr>
        <w:t>Sex. Transm. Dis.</w:t>
      </w:r>
      <w:r w:rsidRPr="003C5487">
        <w:rPr>
          <w:rFonts w:ascii="Times New Roman" w:hAnsi="Times New Roman" w:cs="Times New Roman"/>
          <w:color w:val="000000"/>
          <w:sz w:val="20"/>
          <w:lang w:val="en-US"/>
        </w:rPr>
        <w:t>, vol. 52, no. 2, pp. 73–80, Feb. 2025, doi: 10.1097/OLQ.0000000000002079.</w:t>
      </w:r>
    </w:p>
    <w:p w14:paraId="22672D85"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3" w:author="#WANG ZIHAO#" w:date="2026-06-18T23:07:00Z" w16du:dateUtc="2026-06-18T15:07:00Z">
          <w:pPr>
            <w:pStyle w:val="Bibliography"/>
          </w:pPr>
        </w:pPrChange>
      </w:pPr>
      <w:r w:rsidRPr="003C5487">
        <w:rPr>
          <w:rFonts w:ascii="Times New Roman" w:hAnsi="Times New Roman" w:cs="Times New Roman"/>
          <w:color w:val="000000"/>
          <w:sz w:val="20"/>
          <w:lang w:val="en-US"/>
        </w:rPr>
        <w:t>[32]</w:t>
      </w:r>
      <w:r w:rsidRPr="003C5487">
        <w:rPr>
          <w:rFonts w:ascii="Times New Roman" w:hAnsi="Times New Roman" w:cs="Times New Roman"/>
          <w:color w:val="000000"/>
          <w:sz w:val="20"/>
          <w:lang w:val="en-US"/>
        </w:rPr>
        <w:tab/>
        <w:t xml:space="preserve">B. Mlynarczyk-Bonikowska, C. Kowalewski, A. Krolak-Ulinska, and W. Marusza, “Molecular Mechanisms of Drug Resistance and Epidemiology of Multidrug-Resistant Variants of Neisseria gonorrhoeae,” </w:t>
      </w:r>
      <w:r w:rsidRPr="003C5487">
        <w:rPr>
          <w:rFonts w:ascii="Times New Roman" w:hAnsi="Times New Roman" w:cs="Times New Roman"/>
          <w:i/>
          <w:iCs/>
          <w:color w:val="000000"/>
          <w:sz w:val="20"/>
          <w:lang w:val="en-US"/>
        </w:rPr>
        <w:t>Int. J. Mol. Sci.</w:t>
      </w:r>
      <w:r w:rsidRPr="003C5487">
        <w:rPr>
          <w:rFonts w:ascii="Times New Roman" w:hAnsi="Times New Roman" w:cs="Times New Roman"/>
          <w:color w:val="000000"/>
          <w:sz w:val="20"/>
          <w:lang w:val="en-US"/>
        </w:rPr>
        <w:t>, vol. 23, no. 18, p. 10499, Sep. 2022, doi: 10.3390/ijms231810499.</w:t>
      </w:r>
    </w:p>
    <w:p w14:paraId="6B4A0F8C"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4" w:author="#WANG ZIHAO#" w:date="2026-06-18T23:07:00Z" w16du:dateUtc="2026-06-18T15:07:00Z">
          <w:pPr>
            <w:pStyle w:val="Bibliography"/>
          </w:pPr>
        </w:pPrChange>
      </w:pPr>
      <w:r w:rsidRPr="003C5487">
        <w:rPr>
          <w:rFonts w:ascii="Times New Roman" w:hAnsi="Times New Roman" w:cs="Times New Roman"/>
          <w:color w:val="000000"/>
          <w:sz w:val="20"/>
          <w:lang w:val="en-US"/>
        </w:rPr>
        <w:t>[33]</w:t>
      </w:r>
      <w:r w:rsidRPr="003C5487">
        <w:rPr>
          <w:rFonts w:ascii="Times New Roman" w:hAnsi="Times New Roman" w:cs="Times New Roman"/>
          <w:color w:val="000000"/>
          <w:sz w:val="20"/>
          <w:lang w:val="en-US"/>
        </w:rPr>
        <w:tab/>
        <w:t xml:space="preserve">J.-M. Molina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“Doxycycline prophylaxis and meningococcal group B vaccine to prevent bacterial sexually transmitted infections in France (ANRS 174 DOXYVAC): a multicentre, open-label, randomised trial with a 2 × 2 factorial design,”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24, no. 10, pp. 1093–1104, Oct. 2024, doi: 10.1016/S1473-3099(24)00236-6.</w:t>
      </w:r>
    </w:p>
    <w:p w14:paraId="13434B99"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5" w:author="#WANG ZIHAO#" w:date="2026-06-18T23:07:00Z" w16du:dateUtc="2026-06-18T15:07:00Z">
          <w:pPr>
            <w:pStyle w:val="Bibliography"/>
          </w:pPr>
        </w:pPrChange>
      </w:pPr>
      <w:r w:rsidRPr="003C5487">
        <w:rPr>
          <w:rFonts w:ascii="Times New Roman" w:hAnsi="Times New Roman" w:cs="Times New Roman"/>
          <w:color w:val="000000"/>
          <w:sz w:val="20"/>
          <w:lang w:val="en-US"/>
        </w:rPr>
        <w:t>[34]</w:t>
      </w:r>
      <w:r w:rsidRPr="003C5487">
        <w:rPr>
          <w:rFonts w:ascii="Times New Roman" w:hAnsi="Times New Roman" w:cs="Times New Roman"/>
          <w:color w:val="000000"/>
          <w:sz w:val="20"/>
          <w:lang w:val="en-US"/>
        </w:rPr>
        <w:tab/>
        <w:t xml:space="preserve">A. F. Luetkemeyer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“Postexposure Doxycycline to Prevent Bacterial Sexually Transmitted Infections,” </w:t>
      </w:r>
      <w:r w:rsidRPr="003C5487">
        <w:rPr>
          <w:rFonts w:ascii="Times New Roman" w:hAnsi="Times New Roman" w:cs="Times New Roman"/>
          <w:i/>
          <w:iCs/>
          <w:color w:val="000000"/>
          <w:sz w:val="20"/>
          <w:lang w:val="en-US"/>
        </w:rPr>
        <w:t>N. Engl. J. Med.</w:t>
      </w:r>
      <w:r w:rsidRPr="003C5487">
        <w:rPr>
          <w:rFonts w:ascii="Times New Roman" w:hAnsi="Times New Roman" w:cs="Times New Roman"/>
          <w:color w:val="000000"/>
          <w:sz w:val="20"/>
          <w:lang w:val="en-US"/>
        </w:rPr>
        <w:t>, vol. 388, no. 14, pp. 1296–1306, Apr. 2023, doi: 10.1056/NEJMoa2211934.</w:t>
      </w:r>
    </w:p>
    <w:p w14:paraId="17B7E90D"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6" w:author="#WANG ZIHAO#" w:date="2026-06-18T23:07:00Z" w16du:dateUtc="2026-06-18T15:07:00Z">
          <w:pPr>
            <w:pStyle w:val="Bibliography"/>
          </w:pPr>
        </w:pPrChange>
      </w:pPr>
      <w:r w:rsidRPr="003C5487">
        <w:rPr>
          <w:rFonts w:ascii="Times New Roman" w:hAnsi="Times New Roman" w:cs="Times New Roman"/>
          <w:color w:val="000000"/>
          <w:sz w:val="20"/>
          <w:lang w:val="en-US"/>
        </w:rPr>
        <w:t>[35]</w:t>
      </w:r>
      <w:r w:rsidRPr="003C5487">
        <w:rPr>
          <w:rFonts w:ascii="Times New Roman" w:hAnsi="Times New Roman" w:cs="Times New Roman"/>
          <w:color w:val="000000"/>
          <w:sz w:val="20"/>
          <w:lang w:val="en-US"/>
        </w:rPr>
        <w:tab/>
        <w:t xml:space="preserve">M. Yechezkel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“Durability of doxycycline effectiveness against gonorrhoea after implementation of post-exposure prophylaxis in southern California, USA: a retrospective, test-negative, observational study,”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0, no. 0, May 2026, doi: 10.1016/S1473-3099(26)00123-4.</w:t>
      </w:r>
    </w:p>
    <w:p w14:paraId="0574619B"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7" w:author="#WANG ZIHAO#" w:date="2026-06-18T23:07:00Z" w16du:dateUtc="2026-06-18T15:07:00Z">
          <w:pPr>
            <w:pStyle w:val="Bibliography"/>
          </w:pPr>
        </w:pPrChange>
      </w:pPr>
      <w:r w:rsidRPr="003C5487">
        <w:rPr>
          <w:rFonts w:ascii="Times New Roman" w:hAnsi="Times New Roman" w:cs="Times New Roman"/>
          <w:color w:val="000000"/>
          <w:sz w:val="20"/>
          <w:lang w:val="en-US"/>
        </w:rPr>
        <w:t>[36]</w:t>
      </w:r>
      <w:r w:rsidRPr="003C5487">
        <w:rPr>
          <w:rFonts w:ascii="Times New Roman" w:hAnsi="Times New Roman" w:cs="Times New Roman"/>
          <w:color w:val="000000"/>
          <w:sz w:val="20"/>
          <w:lang w:val="en-US"/>
        </w:rPr>
        <w:tab/>
        <w:t>“Gonorrhoea Guideline 2025,” British Association for Sexual Health and HIV. Accessed: Jun. 16, 2026. [Online]. Available: https://www.bashh.org/resources/136/gonorrhoea_2025_updated_guideline/</w:t>
      </w:r>
    </w:p>
    <w:p w14:paraId="5CD12E88"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8" w:author="#WANG ZIHAO#" w:date="2026-06-18T23:07:00Z" w16du:dateUtc="2026-06-18T15:07:00Z">
          <w:pPr>
            <w:pStyle w:val="Bibliography"/>
          </w:pPr>
        </w:pPrChange>
      </w:pPr>
      <w:r w:rsidRPr="003C5487">
        <w:rPr>
          <w:rFonts w:ascii="Times New Roman" w:hAnsi="Times New Roman" w:cs="Times New Roman"/>
          <w:color w:val="000000"/>
          <w:sz w:val="20"/>
          <w:lang w:val="en-US"/>
        </w:rPr>
        <w:lastRenderedPageBreak/>
        <w:t>[37]</w:t>
      </w:r>
      <w:r w:rsidRPr="003C5487">
        <w:rPr>
          <w:rFonts w:ascii="Times New Roman" w:hAnsi="Times New Roman" w:cs="Times New Roman"/>
          <w:color w:val="000000"/>
          <w:sz w:val="20"/>
          <w:lang w:val="en-US"/>
        </w:rPr>
        <w:tab/>
        <w:t xml:space="preserve">A. Johnson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“NATSAL III; Natsal-3National Survey of Sexual Attitudes and Lifestyles, 1990-National Survey of Sexual Attitudes and Lifestyles, 2010-2012.” UK Data Service, 2024. doi: 10.5255/UKDA-SN-7799-2.</w:t>
      </w:r>
    </w:p>
    <w:p w14:paraId="5FF2EC39"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59" w:author="#WANG ZIHAO#" w:date="2026-06-18T23:07:00Z" w16du:dateUtc="2026-06-18T15:07:00Z">
          <w:pPr>
            <w:pStyle w:val="Bibliography"/>
          </w:pPr>
        </w:pPrChange>
      </w:pPr>
      <w:r w:rsidRPr="003C5487">
        <w:rPr>
          <w:rFonts w:ascii="Times New Roman" w:hAnsi="Times New Roman" w:cs="Times New Roman"/>
          <w:color w:val="000000"/>
          <w:sz w:val="20"/>
          <w:lang w:val="en-US"/>
        </w:rPr>
        <w:t>[38]</w:t>
      </w:r>
      <w:r w:rsidRPr="003C5487">
        <w:rPr>
          <w:rFonts w:ascii="Times New Roman" w:hAnsi="Times New Roman" w:cs="Times New Roman"/>
          <w:color w:val="000000"/>
          <w:sz w:val="20"/>
          <w:lang w:val="en-US"/>
        </w:rPr>
        <w:tab/>
        <w:t>“4CMenB vaccine for prevention of gonorrhoea: information for healthcare practitioners,” National Health Service. Accessed: Oct. 22, 2025. [Online]. Available: https://www.gov.uk/government/publications/4cmenb-vaccine-for-gonorrhoea-information-for-healthcare-practitioners/4cmenb-vaccine-for-prevention-of-gonorrhoea-information-for-healthcare-practitioners</w:t>
      </w:r>
    </w:p>
    <w:p w14:paraId="055D383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0" w:author="#WANG ZIHAO#" w:date="2026-06-18T23:07:00Z" w16du:dateUtc="2026-06-18T15:07:00Z">
          <w:pPr>
            <w:pStyle w:val="Bibliography"/>
          </w:pPr>
        </w:pPrChange>
      </w:pPr>
      <w:r w:rsidRPr="003C5487">
        <w:rPr>
          <w:rFonts w:ascii="Times New Roman" w:hAnsi="Times New Roman" w:cs="Times New Roman"/>
          <w:color w:val="000000"/>
          <w:sz w:val="20"/>
          <w:lang w:val="en-US"/>
        </w:rPr>
        <w:t>[39]</w:t>
      </w:r>
      <w:r w:rsidRPr="003C5487">
        <w:rPr>
          <w:rFonts w:ascii="Times New Roman" w:hAnsi="Times New Roman" w:cs="Times New Roman"/>
          <w:color w:val="000000"/>
          <w:sz w:val="20"/>
          <w:lang w:val="en-US"/>
        </w:rPr>
        <w:tab/>
        <w:t xml:space="preserve">R. Platt, P. A. Rice, and W. M. McCormack, “Risk of acquiring gonorrhea and prevalence of abnormal adnexal findings among women recently exposed to gonorrhea,” </w:t>
      </w:r>
      <w:r w:rsidRPr="003C5487">
        <w:rPr>
          <w:rFonts w:ascii="Times New Roman" w:hAnsi="Times New Roman" w:cs="Times New Roman"/>
          <w:i/>
          <w:iCs/>
          <w:color w:val="000000"/>
          <w:sz w:val="20"/>
          <w:lang w:val="en-US"/>
        </w:rPr>
        <w:t>JAMA</w:t>
      </w:r>
      <w:r w:rsidRPr="003C5487">
        <w:rPr>
          <w:rFonts w:ascii="Times New Roman" w:hAnsi="Times New Roman" w:cs="Times New Roman"/>
          <w:color w:val="000000"/>
          <w:sz w:val="20"/>
          <w:lang w:val="en-US"/>
        </w:rPr>
        <w:t>, vol. 250, no. 23, pp. 3205–3209, Dec. 1983.</w:t>
      </w:r>
    </w:p>
    <w:p w14:paraId="6442C3A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1" w:author="#WANG ZIHAO#" w:date="2026-06-18T23:07:00Z" w16du:dateUtc="2026-06-18T15:07:00Z">
          <w:pPr>
            <w:pStyle w:val="Bibliography"/>
          </w:pPr>
        </w:pPrChange>
      </w:pPr>
      <w:r w:rsidRPr="003C5487">
        <w:rPr>
          <w:rFonts w:ascii="Times New Roman" w:hAnsi="Times New Roman" w:cs="Times New Roman"/>
          <w:color w:val="000000"/>
          <w:sz w:val="20"/>
          <w:lang w:val="en-US"/>
        </w:rPr>
        <w:t>[40]</w:t>
      </w:r>
      <w:r w:rsidRPr="003C5487">
        <w:rPr>
          <w:rFonts w:ascii="Times New Roman" w:hAnsi="Times New Roman" w:cs="Times New Roman"/>
          <w:color w:val="000000"/>
          <w:sz w:val="20"/>
          <w:lang w:val="en-US"/>
        </w:rPr>
        <w:tab/>
        <w:t xml:space="preserve">K. A. Schmidt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“Experimental gonococcal urethritis and reinfection with homologous gonococci in male volunteers,” </w:t>
      </w:r>
      <w:r w:rsidRPr="003C5487">
        <w:rPr>
          <w:rFonts w:ascii="Times New Roman" w:hAnsi="Times New Roman" w:cs="Times New Roman"/>
          <w:i/>
          <w:iCs/>
          <w:color w:val="000000"/>
          <w:sz w:val="20"/>
          <w:lang w:val="en-US"/>
        </w:rPr>
        <w:t>Sex. Transm. Dis.</w:t>
      </w:r>
      <w:r w:rsidRPr="003C5487">
        <w:rPr>
          <w:rFonts w:ascii="Times New Roman" w:hAnsi="Times New Roman" w:cs="Times New Roman"/>
          <w:color w:val="000000"/>
          <w:sz w:val="20"/>
          <w:lang w:val="en-US"/>
        </w:rPr>
        <w:t>, vol. 28, no. 10, pp. 555–564, Oct. 2001, doi: 10.1097/00007435-200110000-00001.</w:t>
      </w:r>
    </w:p>
    <w:p w14:paraId="70592C3E"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2" w:author="#WANG ZIHAO#" w:date="2026-06-18T23:07:00Z" w16du:dateUtc="2026-06-18T15:07:00Z">
          <w:pPr>
            <w:pStyle w:val="Bibliography"/>
          </w:pPr>
        </w:pPrChange>
      </w:pPr>
      <w:r w:rsidRPr="003C5487">
        <w:rPr>
          <w:rFonts w:ascii="Times New Roman" w:hAnsi="Times New Roman" w:cs="Times New Roman"/>
          <w:color w:val="000000"/>
          <w:sz w:val="20"/>
          <w:lang w:val="en-US"/>
        </w:rPr>
        <w:t>[41]</w:t>
      </w:r>
      <w:r w:rsidRPr="003C5487">
        <w:rPr>
          <w:rFonts w:ascii="Times New Roman" w:hAnsi="Times New Roman" w:cs="Times New Roman"/>
          <w:color w:val="000000"/>
          <w:sz w:val="20"/>
          <w:lang w:val="en-US"/>
        </w:rPr>
        <w:tab/>
        <w:t xml:space="preserve">C. B. Hosenfeld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“Repeat infection with Chlamydia and gonorrhea among females: a systematic review of the literature,” </w:t>
      </w:r>
      <w:r w:rsidRPr="003C5487">
        <w:rPr>
          <w:rFonts w:ascii="Times New Roman" w:hAnsi="Times New Roman" w:cs="Times New Roman"/>
          <w:i/>
          <w:iCs/>
          <w:color w:val="000000"/>
          <w:sz w:val="20"/>
          <w:lang w:val="en-US"/>
        </w:rPr>
        <w:t>Sex. Transm. Dis.</w:t>
      </w:r>
      <w:r w:rsidRPr="003C5487">
        <w:rPr>
          <w:rFonts w:ascii="Times New Roman" w:hAnsi="Times New Roman" w:cs="Times New Roman"/>
          <w:color w:val="000000"/>
          <w:sz w:val="20"/>
          <w:lang w:val="en-US"/>
        </w:rPr>
        <w:t>, vol. 36, no. 8, pp. 478–489, Aug. 2009, doi: 10.1097/OLQ.0b013e3181a2a933.</w:t>
      </w:r>
    </w:p>
    <w:p w14:paraId="28033E69"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3" w:author="#WANG ZIHAO#" w:date="2026-06-18T23:07:00Z" w16du:dateUtc="2026-06-18T15:07:00Z">
          <w:pPr>
            <w:pStyle w:val="Bibliography"/>
          </w:pPr>
        </w:pPrChange>
      </w:pPr>
      <w:r w:rsidRPr="003C5487">
        <w:rPr>
          <w:rFonts w:ascii="Times New Roman" w:hAnsi="Times New Roman" w:cs="Times New Roman"/>
          <w:color w:val="000000"/>
          <w:sz w:val="20"/>
          <w:lang w:val="en-US"/>
        </w:rPr>
        <w:t>[42]</w:t>
      </w:r>
      <w:r w:rsidRPr="003C5487">
        <w:rPr>
          <w:rFonts w:ascii="Times New Roman" w:hAnsi="Times New Roman" w:cs="Times New Roman"/>
          <w:color w:val="000000"/>
          <w:sz w:val="20"/>
          <w:lang w:val="en-US"/>
        </w:rPr>
        <w:tab/>
        <w:t xml:space="preserve">M. Unemo and W. M. Shafer, “Antibiotic resistance in Neisseria gonorrhoeae: origin, evolution, and lessons learned for the future,” </w:t>
      </w:r>
      <w:r w:rsidRPr="003C5487">
        <w:rPr>
          <w:rFonts w:ascii="Times New Roman" w:hAnsi="Times New Roman" w:cs="Times New Roman"/>
          <w:i/>
          <w:iCs/>
          <w:color w:val="000000"/>
          <w:sz w:val="20"/>
          <w:lang w:val="en-US"/>
        </w:rPr>
        <w:t>Ann. N. Y. Acad. Sci.</w:t>
      </w:r>
      <w:r w:rsidRPr="003C5487">
        <w:rPr>
          <w:rFonts w:ascii="Times New Roman" w:hAnsi="Times New Roman" w:cs="Times New Roman"/>
          <w:color w:val="000000"/>
          <w:sz w:val="20"/>
          <w:lang w:val="en-US"/>
        </w:rPr>
        <w:t>, vol. 1230, pp. E19–E28, Aug. 2011, doi: 10.1111/j.1749-6632.2011.06215.x.</w:t>
      </w:r>
    </w:p>
    <w:p w14:paraId="1F7E0D9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4" w:author="#WANG ZIHAO#" w:date="2026-06-18T23:07:00Z" w16du:dateUtc="2026-06-18T15:07:00Z">
          <w:pPr>
            <w:pStyle w:val="Bibliography"/>
          </w:pPr>
        </w:pPrChange>
      </w:pPr>
      <w:r w:rsidRPr="003C5487">
        <w:rPr>
          <w:rFonts w:ascii="Times New Roman" w:hAnsi="Times New Roman" w:cs="Times New Roman"/>
          <w:color w:val="000000"/>
          <w:sz w:val="20"/>
          <w:lang w:val="en-US"/>
        </w:rPr>
        <w:t>[43]</w:t>
      </w:r>
      <w:r w:rsidRPr="003C5487">
        <w:rPr>
          <w:rFonts w:ascii="Times New Roman" w:hAnsi="Times New Roman" w:cs="Times New Roman"/>
          <w:color w:val="000000"/>
          <w:sz w:val="20"/>
          <w:lang w:val="en-US"/>
        </w:rPr>
        <w:tab/>
        <w:t xml:space="preserve">S. P. Brooks and A. Gelman, “General Methods for Monitoring Convergence of Iterative Simulations,” </w:t>
      </w:r>
      <w:r w:rsidRPr="003C5487">
        <w:rPr>
          <w:rFonts w:ascii="Times New Roman" w:hAnsi="Times New Roman" w:cs="Times New Roman"/>
          <w:i/>
          <w:iCs/>
          <w:color w:val="000000"/>
          <w:sz w:val="20"/>
          <w:lang w:val="en-US"/>
        </w:rPr>
        <w:t>J. Comput. Graph. Stat.</w:t>
      </w:r>
      <w:r w:rsidRPr="003C5487">
        <w:rPr>
          <w:rFonts w:ascii="Times New Roman" w:hAnsi="Times New Roman" w:cs="Times New Roman"/>
          <w:color w:val="000000"/>
          <w:sz w:val="20"/>
          <w:lang w:val="en-US"/>
        </w:rPr>
        <w:t>, vol. 7, no. 4, pp. 434–455, Dec. 1998, doi: 10.1080/10618600.1998.10474787.</w:t>
      </w:r>
    </w:p>
    <w:p w14:paraId="41DC7D0D"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5" w:author="#WANG ZIHAO#" w:date="2026-06-18T23:07:00Z" w16du:dateUtc="2026-06-18T15:07:00Z">
          <w:pPr>
            <w:pStyle w:val="Bibliography"/>
          </w:pPr>
        </w:pPrChange>
      </w:pPr>
      <w:r w:rsidRPr="003C5487">
        <w:rPr>
          <w:rFonts w:ascii="Times New Roman" w:hAnsi="Times New Roman" w:cs="Times New Roman"/>
          <w:color w:val="000000"/>
          <w:sz w:val="20"/>
          <w:lang w:val="en-US"/>
        </w:rPr>
        <w:t>[44]</w:t>
      </w:r>
      <w:r w:rsidRPr="003C5487">
        <w:rPr>
          <w:rFonts w:ascii="Times New Roman" w:hAnsi="Times New Roman" w:cs="Times New Roman"/>
          <w:color w:val="000000"/>
          <w:sz w:val="20"/>
          <w:lang w:val="en-US"/>
        </w:rPr>
        <w:tab/>
        <w:t xml:space="preserve">A. Vehtari, A. Gelman, D. Simpson, B. Carpenter, and P.-C. Bürkner, “Rank-Normalization, Folding, and Localization: An Improved Rˆ for Assessing Convergence of MCMC (with Discussion),” </w:t>
      </w:r>
      <w:r w:rsidRPr="003C5487">
        <w:rPr>
          <w:rFonts w:ascii="Times New Roman" w:hAnsi="Times New Roman" w:cs="Times New Roman"/>
          <w:i/>
          <w:iCs/>
          <w:color w:val="000000"/>
          <w:sz w:val="20"/>
          <w:lang w:val="en-US"/>
        </w:rPr>
        <w:t>Bayesian Anal.</w:t>
      </w:r>
      <w:r w:rsidRPr="003C5487">
        <w:rPr>
          <w:rFonts w:ascii="Times New Roman" w:hAnsi="Times New Roman" w:cs="Times New Roman"/>
          <w:color w:val="000000"/>
          <w:sz w:val="20"/>
          <w:lang w:val="en-US"/>
        </w:rPr>
        <w:t>, vol. 16, no. 2, pp. 667–718, Jun. 2021, doi: 10.1214/20-BA1221.</w:t>
      </w:r>
    </w:p>
    <w:p w14:paraId="42B626BA"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6" w:author="#WANG ZIHAO#" w:date="2026-06-18T23:07:00Z" w16du:dateUtc="2026-06-18T15:07:00Z">
          <w:pPr>
            <w:pStyle w:val="Bibliography"/>
          </w:pPr>
        </w:pPrChange>
      </w:pPr>
      <w:r w:rsidRPr="003C5487">
        <w:rPr>
          <w:rFonts w:ascii="Times New Roman" w:hAnsi="Times New Roman" w:cs="Times New Roman"/>
          <w:color w:val="000000"/>
          <w:sz w:val="20"/>
          <w:lang w:val="en-US"/>
        </w:rPr>
        <w:t>[45]</w:t>
      </w:r>
      <w:r w:rsidRPr="003C5487">
        <w:rPr>
          <w:rFonts w:ascii="Times New Roman" w:hAnsi="Times New Roman" w:cs="Times New Roman"/>
          <w:color w:val="000000"/>
          <w:sz w:val="20"/>
          <w:lang w:val="en-US"/>
        </w:rPr>
        <w:tab/>
        <w:t xml:space="preserve">A. Gelman and D. B. Rubin, “Inference from Iterative Simulation Using Multiple Sequences,” </w:t>
      </w:r>
      <w:r w:rsidRPr="003C5487">
        <w:rPr>
          <w:rFonts w:ascii="Times New Roman" w:hAnsi="Times New Roman" w:cs="Times New Roman"/>
          <w:i/>
          <w:iCs/>
          <w:color w:val="000000"/>
          <w:sz w:val="20"/>
          <w:lang w:val="en-US"/>
        </w:rPr>
        <w:t>Stat. Sci.</w:t>
      </w:r>
      <w:r w:rsidRPr="003C5487">
        <w:rPr>
          <w:rFonts w:ascii="Times New Roman" w:hAnsi="Times New Roman" w:cs="Times New Roman"/>
          <w:color w:val="000000"/>
          <w:sz w:val="20"/>
          <w:lang w:val="en-US"/>
        </w:rPr>
        <w:t>, vol. 7, no. 4, pp. 457–472, Nov. 1992, doi: 10.1214/ss/1177011136.</w:t>
      </w:r>
    </w:p>
    <w:p w14:paraId="60F88097"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7" w:author="#WANG ZIHAO#" w:date="2026-06-18T23:07:00Z" w16du:dateUtc="2026-06-18T15:07:00Z">
          <w:pPr>
            <w:pStyle w:val="Bibliography"/>
          </w:pPr>
        </w:pPrChange>
      </w:pPr>
      <w:r w:rsidRPr="003C5487">
        <w:rPr>
          <w:rFonts w:ascii="Times New Roman" w:hAnsi="Times New Roman" w:cs="Times New Roman"/>
          <w:color w:val="000000"/>
          <w:sz w:val="20"/>
          <w:lang w:val="en-US"/>
        </w:rPr>
        <w:t>[46]</w:t>
      </w:r>
      <w:r w:rsidRPr="003C5487">
        <w:rPr>
          <w:rFonts w:ascii="Times New Roman" w:hAnsi="Times New Roman" w:cs="Times New Roman"/>
          <w:color w:val="000000"/>
          <w:sz w:val="20"/>
          <w:lang w:val="en-US"/>
        </w:rPr>
        <w:tab/>
        <w:t xml:space="preserve">J.-M. Molina </w:t>
      </w:r>
      <w:r w:rsidRPr="003C5487">
        <w:rPr>
          <w:rFonts w:ascii="Times New Roman" w:hAnsi="Times New Roman" w:cs="Times New Roman"/>
          <w:i/>
          <w:iCs/>
          <w:color w:val="000000"/>
          <w:sz w:val="20"/>
          <w:lang w:val="en-US"/>
        </w:rPr>
        <w:t>et al.</w:t>
      </w:r>
      <w:r w:rsidRPr="003C5487">
        <w:rPr>
          <w:rFonts w:ascii="Times New Roman" w:hAnsi="Times New Roman" w:cs="Times New Roman"/>
          <w:color w:val="000000"/>
          <w:sz w:val="20"/>
          <w:lang w:val="en-US"/>
        </w:rPr>
        <w:t xml:space="preserve">, “Post-exposure prophylaxis with doxycycline to prevent sexually transmitted infections in men who have sex with men: an open-label randomised substudy of the ANRS IPERGAY trial,” </w:t>
      </w:r>
      <w:r w:rsidRPr="003C5487">
        <w:rPr>
          <w:rFonts w:ascii="Times New Roman" w:hAnsi="Times New Roman" w:cs="Times New Roman"/>
          <w:i/>
          <w:iCs/>
          <w:color w:val="000000"/>
          <w:sz w:val="20"/>
          <w:lang w:val="en-US"/>
        </w:rPr>
        <w:t>Lancet Infect. Dis.</w:t>
      </w:r>
      <w:r w:rsidRPr="003C5487">
        <w:rPr>
          <w:rFonts w:ascii="Times New Roman" w:hAnsi="Times New Roman" w:cs="Times New Roman"/>
          <w:color w:val="000000"/>
          <w:sz w:val="20"/>
          <w:lang w:val="en-US"/>
        </w:rPr>
        <w:t>, vol. 18, no. 3, pp. 308–317, Mar. 2018, doi: 10.1016/S1473-3099(17)30725-9.</w:t>
      </w:r>
    </w:p>
    <w:p w14:paraId="386A0496"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8" w:author="#WANG ZIHAO#" w:date="2026-06-18T23:07:00Z" w16du:dateUtc="2026-06-18T15:07:00Z">
          <w:pPr>
            <w:pStyle w:val="Bibliography"/>
          </w:pPr>
        </w:pPrChange>
      </w:pPr>
      <w:r w:rsidRPr="003C5487">
        <w:rPr>
          <w:rFonts w:ascii="Times New Roman" w:hAnsi="Times New Roman" w:cs="Times New Roman"/>
          <w:color w:val="000000"/>
          <w:sz w:val="20"/>
          <w:lang w:val="en-US"/>
        </w:rPr>
        <w:t>[47]</w:t>
      </w:r>
      <w:r w:rsidRPr="003C5487">
        <w:rPr>
          <w:rFonts w:ascii="Times New Roman" w:hAnsi="Times New Roman" w:cs="Times New Roman"/>
          <w:color w:val="000000"/>
          <w:sz w:val="20"/>
          <w:lang w:val="en-US"/>
        </w:rPr>
        <w:tab/>
        <w:t xml:space="preserve">R. K. Bolan, M. R. Beymer, R. E. Weiss, R. P. Flynn, A. A. Leibowitz, and J. D. Klausner, “Doxycycline prophylaxis to reduce incident syphilis among HIV-infected men who have sex with men who continue to engage in high-risk sex: a randomized, controlled pilot study,” </w:t>
      </w:r>
      <w:r w:rsidRPr="003C5487">
        <w:rPr>
          <w:rFonts w:ascii="Times New Roman" w:hAnsi="Times New Roman" w:cs="Times New Roman"/>
          <w:i/>
          <w:iCs/>
          <w:color w:val="000000"/>
          <w:sz w:val="20"/>
          <w:lang w:val="en-US"/>
        </w:rPr>
        <w:t>Sex. Transm. Dis.</w:t>
      </w:r>
      <w:r w:rsidRPr="003C5487">
        <w:rPr>
          <w:rFonts w:ascii="Times New Roman" w:hAnsi="Times New Roman" w:cs="Times New Roman"/>
          <w:color w:val="000000"/>
          <w:sz w:val="20"/>
          <w:lang w:val="en-US"/>
        </w:rPr>
        <w:t>, vol. 42, no. 2, pp. 98–103, Feb. 2015, doi: 10.1097/OLQ.0000000000000216.</w:t>
      </w:r>
    </w:p>
    <w:p w14:paraId="563EBF44" w14:textId="77777777" w:rsidR="00E03B4D" w:rsidRPr="003C5487" w:rsidRDefault="00E03B4D" w:rsidP="003C5487">
      <w:pPr>
        <w:pStyle w:val="Bibliography"/>
        <w:spacing w:line="276" w:lineRule="auto"/>
        <w:jc w:val="both"/>
        <w:rPr>
          <w:rFonts w:ascii="Times New Roman" w:hAnsi="Times New Roman" w:cs="Times New Roman"/>
          <w:color w:val="000000"/>
          <w:sz w:val="20"/>
          <w:lang w:val="en-US"/>
        </w:rPr>
        <w:pPrChange w:id="1069" w:author="#WANG ZIHAO#" w:date="2026-06-18T23:07:00Z" w16du:dateUtc="2026-06-18T15:07:00Z">
          <w:pPr>
            <w:pStyle w:val="Bibliography"/>
          </w:pPr>
        </w:pPrChange>
      </w:pPr>
      <w:r w:rsidRPr="003C5487">
        <w:rPr>
          <w:rFonts w:ascii="Times New Roman" w:hAnsi="Times New Roman" w:cs="Times New Roman"/>
          <w:color w:val="000000"/>
          <w:sz w:val="20"/>
          <w:lang w:val="en-US"/>
        </w:rPr>
        <w:t>[48]</w:t>
      </w:r>
      <w:r w:rsidRPr="003C5487">
        <w:rPr>
          <w:rFonts w:ascii="Times New Roman" w:hAnsi="Times New Roman" w:cs="Times New Roman"/>
          <w:color w:val="000000"/>
          <w:sz w:val="20"/>
          <w:lang w:val="en-US"/>
        </w:rPr>
        <w:tab/>
        <w:t xml:space="preserve">J. H. Ellwanger, A. B. G. da Veiga, V. de L. Kaminski, J. M. Valverde-Villegas, A. W. Q. de Freitas, and J. A. B. Chies, “Control and prevention of infectious diseases from a One Health perspective,” </w:t>
      </w:r>
      <w:r w:rsidRPr="003C5487">
        <w:rPr>
          <w:rFonts w:ascii="Times New Roman" w:hAnsi="Times New Roman" w:cs="Times New Roman"/>
          <w:i/>
          <w:iCs/>
          <w:color w:val="000000"/>
          <w:sz w:val="20"/>
          <w:lang w:val="en-US"/>
        </w:rPr>
        <w:t>Genet. Mol. Biol.</w:t>
      </w:r>
      <w:r w:rsidRPr="003C5487">
        <w:rPr>
          <w:rFonts w:ascii="Times New Roman" w:hAnsi="Times New Roman" w:cs="Times New Roman"/>
          <w:color w:val="000000"/>
          <w:sz w:val="20"/>
          <w:lang w:val="en-US"/>
        </w:rPr>
        <w:t>, vol. 44, no. 1 Suppl 1, p. e20200256, doi: 10.1590/1678-4685-GMB-2020-0256.</w:t>
      </w:r>
    </w:p>
    <w:p w14:paraId="5AC95642" w14:textId="403C6633" w:rsidR="00802477" w:rsidRPr="003C5487" w:rsidRDefault="00802477" w:rsidP="003C5487">
      <w:pPr>
        <w:pStyle w:val="Bibliography"/>
        <w:spacing w:line="276" w:lineRule="auto"/>
        <w:jc w:val="both"/>
        <w:rPr>
          <w:rFonts w:ascii="Times New Roman" w:eastAsia="Times New Roman" w:hAnsi="Times New Roman" w:cs="Times New Roman"/>
          <w:color w:val="000000" w:themeColor="text1"/>
          <w:kern w:val="0"/>
          <w:sz w:val="20"/>
          <w:szCs w:val="20"/>
          <w:lang w:val="en-GB"/>
          <w14:ligatures w14:val="none"/>
        </w:rPr>
        <w:pPrChange w:id="1070" w:author="#WANG ZIHAO#" w:date="2026-06-18T23:07:00Z" w16du:dateUtc="2026-06-18T15:07:00Z">
          <w:pPr>
            <w:pStyle w:val="Bibliography"/>
          </w:pPr>
        </w:pPrChange>
      </w:pPr>
      <w:r w:rsidRPr="003C5487">
        <w:rPr>
          <w:rFonts w:ascii="Times New Roman" w:eastAsia="Times New Roman" w:hAnsi="Times New Roman" w:cs="Times New Roman"/>
          <w:color w:val="000000" w:themeColor="text1"/>
          <w:kern w:val="0"/>
          <w:sz w:val="20"/>
          <w:szCs w:val="20"/>
          <w:lang w:val="en-GB"/>
          <w14:ligatures w14:val="none"/>
        </w:rPr>
        <w:fldChar w:fldCharType="end"/>
      </w:r>
    </w:p>
    <w:sectPr w:rsidR="00802477" w:rsidRPr="003C548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ANG ZIHAO#" w:date="2026-06-16T19:04:00Z" w:initials="#Z">
    <w:p w14:paraId="42A72355" w14:textId="77777777" w:rsidR="00466F8F" w:rsidRDefault="00466F8F" w:rsidP="00466F8F">
      <w:r>
        <w:rPr>
          <w:rStyle w:val="CommentReference"/>
        </w:rPr>
        <w:annotationRef/>
      </w:r>
      <w:r>
        <w:rPr>
          <w:sz w:val="20"/>
          <w:szCs w:val="20"/>
        </w:rPr>
        <w:t>US has publicly available gonorrhea incidence + strain prevalence for MSM, but no behaviour data such as proportion of MSM in low/high risk groups and annual rate of partner change in low/high risk groups</w:t>
      </w:r>
    </w:p>
  </w:comment>
  <w:comment w:id="1" w:author="Jue Tao Lim (Asst Prof)" w:date="2026-06-12T08:50:00Z" w:initials="JL">
    <w:p w14:paraId="32FE4731" w14:textId="77777777" w:rsidR="001865E6" w:rsidRDefault="001865E6" w:rsidP="001865E6">
      <w:r>
        <w:rPr>
          <w:rStyle w:val="CommentReference"/>
        </w:rPr>
        <w:annotationRef/>
      </w:r>
      <w:r>
        <w:rPr>
          <w:sz w:val="20"/>
          <w:szCs w:val="20"/>
        </w:rPr>
        <w:t>add joe</w:t>
      </w:r>
    </w:p>
  </w:comment>
  <w:comment w:id="2" w:author="#WANG ZIHAO#" w:date="2026-06-16T13:23:00Z" w:initials="#Z">
    <w:p w14:paraId="6230CF62" w14:textId="77777777" w:rsidR="005976C8" w:rsidRDefault="005976C8" w:rsidP="005976C8">
      <w:r>
        <w:rPr>
          <w:rStyle w:val="CommentReference"/>
        </w:rPr>
        <w:annotationRef/>
      </w:r>
      <w:r>
        <w:rPr>
          <w:sz w:val="20"/>
          <w:szCs w:val="20"/>
        </w:rPr>
        <w:t>added, free to change orders</w:t>
      </w:r>
    </w:p>
  </w:comment>
  <w:comment w:id="30" w:author="Jue Tao Lim (Asst Prof)" w:date="2026-06-12T08:00:00Z" w:initials="JL">
    <w:p w14:paraId="1685AC10" w14:textId="42CAF953" w:rsidR="00AF68CE" w:rsidRDefault="00AF68CE" w:rsidP="00AF68CE">
      <w:r>
        <w:rPr>
          <w:rStyle w:val="CommentReference"/>
        </w:rPr>
        <w:annotationRef/>
      </w:r>
      <w:r>
        <w:rPr>
          <w:sz w:val="20"/>
          <w:szCs w:val="20"/>
        </w:rPr>
        <w:t>not sure what this means..</w:t>
      </w:r>
    </w:p>
  </w:comment>
  <w:comment w:id="41" w:author="Jue Tao Lim (Asst Prof)" w:date="2026-06-02T08:03:00Z" w:initials="JL">
    <w:p w14:paraId="7572A3CD" w14:textId="7C7BAB72" w:rsidR="007600B7" w:rsidRDefault="007600B7" w:rsidP="007600B7">
      <w:r>
        <w:rPr>
          <w:rStyle w:val="CommentReference"/>
        </w:rPr>
        <w:annotationRef/>
      </w:r>
      <w:r>
        <w:rPr>
          <w:sz w:val="20"/>
          <w:szCs w:val="20"/>
        </w:rPr>
        <w:t>not described in methods</w:t>
      </w:r>
    </w:p>
  </w:comment>
  <w:comment w:id="42" w:author="#WANG ZIHAO#" w:date="2026-06-09T11:46:00Z" w:initials="#Z">
    <w:p w14:paraId="1BCB64D9" w14:textId="77777777" w:rsidR="007E4CF9" w:rsidRDefault="007E4CF9" w:rsidP="007E4CF9">
      <w:r>
        <w:rPr>
          <w:rStyle w:val="CommentReference"/>
        </w:rPr>
        <w:annotationRef/>
      </w:r>
      <w:r>
        <w:rPr>
          <w:sz w:val="20"/>
          <w:szCs w:val="20"/>
        </w:rPr>
        <w:t>included</w:t>
      </w:r>
    </w:p>
  </w:comment>
  <w:comment w:id="43" w:author="Jue Tao Lim (Asst Prof)" w:date="2026-06-12T08:53:00Z" w:initials="JL">
    <w:p w14:paraId="4884AB2F" w14:textId="77777777" w:rsidR="00697102" w:rsidRDefault="00697102" w:rsidP="00697102">
      <w:r>
        <w:rPr>
          <w:rStyle w:val="CommentReference"/>
        </w:rPr>
        <w:annotationRef/>
      </w:r>
      <w:r>
        <w:rPr>
          <w:sz w:val="20"/>
          <w:szCs w:val="20"/>
        </w:rPr>
        <w:t>check. be specific</w:t>
      </w:r>
    </w:p>
  </w:comment>
  <w:comment w:id="44" w:author="#WANG ZIHAO#" w:date="2026-06-16T14:59:00Z" w:initials="#Z">
    <w:p w14:paraId="038A649B" w14:textId="77777777" w:rsidR="00FF12D3" w:rsidRDefault="00FF12D3" w:rsidP="00FF12D3">
      <w:r>
        <w:rPr>
          <w:rStyle w:val="CommentReference"/>
        </w:rPr>
        <w:annotationRef/>
      </w:r>
      <w:r>
        <w:rPr>
          <w:sz w:val="20"/>
          <w:szCs w:val="20"/>
        </w:rPr>
        <w:t>checked</w:t>
      </w:r>
    </w:p>
  </w:comment>
  <w:comment w:id="46" w:author="Jue Tao Lim (Asst Prof)" w:date="2026-06-01T15:25:00Z" w:initials="JL">
    <w:p w14:paraId="743D1BDF" w14:textId="165F9301" w:rsidR="00B83724" w:rsidRDefault="00B83724" w:rsidP="00B83724">
      <w:r>
        <w:rPr>
          <w:rStyle w:val="CommentReference"/>
        </w:rPr>
        <w:annotationRef/>
      </w:r>
      <w:r>
        <w:rPr>
          <w:sz w:val="20"/>
          <w:szCs w:val="20"/>
        </w:rPr>
        <w:t>youre missing a section on modelling the interventions, how you did it, what strategies were considered and why</w:t>
      </w:r>
    </w:p>
  </w:comment>
  <w:comment w:id="47" w:author="Jue Tao Lim (Asst Prof)" w:date="2026-06-01T15:45:00Z" w:initials="JL">
    <w:p w14:paraId="1A3789BC" w14:textId="77777777" w:rsidR="00B6611D" w:rsidRDefault="00B6611D" w:rsidP="00B6611D">
      <w:r>
        <w:rPr>
          <w:rStyle w:val="CommentReference"/>
        </w:rPr>
        <w:annotationRef/>
      </w:r>
      <w:r>
        <w:rPr>
          <w:sz w:val="20"/>
          <w:szCs w:val="20"/>
        </w:rPr>
        <w:t>what is doxyPEP what is moderately effective vaccine. how were they implemented etc...</w:t>
      </w:r>
    </w:p>
  </w:comment>
  <w:comment w:id="48" w:author="#WANG ZIHAO#" w:date="2026-06-09T11:48:00Z" w:initials="#Z">
    <w:p w14:paraId="6A5D0CAA" w14:textId="7080A22A" w:rsidR="00D15FBE" w:rsidRDefault="007E4CF9" w:rsidP="00D15FBE">
      <w:r>
        <w:rPr>
          <w:rStyle w:val="CommentReference"/>
        </w:rPr>
        <w:annotationRef/>
      </w:r>
      <w:r w:rsidR="00D15FBE">
        <w:rPr>
          <w:sz w:val="20"/>
          <w:szCs w:val="20"/>
        </w:rPr>
        <w:t>introduced the two types of intervention</w:t>
      </w:r>
    </w:p>
  </w:comment>
  <w:comment w:id="53" w:author="Jue Tao Lim (Asst Prof)" w:date="2026-06-12T09:05:00Z" w:initials="JL">
    <w:p w14:paraId="777F023A" w14:textId="77777777" w:rsidR="00D55537" w:rsidRDefault="00D55537" w:rsidP="00D55537">
      <w:r>
        <w:rPr>
          <w:rStyle w:val="CommentReference"/>
        </w:rPr>
        <w:annotationRef/>
      </w:r>
      <w:r>
        <w:rPr>
          <w:sz w:val="20"/>
          <w:szCs w:val="20"/>
        </w:rPr>
        <w:t>Data and interventions headers please format accordingly</w:t>
      </w:r>
    </w:p>
  </w:comment>
  <w:comment w:id="54" w:author="#WANG ZIHAO#" w:date="2026-06-16T15:06:00Z" w:initials="#Z">
    <w:p w14:paraId="526AE115" w14:textId="77777777" w:rsidR="00037B19" w:rsidRDefault="00037B19" w:rsidP="00037B19">
      <w:r>
        <w:rPr>
          <w:rStyle w:val="CommentReference"/>
        </w:rPr>
        <w:annotationRef/>
      </w:r>
      <w:r>
        <w:rPr>
          <w:sz w:val="20"/>
          <w:szCs w:val="20"/>
        </w:rPr>
        <w:t>formatted</w:t>
      </w:r>
    </w:p>
  </w:comment>
  <w:comment w:id="76" w:author="Jue Tao Lim (Asst Prof)" w:date="2026-06-12T08:03:00Z" w:initials="JL">
    <w:p w14:paraId="3571FF0B" w14:textId="77777777" w:rsidR="00AF68CE" w:rsidRDefault="00AF68CE" w:rsidP="00AF68CE">
      <w:r>
        <w:rPr>
          <w:rStyle w:val="CommentReference"/>
        </w:rPr>
        <w:annotationRef/>
      </w:r>
      <w:r>
        <w:rPr>
          <w:sz w:val="20"/>
          <w:szCs w:val="20"/>
        </w:rPr>
        <w:t>you sure? or possibility of treatment failure?</w:t>
      </w:r>
    </w:p>
  </w:comment>
  <w:comment w:id="77" w:author="#WANG ZIHAO#" w:date="2026-06-16T16:07:00Z" w:initials="#Z">
    <w:p w14:paraId="6AD22B9B" w14:textId="77777777" w:rsidR="004255D7" w:rsidRDefault="004255D7" w:rsidP="004255D7">
      <w:r>
        <w:rPr>
          <w:rStyle w:val="CommentReference"/>
        </w:rPr>
        <w:annotationRef/>
      </w:r>
      <w:r>
        <w:rPr>
          <w:sz w:val="20"/>
          <w:szCs w:val="20"/>
        </w:rPr>
        <w:t>corrected as prophylactic blind spot as doxycycline is used as prophylaxis instead of treatment</w:t>
      </w:r>
    </w:p>
  </w:comment>
  <w:comment w:id="82" w:author="Jue Tao Lim (Asst Prof)" w:date="2026-06-12T08:04:00Z" w:initials="JL">
    <w:p w14:paraId="71521E30" w14:textId="77777777" w:rsidR="00AF68CE" w:rsidRDefault="00AF68CE" w:rsidP="00AF68CE">
      <w:r>
        <w:rPr>
          <w:rStyle w:val="CommentReference"/>
        </w:rPr>
        <w:annotationRef/>
      </w:r>
      <w:r>
        <w:rPr>
          <w:sz w:val="20"/>
          <w:szCs w:val="20"/>
        </w:rPr>
        <w:t>host susceptibility or pathogen transmissibility ?</w:t>
      </w:r>
    </w:p>
  </w:comment>
  <w:comment w:id="83" w:author="#WANG ZIHAO#" w:date="2026-06-16T16:09:00Z" w:initials="#Z">
    <w:p w14:paraId="07EB8605" w14:textId="77777777" w:rsidR="00F811AE" w:rsidRDefault="004255D7" w:rsidP="00F811AE">
      <w:r>
        <w:rPr>
          <w:rStyle w:val="CommentReference"/>
        </w:rPr>
        <w:annotationRef/>
      </w:r>
      <w:r w:rsidR="00F811AE">
        <w:rPr>
          <w:sz w:val="20"/>
          <w:szCs w:val="20"/>
        </w:rPr>
        <w:t>we try to model the human host's likelihood of catching the infection when exposed (scaling down the force of infection specifically for individuals in a vaccinated compartment before they transition to the exposed compartment), so host susceptibility</w:t>
      </w:r>
    </w:p>
  </w:comment>
  <w:comment w:id="86" w:author="Jue Tao Lim (Asst Prof)" w:date="2026-06-12T09:07:00Z" w:initials="JL">
    <w:p w14:paraId="6DC0CA24" w14:textId="77777777" w:rsidR="00F57D44" w:rsidRDefault="00F57D44" w:rsidP="00D55537">
      <w:r>
        <w:rPr>
          <w:rStyle w:val="CommentReference"/>
        </w:rPr>
        <w:annotationRef/>
      </w:r>
      <w:r>
        <w:rPr>
          <w:sz w:val="20"/>
          <w:szCs w:val="20"/>
        </w:rPr>
        <w:t xml:space="preserve">shift to interventions section. </w:t>
      </w:r>
    </w:p>
  </w:comment>
  <w:comment w:id="87" w:author="#WANG ZIHAO#" w:date="2026-06-16T16:54:00Z" w:initials="#Z">
    <w:p w14:paraId="1817BE84" w14:textId="77777777" w:rsidR="00F57D44" w:rsidRDefault="00F57D44" w:rsidP="00FA2198">
      <w:r>
        <w:rPr>
          <w:rStyle w:val="CommentReference"/>
        </w:rPr>
        <w:annotationRef/>
      </w:r>
      <w:r>
        <w:rPr>
          <w:sz w:val="20"/>
          <w:szCs w:val="20"/>
        </w:rPr>
        <w:t>shifted</w:t>
      </w:r>
    </w:p>
  </w:comment>
  <w:comment w:id="64" w:author="Jue Tao Lim (Asst Prof)" w:date="2026-06-12T09:10:00Z" w:initials="JL">
    <w:p w14:paraId="437841F1" w14:textId="77777777" w:rsidR="00386D7F" w:rsidRDefault="00386D7F" w:rsidP="00386D7F">
      <w:r>
        <w:rPr>
          <w:rStyle w:val="CommentReference"/>
        </w:rPr>
        <w:annotationRef/>
      </w:r>
      <w:r>
        <w:rPr>
          <w:sz w:val="20"/>
          <w:szCs w:val="20"/>
        </w:rPr>
        <w:t>all the intervention description should be placed in one section for clarity. Please look through text and lump all here</w:t>
      </w:r>
    </w:p>
    <w:p w14:paraId="7786839A" w14:textId="77777777" w:rsidR="00386D7F" w:rsidRDefault="00386D7F" w:rsidP="00386D7F"/>
    <w:p w14:paraId="7E73AEF7" w14:textId="77777777" w:rsidR="00386D7F" w:rsidRDefault="00386D7F" w:rsidP="00386D7F">
      <w:r>
        <w:rPr>
          <w:sz w:val="20"/>
          <w:szCs w:val="20"/>
        </w:rPr>
        <w:t>- what is assumed uptake rate for vax/doxy-PEP, why?</w:t>
      </w:r>
    </w:p>
    <w:p w14:paraId="370C3BE2" w14:textId="77777777" w:rsidR="00386D7F" w:rsidRDefault="00386D7F" w:rsidP="00386D7F">
      <w:r>
        <w:rPr>
          <w:sz w:val="20"/>
          <w:szCs w:val="20"/>
        </w:rPr>
        <w:t>-how you model over a 15 year horizon?</w:t>
      </w:r>
    </w:p>
    <w:p w14:paraId="6B621435" w14:textId="77777777" w:rsidR="00386D7F" w:rsidRDefault="00386D7F" w:rsidP="00386D7F">
      <w:r>
        <w:rPr>
          <w:sz w:val="20"/>
          <w:szCs w:val="20"/>
        </w:rPr>
        <w:t>-how transitions occur? waning, discontinuation.</w:t>
      </w:r>
    </w:p>
    <w:p w14:paraId="554F7882" w14:textId="77777777" w:rsidR="00386D7F" w:rsidRDefault="00386D7F" w:rsidP="00386D7F"/>
  </w:comment>
  <w:comment w:id="65" w:author="#WANG ZIHAO#" w:date="2026-06-16T17:14:00Z" w:initials="#Z">
    <w:p w14:paraId="04D4BA56" w14:textId="77777777" w:rsidR="00361ACA" w:rsidRDefault="00361ACA" w:rsidP="00361ACA">
      <w:r>
        <w:rPr>
          <w:rStyle w:val="CommentReference"/>
        </w:rPr>
        <w:annotationRef/>
      </w:r>
      <w:r>
        <w:rPr>
          <w:sz w:val="20"/>
          <w:szCs w:val="20"/>
        </w:rPr>
        <w:t>included</w:t>
      </w:r>
    </w:p>
  </w:comment>
  <w:comment w:id="131" w:author="Jue Tao Lim (Asst Prof)" w:date="2026-06-12T08:58:00Z" w:initials="JL">
    <w:p w14:paraId="081257AE" w14:textId="2EB0A46F" w:rsidR="00B961D4" w:rsidRDefault="00B961D4" w:rsidP="00B961D4">
      <w:r>
        <w:rPr>
          <w:rStyle w:val="CommentReference"/>
        </w:rPr>
        <w:annotationRef/>
      </w:r>
      <w:r>
        <w:rPr>
          <w:sz w:val="20"/>
          <w:szCs w:val="20"/>
        </w:rPr>
        <w:t>check. editted</w:t>
      </w:r>
    </w:p>
  </w:comment>
  <w:comment w:id="132" w:author="#WANG ZIHAO#" w:date="2026-06-16T16:13:00Z" w:initials="#Z">
    <w:p w14:paraId="10BFD000" w14:textId="77777777" w:rsidR="000D0173" w:rsidRDefault="000D0173" w:rsidP="000D0173">
      <w:r>
        <w:rPr>
          <w:rStyle w:val="CommentReference"/>
        </w:rPr>
        <w:annotationRef/>
      </w:r>
      <w:r>
        <w:rPr>
          <w:sz w:val="20"/>
          <w:szCs w:val="20"/>
        </w:rPr>
        <w:t>checked</w:t>
      </w:r>
    </w:p>
  </w:comment>
  <w:comment w:id="136" w:author="Jue Tao Lim (Asst Prof)" w:date="2026-06-12T08:59:00Z" w:initials="JL">
    <w:p w14:paraId="00BE8A75" w14:textId="77777777" w:rsidR="00B961D4" w:rsidRDefault="00B961D4" w:rsidP="00B961D4">
      <w:r>
        <w:rPr>
          <w:rStyle w:val="CommentReference"/>
        </w:rPr>
        <w:annotationRef/>
      </w:r>
      <w:r>
        <w:rPr>
          <w:sz w:val="20"/>
          <w:szCs w:val="20"/>
        </w:rPr>
        <w:t>another source to show its general to anywhere</w:t>
      </w:r>
    </w:p>
  </w:comment>
  <w:comment w:id="137" w:author="#WANG ZIHAO#" w:date="2026-06-16T16:12:00Z" w:initials="#Z">
    <w:p w14:paraId="618505E8" w14:textId="68F8BCC8" w:rsidR="004255D7" w:rsidRDefault="004255D7" w:rsidP="004255D7">
      <w:r>
        <w:rPr>
          <w:rStyle w:val="CommentReference"/>
        </w:rPr>
        <w:annotationRef/>
      </w:r>
      <w:r>
        <w:rPr>
          <w:sz w:val="20"/>
          <w:szCs w:val="20"/>
        </w:rPr>
        <w:t>cited</w:t>
      </w:r>
    </w:p>
  </w:comment>
  <w:comment w:id="141" w:author="Jue Tao Lim (Asst Prof)" w:date="2026-06-12T08:59:00Z" w:initials="JL">
    <w:p w14:paraId="2BAEBC51" w14:textId="77777777" w:rsidR="00B961D4" w:rsidRDefault="00B961D4" w:rsidP="00B961D4">
      <w:r>
        <w:rPr>
          <w:rStyle w:val="CommentReference"/>
        </w:rPr>
        <w:annotationRef/>
      </w:r>
      <w:r>
        <w:rPr>
          <w:sz w:val="20"/>
          <w:szCs w:val="20"/>
        </w:rPr>
        <w:t xml:space="preserve">integrate to data or study setting section that this is happening. </w:t>
      </w:r>
    </w:p>
  </w:comment>
  <w:comment w:id="142" w:author="#WANG ZIHAO#" w:date="2026-06-16T16:13:00Z" w:initials="#Z">
    <w:p w14:paraId="2DE62A24" w14:textId="77777777" w:rsidR="004255D7" w:rsidRDefault="004255D7" w:rsidP="004255D7">
      <w:r>
        <w:rPr>
          <w:rStyle w:val="CommentReference"/>
        </w:rPr>
        <w:annotationRef/>
      </w:r>
      <w:r>
        <w:rPr>
          <w:sz w:val="20"/>
          <w:szCs w:val="20"/>
        </w:rPr>
        <w:t>integrated</w:t>
      </w:r>
    </w:p>
  </w:comment>
  <w:comment w:id="149" w:author="Jue Tao Lim (Asst Prof)" w:date="2026-06-12T09:01:00Z" w:initials="JL">
    <w:p w14:paraId="0EBD5FA3" w14:textId="77777777" w:rsidR="00B961D4" w:rsidRDefault="00B961D4" w:rsidP="00B961D4">
      <w:r>
        <w:rPr>
          <w:rStyle w:val="CommentReference"/>
        </w:rPr>
        <w:annotationRef/>
      </w:r>
      <w:r>
        <w:rPr>
          <w:sz w:val="20"/>
          <w:szCs w:val="20"/>
        </w:rPr>
        <w:t>editted to be specific. please check. "speed at which it compromises frontline therapeutic reserves" is not done here.</w:t>
      </w:r>
    </w:p>
  </w:comment>
  <w:comment w:id="150" w:author="#WANG ZIHAO#" w:date="2026-06-16T16:52:00Z" w:initials="#Z">
    <w:p w14:paraId="0506065D" w14:textId="77777777" w:rsidR="00FA2198" w:rsidRDefault="00FA2198" w:rsidP="00FA2198">
      <w:r>
        <w:rPr>
          <w:rStyle w:val="CommentReference"/>
        </w:rPr>
        <w:annotationRef/>
      </w:r>
      <w:r>
        <w:rPr>
          <w:sz w:val="20"/>
          <w:szCs w:val="20"/>
        </w:rPr>
        <w:t>checked</w:t>
      </w:r>
    </w:p>
  </w:comment>
  <w:comment w:id="147" w:author="Jue Tao Lim (Asst Prof)" w:date="2026-06-01T09:13:00Z" w:initials="JL">
    <w:p w14:paraId="51FE5013" w14:textId="73DFDE98" w:rsidR="00CA3C3C" w:rsidRDefault="00CA3C3C" w:rsidP="00CA3C3C">
      <w:r>
        <w:rPr>
          <w:rStyle w:val="CommentReference"/>
        </w:rPr>
        <w:annotationRef/>
      </w:r>
      <w:r>
        <w:rPr>
          <w:sz w:val="20"/>
          <w:szCs w:val="20"/>
        </w:rPr>
        <w:t>necessary? intro already has this</w:t>
      </w:r>
    </w:p>
  </w:comment>
  <w:comment w:id="148" w:author="#WANG ZIHAO#" w:date="2026-06-09T11:47:00Z" w:initials="#Z">
    <w:p w14:paraId="3BA03EC6" w14:textId="77777777" w:rsidR="00D81892" w:rsidRDefault="007E4CF9" w:rsidP="00D81892">
      <w:r>
        <w:rPr>
          <w:rStyle w:val="CommentReference"/>
        </w:rPr>
        <w:annotationRef/>
      </w:r>
      <w:r w:rsidR="00D81892">
        <w:rPr>
          <w:sz w:val="20"/>
          <w:szCs w:val="20"/>
        </w:rPr>
        <w:t>i retain it to reinforce the key modelling focus as it's not explicitly pointed out in the introduction</w:t>
      </w:r>
    </w:p>
  </w:comment>
  <w:comment w:id="159" w:author="Jue Tao Lim (Asst Prof)" w:date="2026-06-12T08:08:00Z" w:initials="JL">
    <w:p w14:paraId="344FA50E" w14:textId="11D81F76" w:rsidR="00814883" w:rsidRDefault="00814883" w:rsidP="00814883">
      <w:r>
        <w:rPr>
          <w:rStyle w:val="CommentReference"/>
        </w:rPr>
        <w:annotationRef/>
      </w:r>
      <w:r>
        <w:rPr>
          <w:sz w:val="20"/>
          <w:szCs w:val="20"/>
        </w:rPr>
        <w:t xml:space="preserve">seems gpt generated. </w:t>
      </w:r>
    </w:p>
    <w:p w14:paraId="6E7BD40A" w14:textId="77777777" w:rsidR="00814883" w:rsidRDefault="00814883" w:rsidP="00814883"/>
    <w:p w14:paraId="5EE30969" w14:textId="77777777" w:rsidR="00814883" w:rsidRDefault="00814883" w:rsidP="00814883">
      <w:r>
        <w:rPr>
          <w:sz w:val="20"/>
          <w:szCs w:val="20"/>
        </w:rPr>
        <w:t xml:space="preserve">Keep for reviewers if necessary. </w:t>
      </w:r>
    </w:p>
  </w:comment>
  <w:comment w:id="170" w:author="#WANG ZIHAO#" w:date="2026-06-18T02:12:00Z" w:initials="#Z">
    <w:p w14:paraId="2B9A5B3C" w14:textId="77777777" w:rsidR="00E32828" w:rsidRDefault="00E32828" w:rsidP="00E32828">
      <w:r>
        <w:rPr>
          <w:rStyle w:val="CommentReference"/>
        </w:rPr>
        <w:annotationRef/>
      </w:r>
      <w:r>
        <w:rPr>
          <w:sz w:val="20"/>
          <w:szCs w:val="20"/>
        </w:rPr>
        <w:t>added and downplayed in the limitation section</w:t>
      </w:r>
    </w:p>
  </w:comment>
  <w:comment w:id="193" w:author="Jue Tao Lim (Asst Prof)" w:date="2026-06-01T09:21:00Z" w:initials="JL">
    <w:p w14:paraId="47EB8440" w14:textId="1CD88BF4" w:rsidR="00F910F3" w:rsidRDefault="00F910F3" w:rsidP="00F910F3">
      <w:r>
        <w:rPr>
          <w:rStyle w:val="CommentReference"/>
        </w:rPr>
        <w:annotationRef/>
      </w:r>
      <w:r>
        <w:rPr>
          <w:sz w:val="20"/>
          <w:szCs w:val="20"/>
        </w:rPr>
        <w:t>to change if joe team has data on co-selection</w:t>
      </w:r>
    </w:p>
  </w:comment>
  <w:comment w:id="194" w:author="#WANG ZIHAO#" w:date="2026-06-09T12:34:00Z" w:initials="#Z">
    <w:p w14:paraId="1BC61147" w14:textId="77777777" w:rsidR="00934849" w:rsidRDefault="00934849" w:rsidP="00934849">
      <w:r>
        <w:rPr>
          <w:rStyle w:val="CommentReference"/>
        </w:rPr>
        <w:annotationRef/>
      </w:r>
      <w:r>
        <w:rPr>
          <w:sz w:val="20"/>
          <w:szCs w:val="20"/>
        </w:rPr>
        <w:t>shall we split the analysis into two papers, otherwise need to rerun all analysis. We can do co-selection + overall QALY of doxy-PEP for another paper</w:t>
      </w:r>
    </w:p>
  </w:comment>
  <w:comment w:id="195" w:author="Jue Tao Lim (Asst Prof)" w:date="2026-06-01T09:22:00Z" w:initials="JL">
    <w:p w14:paraId="1193B97C" w14:textId="77777777" w:rsidR="00F910F3" w:rsidRDefault="00F910F3" w:rsidP="00F910F3">
      <w:r>
        <w:rPr>
          <w:rStyle w:val="CommentReference"/>
        </w:rPr>
        <w:annotationRef/>
      </w:r>
      <w:r>
        <w:rPr>
          <w:sz w:val="20"/>
          <w:szCs w:val="20"/>
        </w:rPr>
        <w:t>citation</w:t>
      </w:r>
    </w:p>
  </w:comment>
  <w:comment w:id="196" w:author="#WANG ZIHAO#" w:date="2026-06-09T12:36:00Z" w:initials="#Z">
    <w:p w14:paraId="026C8B66" w14:textId="77777777" w:rsidR="00934849" w:rsidRDefault="00934849" w:rsidP="00934849">
      <w:r>
        <w:rPr>
          <w:rStyle w:val="CommentReference"/>
        </w:rPr>
        <w:annotationRef/>
      </w:r>
      <w:r>
        <w:rPr>
          <w:sz w:val="20"/>
          <w:szCs w:val="20"/>
        </w:rPr>
        <w:t>added</w:t>
      </w:r>
    </w:p>
  </w:comment>
  <w:comment w:id="206" w:author="Jue Tao Lim (Asst Prof)" w:date="2026-06-01T09:24:00Z" w:initials="JL">
    <w:p w14:paraId="36A8DB9A" w14:textId="77777777" w:rsidR="00F910F3" w:rsidRDefault="00F910F3" w:rsidP="00F910F3">
      <w:r>
        <w:rPr>
          <w:rStyle w:val="CommentReference"/>
        </w:rPr>
        <w:annotationRef/>
      </w:r>
      <w:r>
        <w:rPr>
          <w:sz w:val="20"/>
          <w:szCs w:val="20"/>
        </w:rPr>
        <w:t>citations for this. justify why each was used, and for what purpose</w:t>
      </w:r>
    </w:p>
  </w:comment>
  <w:comment w:id="207" w:author="#WANG ZIHAO#" w:date="2026-06-09T15:18:00Z" w:initials="#Z">
    <w:p w14:paraId="45EC6B02" w14:textId="77777777" w:rsidR="00D81892" w:rsidRDefault="00D81892" w:rsidP="00D81892">
      <w:r>
        <w:rPr>
          <w:rStyle w:val="CommentReference"/>
        </w:rPr>
        <w:annotationRef/>
      </w:r>
      <w:r>
        <w:rPr>
          <w:sz w:val="20"/>
          <w:szCs w:val="20"/>
        </w:rPr>
        <w:t>cited, justification is not included as these are classic methods for convergence diagnosis and included in the Stan user's guide</w:t>
      </w:r>
    </w:p>
  </w:comment>
  <w:comment w:id="237" w:author="#WANG ZIHAO#" w:date="2026-06-16T19:01:00Z" w:initials="#Z">
    <w:p w14:paraId="3ADBF1CA" w14:textId="77777777" w:rsidR="0072592E" w:rsidRDefault="0072592E" w:rsidP="0072592E">
      <w:r>
        <w:rPr>
          <w:rStyle w:val="CommentReference"/>
        </w:rPr>
        <w:annotationRef/>
      </w:r>
      <w:r>
        <w:rPr>
          <w:sz w:val="20"/>
          <w:szCs w:val="20"/>
        </w:rPr>
        <w:t>moved all interpretation of results to discussion section</w:t>
      </w:r>
    </w:p>
  </w:comment>
  <w:comment w:id="238" w:author="Jue Tao Lim (Asst Prof)" w:date="2026-06-02T08:10:00Z" w:initials="JL">
    <w:p w14:paraId="30DF6C34" w14:textId="77777777" w:rsidR="00C007FC" w:rsidRDefault="00C007FC" w:rsidP="00C007FC">
      <w:r>
        <w:rPr>
          <w:rStyle w:val="CommentReference"/>
        </w:rPr>
        <w:annotationRef/>
      </w:r>
      <w:r>
        <w:rPr>
          <w:sz w:val="20"/>
          <w:szCs w:val="20"/>
        </w:rPr>
        <w:t>describe this in the methods</w:t>
      </w:r>
    </w:p>
  </w:comment>
  <w:comment w:id="239" w:author="#WANG ZIHAO#" w:date="2026-06-09T15:22:00Z" w:initials="#Z">
    <w:p w14:paraId="298DEEBB" w14:textId="77777777" w:rsidR="00E94297" w:rsidRDefault="00E94297" w:rsidP="00E94297">
      <w:r>
        <w:rPr>
          <w:rStyle w:val="CommentReference"/>
        </w:rPr>
        <w:annotationRef/>
      </w:r>
      <w:r>
        <w:rPr>
          <w:sz w:val="20"/>
          <w:szCs w:val="20"/>
        </w:rPr>
        <w:t>described</w:t>
      </w:r>
    </w:p>
  </w:comment>
  <w:comment w:id="253" w:author="Jue Tao Lim (Asst Prof)" w:date="2026-06-02T08:14:00Z" w:initials="JL">
    <w:p w14:paraId="443AADD9" w14:textId="77777777" w:rsidR="00470E10" w:rsidRDefault="00470E10" w:rsidP="00470E10">
      <w:r>
        <w:rPr>
          <w:rStyle w:val="CommentReference"/>
        </w:rPr>
        <w:annotationRef/>
      </w:r>
      <w:r>
        <w:rPr>
          <w:sz w:val="20"/>
          <w:szCs w:val="20"/>
        </w:rPr>
        <w:t>can you compute % based effectiveness (intervention v. baseline). These are raw values. Most studies by Joe are % basis; compute them to see if they square</w:t>
      </w:r>
    </w:p>
  </w:comment>
  <w:comment w:id="254" w:author="#WANG ZIHAO#" w:date="2026-06-09T15:25:00Z" w:initials="#Z">
    <w:p w14:paraId="68865157" w14:textId="77777777" w:rsidR="00DD43A0" w:rsidRDefault="00DD43A0" w:rsidP="00DD43A0">
      <w:r>
        <w:rPr>
          <w:rStyle w:val="CommentReference"/>
        </w:rPr>
        <w:annotationRef/>
      </w:r>
      <w:r>
        <w:rPr>
          <w:sz w:val="20"/>
          <w:szCs w:val="20"/>
        </w:rPr>
        <w:t>included in percentage decrease/increase</w:t>
      </w:r>
    </w:p>
  </w:comment>
  <w:comment w:id="260" w:author="Jue Tao Lim (Asst Prof)" w:date="2026-06-12T09:07:00Z" w:initials="JL">
    <w:p w14:paraId="51D5085F" w14:textId="77777777" w:rsidR="00D55537" w:rsidRDefault="00D55537" w:rsidP="00D55537">
      <w:r>
        <w:rPr>
          <w:rStyle w:val="CommentReference"/>
        </w:rPr>
        <w:annotationRef/>
      </w:r>
      <w:r>
        <w:rPr>
          <w:sz w:val="20"/>
          <w:szCs w:val="20"/>
        </w:rPr>
        <w:t xml:space="preserve">shift to interventions section. </w:t>
      </w:r>
    </w:p>
  </w:comment>
  <w:comment w:id="261" w:author="#WANG ZIHAO#" w:date="2026-06-16T16:54:00Z" w:initials="#Z">
    <w:p w14:paraId="5DDBFC62" w14:textId="77777777" w:rsidR="00FA2198" w:rsidRDefault="00FA2198" w:rsidP="00FA2198">
      <w:r>
        <w:rPr>
          <w:rStyle w:val="CommentReference"/>
        </w:rPr>
        <w:annotationRef/>
      </w:r>
      <w:r>
        <w:rPr>
          <w:sz w:val="20"/>
          <w:szCs w:val="20"/>
        </w:rPr>
        <w:t>shifted</w:t>
      </w:r>
    </w:p>
  </w:comment>
  <w:comment w:id="286" w:author="Jue Tao Lim (Asst Prof)" w:date="2026-06-01T09:35:00Z" w:initials="JL">
    <w:p w14:paraId="1458D849" w14:textId="6579D538" w:rsidR="00D453D4" w:rsidRDefault="00D453D4" w:rsidP="00D453D4">
      <w:r>
        <w:rPr>
          <w:rStyle w:val="CommentReference"/>
        </w:rPr>
        <w:annotationRef/>
      </w:r>
      <w:r>
        <w:rPr>
          <w:sz w:val="20"/>
          <w:szCs w:val="20"/>
        </w:rPr>
        <w:t xml:space="preserve">very unspecific language. What is this trying to say? </w:t>
      </w:r>
    </w:p>
    <w:p w14:paraId="2F6E2CEE" w14:textId="77777777" w:rsidR="00D453D4" w:rsidRDefault="00D453D4" w:rsidP="00D453D4"/>
    <w:p w14:paraId="0E4C713E" w14:textId="77777777" w:rsidR="00D453D4" w:rsidRDefault="00D453D4" w:rsidP="00D453D4">
      <w:r>
        <w:rPr>
          <w:sz w:val="20"/>
          <w:szCs w:val="20"/>
        </w:rPr>
        <w:t xml:space="preserve">Refer to figure as well? total infections? </w:t>
      </w:r>
    </w:p>
  </w:comment>
  <w:comment w:id="287" w:author="#WANG ZIHAO#" w:date="2026-06-09T15:28:00Z" w:initials="#Z">
    <w:p w14:paraId="55B42C4C" w14:textId="77777777" w:rsidR="00A66D24" w:rsidRDefault="00A66D24" w:rsidP="00A66D24">
      <w:r>
        <w:rPr>
          <w:rStyle w:val="CommentReference"/>
        </w:rPr>
        <w:annotationRef/>
      </w:r>
      <w:r>
        <w:rPr>
          <w:sz w:val="20"/>
          <w:szCs w:val="20"/>
        </w:rPr>
        <w:t>refined</w:t>
      </w:r>
    </w:p>
  </w:comment>
  <w:comment w:id="288" w:author="Jue Tao Lim (Asst Prof)" w:date="2026-06-01T09:36:00Z" w:initials="JL">
    <w:p w14:paraId="16857C99" w14:textId="77777777" w:rsidR="00D453D4" w:rsidRDefault="00D453D4" w:rsidP="00D453D4">
      <w:r>
        <w:rPr>
          <w:rStyle w:val="CommentReference"/>
        </w:rPr>
        <w:annotationRef/>
      </w:r>
      <w:r>
        <w:rPr>
          <w:sz w:val="20"/>
          <w:szCs w:val="20"/>
        </w:rPr>
        <w:t>add 95% CrI to all for clarity</w:t>
      </w:r>
    </w:p>
  </w:comment>
  <w:comment w:id="289" w:author="#WANG ZIHAO#" w:date="2026-06-09T15:28:00Z" w:initials="#Z">
    <w:p w14:paraId="5E456C68" w14:textId="77777777" w:rsidR="00A66D24" w:rsidRDefault="00A66D24" w:rsidP="00A66D24">
      <w:r>
        <w:rPr>
          <w:rStyle w:val="CommentReference"/>
        </w:rPr>
        <w:annotationRef/>
      </w:r>
      <w:r>
        <w:rPr>
          <w:sz w:val="20"/>
          <w:szCs w:val="20"/>
        </w:rPr>
        <w:t>added</w:t>
      </w:r>
    </w:p>
  </w:comment>
  <w:comment w:id="290" w:author="Jue Tao Lim (Asst Prof)" w:date="2026-06-01T09:36:00Z" w:initials="JL">
    <w:p w14:paraId="581D296B" w14:textId="77777777" w:rsidR="00D453D4" w:rsidRDefault="00D453D4" w:rsidP="00D453D4">
      <w:r>
        <w:rPr>
          <w:rStyle w:val="CommentReference"/>
        </w:rPr>
        <w:annotationRef/>
      </w:r>
      <w:r>
        <w:rPr>
          <w:sz w:val="20"/>
          <w:szCs w:val="20"/>
        </w:rPr>
        <w:t>across the entire period? be specific...</w:t>
      </w:r>
    </w:p>
  </w:comment>
  <w:comment w:id="291" w:author="#WANG ZIHAO#" w:date="2026-06-09T15:30:00Z" w:initials="#Z">
    <w:p w14:paraId="031EBAC6" w14:textId="77777777" w:rsidR="00A66D24" w:rsidRDefault="00A66D24" w:rsidP="00A66D24">
      <w:r>
        <w:rPr>
          <w:rStyle w:val="CommentReference"/>
        </w:rPr>
        <w:annotationRef/>
      </w:r>
      <w:r>
        <w:rPr>
          <w:sz w:val="20"/>
          <w:szCs w:val="20"/>
        </w:rPr>
        <w:t>refined</w:t>
      </w:r>
    </w:p>
  </w:comment>
  <w:comment w:id="302" w:author="Jue Tao Lim (Asst Prof)" w:date="2026-06-01T09:38:00Z" w:initials="JL">
    <w:p w14:paraId="0486C113" w14:textId="214C328E" w:rsidR="00D453D4" w:rsidRDefault="00D453D4" w:rsidP="00D453D4">
      <w:r>
        <w:rPr>
          <w:rStyle w:val="CommentReference"/>
        </w:rPr>
        <w:annotationRef/>
      </w:r>
      <w:r>
        <w:rPr>
          <w:sz w:val="20"/>
          <w:szCs w:val="20"/>
        </w:rPr>
        <w:t>change format for CrI below</w:t>
      </w:r>
    </w:p>
  </w:comment>
  <w:comment w:id="303" w:author="#WANG ZIHAO#" w:date="2026-06-09T15:30:00Z" w:initials="#Z">
    <w:p w14:paraId="27E845C1" w14:textId="77777777" w:rsidR="00A66D24" w:rsidRDefault="00A66D24" w:rsidP="00A66D24">
      <w:r>
        <w:rPr>
          <w:rStyle w:val="CommentReference"/>
        </w:rPr>
        <w:annotationRef/>
      </w:r>
      <w:r>
        <w:rPr>
          <w:sz w:val="20"/>
          <w:szCs w:val="20"/>
        </w:rPr>
        <w:t>changed</w:t>
      </w:r>
    </w:p>
  </w:comment>
  <w:comment w:id="313" w:author="Jue Tao Lim (Asst Prof)" w:date="2026-06-01T15:29:00Z" w:initials="JL">
    <w:p w14:paraId="1F9A424F" w14:textId="77777777" w:rsidR="004849EC" w:rsidRDefault="004849EC" w:rsidP="004849EC">
      <w:r>
        <w:rPr>
          <w:rStyle w:val="CommentReference"/>
        </w:rPr>
        <w:annotationRef/>
      </w:r>
      <w:r>
        <w:rPr>
          <w:sz w:val="20"/>
          <w:szCs w:val="20"/>
        </w:rPr>
        <w:t>to which strain?</w:t>
      </w:r>
    </w:p>
  </w:comment>
  <w:comment w:id="314" w:author="Jue Tao Lim (Asst Prof)" w:date="2026-06-01T15:29:00Z" w:initials="JL">
    <w:p w14:paraId="775599BE" w14:textId="77777777" w:rsidR="004849EC" w:rsidRDefault="004849EC" w:rsidP="004849EC">
      <w:r>
        <w:rPr>
          <w:rStyle w:val="CommentReference"/>
        </w:rPr>
        <w:annotationRef/>
      </w:r>
      <w:r>
        <w:rPr>
          <w:sz w:val="20"/>
          <w:szCs w:val="20"/>
        </w:rPr>
        <w:t>check</w:t>
      </w:r>
    </w:p>
  </w:comment>
  <w:comment w:id="315" w:author="#WANG ZIHAO#" w:date="2026-06-09T15:47:00Z" w:initials="#Z">
    <w:p w14:paraId="1A69024E" w14:textId="77777777" w:rsidR="0094374F" w:rsidRDefault="0094374F" w:rsidP="0094374F">
      <w:r>
        <w:rPr>
          <w:rStyle w:val="CommentReference"/>
        </w:rPr>
        <w:annotationRef/>
      </w:r>
      <w:r>
        <w:rPr>
          <w:sz w:val="20"/>
          <w:szCs w:val="20"/>
        </w:rPr>
        <w:t>it's Tet-R, checked</w:t>
      </w:r>
    </w:p>
  </w:comment>
  <w:comment w:id="316" w:author="Jue Tao Lim (Asst Prof)" w:date="2026-06-01T15:31:00Z" w:initials="JL">
    <w:p w14:paraId="2F5B830B" w14:textId="77777777" w:rsidR="0034614B" w:rsidRDefault="0034614B" w:rsidP="0034614B">
      <w:r>
        <w:rPr>
          <w:rStyle w:val="CommentReference"/>
        </w:rPr>
        <w:annotationRef/>
      </w:r>
      <w:r>
        <w:rPr>
          <w:sz w:val="20"/>
          <w:szCs w:val="20"/>
        </w:rPr>
        <w:t>you dont actually know if immunity wanes? theres population renewal etc. cannot be distinguished from one another</w:t>
      </w:r>
    </w:p>
  </w:comment>
  <w:comment w:id="317" w:author="#WANG ZIHAO#" w:date="2026-06-09T15:48:00Z" w:initials="#Z">
    <w:p w14:paraId="6D16C5B8" w14:textId="77777777" w:rsidR="00D940D9" w:rsidRDefault="00E57C26" w:rsidP="00D940D9">
      <w:r>
        <w:rPr>
          <w:rStyle w:val="CommentReference"/>
        </w:rPr>
        <w:annotationRef/>
      </w:r>
      <w:r w:rsidR="00D940D9">
        <w:rPr>
          <w:sz w:val="20"/>
          <w:szCs w:val="20"/>
        </w:rPr>
        <w:t>agree, removed the immunity wanes</w:t>
      </w:r>
    </w:p>
  </w:comment>
  <w:comment w:id="318" w:author="Jue Tao Lim (Asst Prof)" w:date="2026-06-12T09:15:00Z" w:initials="JL">
    <w:p w14:paraId="09E17791" w14:textId="77777777" w:rsidR="00624F97" w:rsidRDefault="00624F97" w:rsidP="00624F97">
      <w:r>
        <w:rPr>
          <w:rStyle w:val="CommentReference"/>
        </w:rPr>
        <w:annotationRef/>
      </w:r>
      <w:r>
        <w:rPr>
          <w:sz w:val="20"/>
          <w:szCs w:val="20"/>
        </w:rPr>
        <w:t>what is ingress and cryptic?</w:t>
      </w:r>
    </w:p>
  </w:comment>
  <w:comment w:id="319" w:author="Jue Tao Lim (Asst Prof)" w:date="2026-06-12T09:19:00Z" w:initials="JL">
    <w:p w14:paraId="67868ADC" w14:textId="77777777" w:rsidR="000C4B10" w:rsidRDefault="000C4B10" w:rsidP="000C4B10">
      <w:r>
        <w:rPr>
          <w:rStyle w:val="CommentReference"/>
        </w:rPr>
        <w:annotationRef/>
      </w:r>
      <w:r>
        <w:rPr>
          <w:sz w:val="20"/>
          <w:szCs w:val="20"/>
        </w:rPr>
        <w:t>please standardize scientific terms... previously the term emergence is used</w:t>
      </w:r>
    </w:p>
  </w:comment>
  <w:comment w:id="320" w:author="#WANG ZIHAO#" w:date="2026-06-16T17:38:00Z" w:initials="#Z">
    <w:p w14:paraId="3C3AB0E9" w14:textId="77777777" w:rsidR="003F738F" w:rsidRDefault="003F738F" w:rsidP="003F738F">
      <w:r>
        <w:rPr>
          <w:rStyle w:val="CommentReference"/>
        </w:rPr>
        <w:annotationRef/>
      </w:r>
      <w:r>
        <w:rPr>
          <w:sz w:val="20"/>
          <w:szCs w:val="20"/>
        </w:rPr>
        <w:t>corrected</w:t>
      </w:r>
    </w:p>
  </w:comment>
  <w:comment w:id="323" w:author="Jue Tao Lim (Asst Prof)" w:date="2026-06-12T09:15:00Z" w:initials="JL">
    <w:p w14:paraId="0DCF8ABC" w14:textId="5EC8BCF7" w:rsidR="0023779A" w:rsidRDefault="0023779A" w:rsidP="0023779A">
      <w:r>
        <w:rPr>
          <w:rStyle w:val="CommentReference"/>
        </w:rPr>
        <w:annotationRef/>
      </w:r>
      <w:r>
        <w:rPr>
          <w:sz w:val="20"/>
          <w:szCs w:val="20"/>
        </w:rPr>
        <w:t>really? or over-intrepreting</w:t>
      </w:r>
    </w:p>
  </w:comment>
  <w:comment w:id="324" w:author="Jue Tao Lim (Asst Prof)" w:date="2026-06-12T09:23:00Z" w:initials="JL">
    <w:p w14:paraId="5073FC7A" w14:textId="77777777" w:rsidR="007E031A" w:rsidRDefault="007E031A" w:rsidP="007E031A">
      <w:r>
        <w:rPr>
          <w:rStyle w:val="CommentReference"/>
        </w:rPr>
        <w:annotationRef/>
      </w:r>
      <w:r>
        <w:rPr>
          <w:sz w:val="20"/>
          <w:szCs w:val="20"/>
        </w:rPr>
        <w:t>If you want to discuss possible mechanisms for your results, shift to discussion section.</w:t>
      </w:r>
    </w:p>
  </w:comment>
  <w:comment w:id="328" w:author="Jue Tao Lim (Asst Prof)" w:date="2026-06-12T09:23:00Z" w:initials="JL">
    <w:p w14:paraId="14F746A8" w14:textId="77777777" w:rsidR="007E031A" w:rsidRDefault="007E031A" w:rsidP="007E031A">
      <w:r>
        <w:rPr>
          <w:rStyle w:val="CommentReference"/>
        </w:rPr>
        <w:annotationRef/>
      </w:r>
      <w:r>
        <w:rPr>
          <w:sz w:val="20"/>
          <w:szCs w:val="20"/>
        </w:rPr>
        <w:t>does it? how do you tell from the model.</w:t>
      </w:r>
    </w:p>
    <w:p w14:paraId="6D5E4583" w14:textId="77777777" w:rsidR="007E031A" w:rsidRDefault="007E031A" w:rsidP="007E031A"/>
    <w:p w14:paraId="72EAFCF5" w14:textId="77777777" w:rsidR="007E031A" w:rsidRDefault="007E031A" w:rsidP="007E031A">
      <w:r>
        <w:rPr>
          <w:sz w:val="20"/>
          <w:szCs w:val="20"/>
        </w:rPr>
        <w:t>If you want to discuss possible mechanisms for your results, shift to discussion section.</w:t>
      </w:r>
    </w:p>
  </w:comment>
  <w:comment w:id="333" w:author="Jue Tao Lim (Asst Prof)" w:date="2026-06-02T08:17:00Z" w:initials="JL">
    <w:p w14:paraId="3BB34B90" w14:textId="40D28811" w:rsidR="005930C4" w:rsidRDefault="005930C4" w:rsidP="00470E10">
      <w:r>
        <w:rPr>
          <w:rStyle w:val="CommentReference"/>
        </w:rPr>
        <w:annotationRef/>
      </w:r>
      <w:r>
        <w:rPr>
          <w:sz w:val="20"/>
          <w:szCs w:val="20"/>
        </w:rPr>
        <w:t>give in % basis also</w:t>
      </w:r>
    </w:p>
  </w:comment>
  <w:comment w:id="334" w:author="#WANG ZIHAO#" w:date="2026-06-09T15:49:00Z" w:initials="#Z">
    <w:p w14:paraId="2CFA8A0E" w14:textId="77777777" w:rsidR="005930C4" w:rsidRDefault="005930C4" w:rsidP="00E57C26">
      <w:r>
        <w:rPr>
          <w:rStyle w:val="CommentReference"/>
        </w:rPr>
        <w:annotationRef/>
      </w:r>
      <w:r>
        <w:rPr>
          <w:sz w:val="20"/>
          <w:szCs w:val="20"/>
        </w:rPr>
        <w:t>included % increase/decrease</w:t>
      </w:r>
    </w:p>
  </w:comment>
  <w:comment w:id="338" w:author="Jue Tao Lim (Asst Prof)" w:date="2026-06-02T08:15:00Z" w:initials="JL">
    <w:p w14:paraId="02AC5E06" w14:textId="34561F7A" w:rsidR="00470E10" w:rsidRDefault="00470E10" w:rsidP="00470E10">
      <w:r>
        <w:rPr>
          <w:rStyle w:val="CommentReference"/>
        </w:rPr>
        <w:annotationRef/>
      </w:r>
      <w:r>
        <w:rPr>
          <w:sz w:val="20"/>
          <w:szCs w:val="20"/>
        </w:rPr>
        <w:t>need in % basis as well. see comment above</w:t>
      </w:r>
    </w:p>
  </w:comment>
  <w:comment w:id="339" w:author="#WANG ZIHAO#" w:date="2026-06-09T15:50:00Z" w:initials="#Z">
    <w:p w14:paraId="1D34ECC8" w14:textId="5A7CECA9" w:rsidR="00E57C26" w:rsidRDefault="00E57C26" w:rsidP="00E57C26">
      <w:r>
        <w:rPr>
          <w:rStyle w:val="CommentReference"/>
        </w:rPr>
        <w:annotationRef/>
      </w:r>
      <w:r>
        <w:rPr>
          <w:sz w:val="20"/>
          <w:szCs w:val="20"/>
        </w:rPr>
        <w:t>% basis (% increase/decrease) provided in table instead of figures, figures aims to show overall trends</w:t>
      </w:r>
    </w:p>
  </w:comment>
  <w:comment w:id="473" w:author="Jue Tao Lim (Asst Prof)" w:date="2026-06-02T08:17:00Z" w:initials="JL">
    <w:p w14:paraId="00CA3DA2" w14:textId="77777777" w:rsidR="00602438" w:rsidRDefault="00602438" w:rsidP="00470E10">
      <w:r>
        <w:rPr>
          <w:rStyle w:val="CommentReference"/>
        </w:rPr>
        <w:annotationRef/>
      </w:r>
      <w:r>
        <w:rPr>
          <w:sz w:val="20"/>
          <w:szCs w:val="20"/>
        </w:rPr>
        <w:t>give in % basis also</w:t>
      </w:r>
    </w:p>
  </w:comment>
  <w:comment w:id="474" w:author="#WANG ZIHAO#" w:date="2026-06-09T15:49:00Z" w:initials="#Z">
    <w:p w14:paraId="69AB1E9B" w14:textId="77777777" w:rsidR="00602438" w:rsidRDefault="00602438" w:rsidP="00E57C26">
      <w:r>
        <w:rPr>
          <w:rStyle w:val="CommentReference"/>
        </w:rPr>
        <w:annotationRef/>
      </w:r>
      <w:r>
        <w:rPr>
          <w:sz w:val="20"/>
          <w:szCs w:val="20"/>
        </w:rPr>
        <w:t>included % increase/decrease</w:t>
      </w:r>
    </w:p>
  </w:comment>
  <w:comment w:id="579" w:author="Jue Tao Lim (Asst Prof)" w:date="2026-06-12T09:16:00Z" w:initials="JL">
    <w:p w14:paraId="2DBE936A" w14:textId="77777777" w:rsidR="00807A44" w:rsidRDefault="00807A44" w:rsidP="00807A44">
      <w:r>
        <w:rPr>
          <w:rStyle w:val="CommentReference"/>
        </w:rPr>
        <w:annotationRef/>
      </w:r>
      <w:r>
        <w:rPr>
          <w:sz w:val="20"/>
          <w:szCs w:val="20"/>
        </w:rPr>
        <w:t>what is departing from what?</w:t>
      </w:r>
    </w:p>
  </w:comment>
  <w:comment w:id="593" w:author="Jue Tao Lim (Asst Prof)" w:date="2026-06-12T09:24:00Z" w:initials="JL">
    <w:p w14:paraId="57B4903F" w14:textId="77777777" w:rsidR="00AB382D" w:rsidRDefault="00AB382D" w:rsidP="00AB382D">
      <w:r>
        <w:rPr>
          <w:rStyle w:val="CommentReference"/>
        </w:rPr>
        <w:annotationRef/>
      </w:r>
      <w:r>
        <w:rPr>
          <w:sz w:val="20"/>
          <w:szCs w:val="20"/>
        </w:rPr>
        <w:t>does it? can you simplify to say it leads to change in so and so strains instead. you are not quantifying any sort of evolutionary pressure.</w:t>
      </w:r>
    </w:p>
  </w:comment>
  <w:comment w:id="594" w:author="#WANG ZIHAO#" w:date="2026-06-16T17:51:00Z" w:initials="#Z">
    <w:p w14:paraId="2D9E8DAE" w14:textId="77777777" w:rsidR="00D86468" w:rsidRDefault="00D86468" w:rsidP="00D86468">
      <w:r>
        <w:rPr>
          <w:rStyle w:val="CommentReference"/>
        </w:rPr>
        <w:annotationRef/>
      </w:r>
      <w:r>
        <w:rPr>
          <w:sz w:val="20"/>
          <w:szCs w:val="20"/>
        </w:rPr>
        <w:t>simplified</w:t>
      </w:r>
    </w:p>
  </w:comment>
  <w:comment w:id="602" w:author="Jue Tao Lim (Asst Prof)" w:date="2026-06-12T09:21:00Z" w:initials="JL">
    <w:p w14:paraId="5ACB0450" w14:textId="61271AA4" w:rsidR="007E031A" w:rsidRDefault="007E031A" w:rsidP="007E031A">
      <w:r>
        <w:rPr>
          <w:rStyle w:val="CommentReference"/>
        </w:rPr>
        <w:annotationRef/>
      </w:r>
      <w:r>
        <w:rPr>
          <w:sz w:val="20"/>
          <w:szCs w:val="20"/>
        </w:rPr>
        <w:t xml:space="preserve">does it? are you overinterpreting your results? how do you distinguish in the model simulation that it is due to doxy-PEP that faciliates emergence? </w:t>
      </w:r>
    </w:p>
  </w:comment>
  <w:comment w:id="603" w:author="Jue Tao Lim (Asst Prof)" w:date="2026-06-12T09:21:00Z" w:initials="JL">
    <w:p w14:paraId="6948D248" w14:textId="77777777" w:rsidR="007E031A" w:rsidRDefault="007E031A" w:rsidP="007E031A">
      <w:r>
        <w:rPr>
          <w:rStyle w:val="CommentReference"/>
        </w:rPr>
        <w:annotationRef/>
      </w:r>
      <w:r>
        <w:rPr>
          <w:sz w:val="20"/>
          <w:szCs w:val="20"/>
        </w:rPr>
        <w:t>If you want to discuss possible mechanisms for your results, shift to discussion section.</w:t>
      </w:r>
    </w:p>
  </w:comment>
  <w:comment w:id="577" w:author="Jue Tao Lim (Asst Prof)" w:date="2026-06-01T15:39:00Z" w:initials="JL">
    <w:p w14:paraId="0C0DCA3F" w14:textId="71700752" w:rsidR="00B6611D" w:rsidRDefault="00B6611D" w:rsidP="00B6611D">
      <w:r>
        <w:rPr>
          <w:rStyle w:val="CommentReference"/>
        </w:rPr>
        <w:annotationRef/>
      </w:r>
      <w:r>
        <w:rPr>
          <w:sz w:val="20"/>
          <w:szCs w:val="20"/>
        </w:rPr>
        <w:t>its just sensitivity analysis to one parameter. can you summarise only the key differences between this and the original scenario above. Most journals do not have the space for this.</w:t>
      </w:r>
    </w:p>
  </w:comment>
  <w:comment w:id="578" w:author="#WANG ZIHAO#" w:date="2026-06-09T16:03:00Z" w:initials="#Z">
    <w:p w14:paraId="3F93C852" w14:textId="77777777" w:rsidR="00DD1C42" w:rsidRDefault="006347AD" w:rsidP="00DD1C42">
      <w:r>
        <w:rPr>
          <w:rStyle w:val="CommentReference"/>
        </w:rPr>
        <w:annotationRef/>
      </w:r>
      <w:r w:rsidR="00DD1C42">
        <w:rPr>
          <w:sz w:val="20"/>
          <w:szCs w:val="20"/>
        </w:rPr>
        <w:t>shorten and included only the key differences, but it's one of the key analysis instead of just sensitivity analysis as it leads to one of the main results that frontline treatment failure rate affects AMR strain dynamics the most compared to other factors such as intervention uptake rates)</w:t>
      </w:r>
    </w:p>
  </w:comment>
  <w:comment w:id="605" w:author="Jue Tao Lim (Asst Prof)" w:date="2026-06-02T08:17:00Z" w:initials="JL">
    <w:p w14:paraId="2E4E0090" w14:textId="77777777" w:rsidR="00470E10" w:rsidRDefault="00470E10" w:rsidP="00470E10">
      <w:r>
        <w:rPr>
          <w:rStyle w:val="CommentReference"/>
        </w:rPr>
        <w:annotationRef/>
      </w:r>
      <w:r>
        <w:rPr>
          <w:sz w:val="20"/>
          <w:szCs w:val="20"/>
        </w:rPr>
        <w:t>give in % basis also</w:t>
      </w:r>
    </w:p>
  </w:comment>
  <w:comment w:id="606" w:author="#WANG ZIHAO#" w:date="2026-06-09T16:04:00Z" w:initials="#Z">
    <w:p w14:paraId="7D8F9399" w14:textId="0D75996F" w:rsidR="00A34CA0" w:rsidRDefault="00A34CA0" w:rsidP="00A34CA0">
      <w:r>
        <w:rPr>
          <w:rStyle w:val="CommentReference"/>
        </w:rPr>
        <w:annotationRef/>
      </w:r>
      <w:r>
        <w:rPr>
          <w:sz w:val="20"/>
          <w:szCs w:val="20"/>
        </w:rPr>
        <w:t>included % increase/decrease</w:t>
      </w:r>
    </w:p>
  </w:comment>
  <w:comment w:id="609" w:author="Jue Tao Lim (Asst Prof)" w:date="2026-06-12T08:27:00Z" w:initials="JL">
    <w:p w14:paraId="2C43F3D2" w14:textId="77777777" w:rsidR="00BA7B37" w:rsidRDefault="00BA7B37" w:rsidP="00BA7B37">
      <w:r>
        <w:rPr>
          <w:rStyle w:val="CommentReference"/>
        </w:rPr>
        <w:annotationRef/>
      </w:r>
      <w:r>
        <w:rPr>
          <w:sz w:val="20"/>
          <w:szCs w:val="20"/>
        </w:rPr>
        <w:t>resistance proportions or rate of emergence?</w:t>
      </w:r>
    </w:p>
  </w:comment>
  <w:comment w:id="610" w:author="#WANG ZIHAO#" w:date="2026-06-16T17:55:00Z" w:initials="#Z">
    <w:p w14:paraId="1C2C44F4" w14:textId="77777777" w:rsidR="00246CE3" w:rsidRDefault="00246CE3" w:rsidP="00246CE3">
      <w:r>
        <w:rPr>
          <w:rStyle w:val="CommentReference"/>
        </w:rPr>
        <w:annotationRef/>
      </w:r>
      <w:r>
        <w:rPr>
          <w:sz w:val="20"/>
          <w:szCs w:val="20"/>
        </w:rPr>
        <w:t>resistance proportions</w:t>
      </w:r>
    </w:p>
  </w:comment>
  <w:comment w:id="681" w:author="Jue Tao Lim (Asst Prof)" w:date="2026-06-02T08:17:00Z" w:initials="JL">
    <w:p w14:paraId="31313283" w14:textId="77777777" w:rsidR="00904D80" w:rsidRDefault="00904D80" w:rsidP="00470E10">
      <w:r>
        <w:rPr>
          <w:rStyle w:val="CommentReference"/>
        </w:rPr>
        <w:annotationRef/>
      </w:r>
      <w:r>
        <w:rPr>
          <w:sz w:val="20"/>
          <w:szCs w:val="20"/>
        </w:rPr>
        <w:t>give in % basis also</w:t>
      </w:r>
    </w:p>
  </w:comment>
  <w:comment w:id="682" w:author="#WANG ZIHAO#" w:date="2026-06-09T15:49:00Z" w:initials="#Z">
    <w:p w14:paraId="476B87C2" w14:textId="77777777" w:rsidR="00904D80" w:rsidRDefault="00904D80" w:rsidP="00E57C26">
      <w:r>
        <w:rPr>
          <w:rStyle w:val="CommentReference"/>
        </w:rPr>
        <w:annotationRef/>
      </w:r>
      <w:r>
        <w:rPr>
          <w:sz w:val="20"/>
          <w:szCs w:val="20"/>
        </w:rPr>
        <w:t>included % increase/decrease</w:t>
      </w:r>
    </w:p>
  </w:comment>
  <w:comment w:id="883" w:author="Jue Tao Lim (Asst Prof)" w:date="2026-06-12T08:29:00Z" w:initials="JL">
    <w:p w14:paraId="67D1AF86" w14:textId="77777777" w:rsidR="00BA7B37" w:rsidRDefault="00BA7B37" w:rsidP="00BA7B37">
      <w:r>
        <w:rPr>
          <w:rStyle w:val="CommentReference"/>
        </w:rPr>
        <w:annotationRef/>
      </w:r>
      <w:r>
        <w:rPr>
          <w:sz w:val="20"/>
          <w:szCs w:val="20"/>
        </w:rPr>
        <w:t>check. please be specific.</w:t>
      </w:r>
    </w:p>
  </w:comment>
  <w:comment w:id="884" w:author="#WANG ZIHAO#" w:date="2026-06-16T17:56:00Z" w:initials="#Z">
    <w:p w14:paraId="20A80045" w14:textId="77777777" w:rsidR="007536FD" w:rsidRDefault="007536FD" w:rsidP="007536FD">
      <w:r>
        <w:rPr>
          <w:rStyle w:val="CommentReference"/>
        </w:rPr>
        <w:annotationRef/>
      </w:r>
      <w:r>
        <w:rPr>
          <w:sz w:val="20"/>
          <w:szCs w:val="20"/>
        </w:rPr>
        <w:t>checked</w:t>
      </w:r>
    </w:p>
  </w:comment>
  <w:comment w:id="902" w:author="Jue Tao Lim (Asst Prof)" w:date="2026-06-01T15:44:00Z" w:initials="JL">
    <w:p w14:paraId="55BF678D" w14:textId="77777777" w:rsidR="00B6611D" w:rsidRDefault="00B6611D" w:rsidP="00B6611D">
      <w:r>
        <w:rPr>
          <w:rStyle w:val="CommentReference"/>
        </w:rPr>
        <w:annotationRef/>
      </w:r>
      <w:r>
        <w:rPr>
          <w:sz w:val="20"/>
          <w:szCs w:val="20"/>
        </w:rPr>
        <w:t>repeating the same point twice. condense</w:t>
      </w:r>
    </w:p>
  </w:comment>
  <w:comment w:id="903" w:author="#WANG ZIHAO#" w:date="2026-06-09T16:19:00Z" w:initials="#Z">
    <w:p w14:paraId="4AD707F5" w14:textId="77777777" w:rsidR="001E429F" w:rsidRDefault="001E429F" w:rsidP="001E429F">
      <w:r>
        <w:rPr>
          <w:rStyle w:val="CommentReference"/>
        </w:rPr>
        <w:annotationRef/>
      </w:r>
      <w:r>
        <w:rPr>
          <w:sz w:val="20"/>
          <w:szCs w:val="20"/>
        </w:rPr>
        <w:t>condensed</w:t>
      </w:r>
    </w:p>
  </w:comment>
  <w:comment w:id="907" w:author="#WANG ZIHAO#" w:date="2026-06-10T15:18:00Z" w:initials="#Z">
    <w:p w14:paraId="07B00F9E" w14:textId="77777777" w:rsidR="006F4CA0" w:rsidRDefault="00B840CE" w:rsidP="006F4CA0">
      <w:r>
        <w:rPr>
          <w:rStyle w:val="CommentReference"/>
        </w:rPr>
        <w:annotationRef/>
      </w:r>
      <w:r w:rsidR="006F4CA0">
        <w:rPr>
          <w:sz w:val="20"/>
          <w:szCs w:val="20"/>
        </w:rPr>
        <w:t>added panel labels and change the color scale to log scale and highlighted the scale in the title</w:t>
      </w:r>
    </w:p>
  </w:comment>
  <w:comment w:id="927" w:author="Jue Tao Lim (Asst Prof)" w:date="2026-06-12T08:39:00Z" w:initials="JL">
    <w:p w14:paraId="6F9A7EE7" w14:textId="77777777" w:rsidR="0029501D" w:rsidRDefault="0029501D" w:rsidP="0029501D">
      <w:r>
        <w:rPr>
          <w:rStyle w:val="CommentReference"/>
        </w:rPr>
        <w:annotationRef/>
      </w:r>
      <w:r>
        <w:rPr>
          <w:sz w:val="20"/>
          <w:szCs w:val="20"/>
        </w:rPr>
        <w:t>add</w:t>
      </w:r>
    </w:p>
    <w:p w14:paraId="0BD7A533" w14:textId="77777777" w:rsidR="0029501D" w:rsidRDefault="0029501D" w:rsidP="0029501D"/>
  </w:comment>
  <w:comment w:id="928" w:author="#WANG ZIHAO#" w:date="2026-06-16T18:00:00Z" w:initials="#Z">
    <w:p w14:paraId="66342A83" w14:textId="77777777" w:rsidR="00C817D2" w:rsidRDefault="00C817D2" w:rsidP="00C817D2">
      <w:r>
        <w:rPr>
          <w:rStyle w:val="CommentReference"/>
        </w:rPr>
        <w:annotationRef/>
      </w:r>
      <w:r>
        <w:rPr>
          <w:sz w:val="20"/>
          <w:szCs w:val="20"/>
        </w:rPr>
        <w:t>added</w:t>
      </w:r>
    </w:p>
  </w:comment>
  <w:comment w:id="920" w:author="Jue Tao Lim (Asst Prof)" w:date="2026-06-02T08:25:00Z" w:initials="JL">
    <w:p w14:paraId="574C3191" w14:textId="3A02FA9A" w:rsidR="00412EF9" w:rsidRDefault="00412EF9" w:rsidP="00412EF9">
      <w:r>
        <w:rPr>
          <w:rStyle w:val="CommentReference"/>
        </w:rPr>
        <w:annotationRef/>
      </w:r>
      <w:r>
        <w:rPr>
          <w:sz w:val="20"/>
          <w:szCs w:val="20"/>
        </w:rPr>
        <w:t xml:space="preserve">section is not clear </w:t>
      </w:r>
    </w:p>
    <w:p w14:paraId="21167CCA" w14:textId="77777777" w:rsidR="00412EF9" w:rsidRDefault="00412EF9" w:rsidP="00412EF9"/>
    <w:p w14:paraId="76BE278C" w14:textId="77777777" w:rsidR="00412EF9" w:rsidRDefault="00412EF9" w:rsidP="00412EF9">
      <w:r>
        <w:rPr>
          <w:sz w:val="20"/>
          <w:szCs w:val="20"/>
        </w:rPr>
        <w:t>what is "remaining reservoir" - there is no susceptible reservoir as all will be susceptible after treatment</w:t>
      </w:r>
    </w:p>
    <w:p w14:paraId="780021B6" w14:textId="77777777" w:rsidR="00412EF9" w:rsidRDefault="00412EF9" w:rsidP="00412EF9"/>
    <w:p w14:paraId="381A4D10" w14:textId="77777777" w:rsidR="00412EF9" w:rsidRDefault="00412EF9" w:rsidP="00412EF9">
      <w:r>
        <w:rPr>
          <w:sz w:val="20"/>
          <w:szCs w:val="20"/>
        </w:rPr>
        <w:t xml:space="preserve">"profound, coverage-dependent shift in phenotypic distribution " -  simple language please. which strains increased in proportion, which do not? ref the diagram and panel </w:t>
      </w:r>
    </w:p>
    <w:p w14:paraId="640B21B9" w14:textId="77777777" w:rsidR="00412EF9" w:rsidRDefault="00412EF9" w:rsidP="00412EF9"/>
    <w:p w14:paraId="05B2D3FA" w14:textId="77777777" w:rsidR="00412EF9" w:rsidRDefault="00412EF9" w:rsidP="00412EF9"/>
  </w:comment>
  <w:comment w:id="921" w:author="Jue Tao Lim (Asst Prof)" w:date="2026-06-02T08:26:00Z" w:initials="JL">
    <w:p w14:paraId="5A5730AF" w14:textId="77777777" w:rsidR="00412EF9" w:rsidRDefault="00412EF9" w:rsidP="00412EF9">
      <w:r>
        <w:rPr>
          <w:rStyle w:val="CommentReference"/>
        </w:rPr>
        <w:annotationRef/>
      </w:r>
      <w:r>
        <w:rPr>
          <w:sz w:val="20"/>
          <w:szCs w:val="20"/>
        </w:rPr>
        <w:t>"complete absolute dominance within the reservoir, while Cef-R and Dual-R lineages remain suppressed at near-zero levels" - just talk about proportion and give numbers. simple language please..</w:t>
      </w:r>
    </w:p>
  </w:comment>
  <w:comment w:id="922" w:author="#WANG ZIHAO#" w:date="2026-06-10T16:26:00Z" w:initials="#Z">
    <w:p w14:paraId="4D83E9DE" w14:textId="77777777" w:rsidR="00031FFC" w:rsidRDefault="00031FFC" w:rsidP="00031FFC">
      <w:r>
        <w:rPr>
          <w:rStyle w:val="CommentReference"/>
        </w:rPr>
        <w:annotationRef/>
      </w:r>
      <w:r>
        <w:rPr>
          <w:sz w:val="20"/>
          <w:szCs w:val="20"/>
        </w:rPr>
        <w:t>refined and included figure numbers</w:t>
      </w:r>
    </w:p>
  </w:comment>
  <w:comment w:id="934" w:author="Jue Tao Lim (Asst Prof)" w:date="2026-06-12T08:41:00Z" w:initials="JL">
    <w:p w14:paraId="0E09BB58" w14:textId="77777777" w:rsidR="0029501D" w:rsidRDefault="0029501D" w:rsidP="0029501D">
      <w:r>
        <w:rPr>
          <w:rStyle w:val="CommentReference"/>
        </w:rPr>
        <w:annotationRef/>
      </w:r>
      <w:r>
        <w:rPr>
          <w:sz w:val="20"/>
          <w:szCs w:val="20"/>
        </w:rPr>
        <w:t>shift to discussion if needed. results section clear enough, no need overinterpret</w:t>
      </w:r>
    </w:p>
  </w:comment>
  <w:comment w:id="935" w:author="Jue Tao Lim (Asst Prof)" w:date="2026-06-12T09:25:00Z" w:initials="JL">
    <w:p w14:paraId="2804D52A" w14:textId="77777777" w:rsidR="0031528B" w:rsidRDefault="0031528B" w:rsidP="0031528B">
      <w:r>
        <w:rPr>
          <w:rStyle w:val="CommentReference"/>
        </w:rPr>
        <w:annotationRef/>
      </w:r>
      <w:r>
        <w:rPr>
          <w:sz w:val="20"/>
          <w:szCs w:val="20"/>
        </w:rPr>
        <w:t>If you want to discuss possible mechanisms for your results, shift to discussion section.</w:t>
      </w:r>
    </w:p>
  </w:comment>
  <w:comment w:id="939" w:author="#WANG ZIHAO#" w:date="2026-06-10T15:17:00Z" w:initials="#Z">
    <w:p w14:paraId="7F16A862" w14:textId="77777777" w:rsidR="00B840CE" w:rsidRDefault="00B840CE" w:rsidP="00B840CE">
      <w:r>
        <w:rPr>
          <w:rStyle w:val="CommentReference"/>
        </w:rPr>
        <w:annotationRef/>
      </w:r>
      <w:r>
        <w:rPr>
          <w:sz w:val="20"/>
          <w:szCs w:val="20"/>
        </w:rPr>
        <w:t>added panel label and changed the color scale to log scale.Cef-R and Dual-R are just 0 as the ceftriazone treatment failure rate is near 0 according to calibration as no Cef-R and Dual-R yet</w:t>
      </w:r>
    </w:p>
  </w:comment>
  <w:comment w:id="945" w:author="Jue Tao Lim (Asst Prof)" w:date="2026-06-01T15:47:00Z" w:initials="JL">
    <w:p w14:paraId="52FFEF17" w14:textId="7A0E20EE" w:rsidR="002D3225" w:rsidRDefault="002D3225" w:rsidP="002D3225">
      <w:r>
        <w:rPr>
          <w:rStyle w:val="CommentReference"/>
        </w:rPr>
        <w:annotationRef/>
      </w:r>
      <w:r>
        <w:rPr>
          <w:sz w:val="20"/>
          <w:szCs w:val="20"/>
        </w:rPr>
        <w:t xml:space="preserve">using alot of adjectives like "comprehensive" "robust"  "profound" which are not very scientific throughout text. clearly shows heavy LLM edits which do not add to the paper at all. please have a read and excise them </w:t>
      </w:r>
    </w:p>
  </w:comment>
  <w:comment w:id="946" w:author="#WANG ZIHAO#" w:date="2026-06-09T16:47:00Z" w:initials="#Z">
    <w:p w14:paraId="3D03AAC3" w14:textId="77777777" w:rsidR="00983B32" w:rsidRDefault="00983B32" w:rsidP="00983B32">
      <w:r>
        <w:rPr>
          <w:rStyle w:val="CommentReference"/>
        </w:rPr>
        <w:annotationRef/>
      </w:r>
      <w:r>
        <w:rPr>
          <w:sz w:val="20"/>
          <w:szCs w:val="20"/>
        </w:rPr>
        <w:t>checked and refined</w:t>
      </w:r>
    </w:p>
  </w:comment>
  <w:comment w:id="968" w:author="Jue Tao Lim (Asst Prof)" w:date="2026-06-01T15:49:00Z" w:initials="JL">
    <w:p w14:paraId="70CFEEBC" w14:textId="77777777" w:rsidR="002D3225" w:rsidRDefault="002D3225" w:rsidP="002D3225">
      <w:r>
        <w:rPr>
          <w:rStyle w:val="CommentReference"/>
        </w:rPr>
        <w:annotationRef/>
      </w:r>
      <w:r>
        <w:rPr>
          <w:sz w:val="20"/>
          <w:szCs w:val="20"/>
        </w:rPr>
        <w:t>use the same term for science. no need to change treatment failure -&gt; "compromised cephalosporin efficacy"</w:t>
      </w:r>
    </w:p>
    <w:p w14:paraId="7406A6B1" w14:textId="77777777" w:rsidR="002D3225" w:rsidRDefault="002D3225" w:rsidP="002D3225"/>
    <w:p w14:paraId="43D1DFB1" w14:textId="77777777" w:rsidR="002D3225" w:rsidRDefault="002D3225" w:rsidP="002D3225">
      <w:r>
        <w:rPr>
          <w:sz w:val="20"/>
          <w:szCs w:val="20"/>
        </w:rPr>
        <w:t>especially for same paragraph</w:t>
      </w:r>
    </w:p>
  </w:comment>
  <w:comment w:id="969" w:author="#WANG ZIHAO#" w:date="2026-06-09T15:55:00Z" w:initials="#Z">
    <w:p w14:paraId="6B63BBC8" w14:textId="77777777" w:rsidR="00C127A2" w:rsidRDefault="00C127A2" w:rsidP="00C127A2">
      <w:r>
        <w:rPr>
          <w:rStyle w:val="CommentReference"/>
        </w:rPr>
        <w:annotationRef/>
      </w:r>
      <w:r>
        <w:rPr>
          <w:sz w:val="20"/>
          <w:szCs w:val="20"/>
        </w:rPr>
        <w:t>changed, consistently used ceftriaxone treatment failure rate throughout manuscript</w:t>
      </w:r>
    </w:p>
  </w:comment>
  <w:comment w:id="987" w:author="Jue Tao Lim (Asst Prof)" w:date="2026-06-01T15:51:00Z" w:initials="JL">
    <w:p w14:paraId="35D82510" w14:textId="77777777" w:rsidR="002D3225" w:rsidRDefault="002D3225" w:rsidP="002D3225">
      <w:r>
        <w:rPr>
          <w:rStyle w:val="CommentReference"/>
        </w:rPr>
        <w:annotationRef/>
      </w:r>
      <w:r>
        <w:rPr>
          <w:sz w:val="20"/>
          <w:szCs w:val="20"/>
        </w:rPr>
        <w:t>cite</w:t>
      </w:r>
    </w:p>
  </w:comment>
  <w:comment w:id="988" w:author="#WANG ZIHAO#" w:date="2026-06-09T16:25:00Z" w:initials="#Z">
    <w:p w14:paraId="5A63422B" w14:textId="77777777" w:rsidR="008865F3" w:rsidRDefault="008865F3" w:rsidP="008865F3">
      <w:r>
        <w:rPr>
          <w:rStyle w:val="CommentReference"/>
        </w:rPr>
        <w:annotationRef/>
      </w:r>
      <w:r>
        <w:rPr>
          <w:sz w:val="20"/>
          <w:szCs w:val="20"/>
        </w:rPr>
        <w:t>cited</w:t>
      </w:r>
    </w:p>
  </w:comment>
  <w:comment w:id="998" w:author="Jue Tao Lim (Asst Prof)" w:date="2026-06-12T08:47:00Z" w:initials="JL">
    <w:p w14:paraId="4EED2EB7" w14:textId="77777777" w:rsidR="006577E5" w:rsidRDefault="006577E5" w:rsidP="006577E5">
      <w:r>
        <w:rPr>
          <w:rStyle w:val="CommentReference"/>
        </w:rPr>
        <w:annotationRef/>
      </w:r>
      <w:r>
        <w:rPr>
          <w:sz w:val="20"/>
          <w:szCs w:val="20"/>
        </w:rPr>
        <w:t>more that its a population level average effect that we are estimating using transmission models.</w:t>
      </w:r>
    </w:p>
  </w:comment>
  <w:comment w:id="999" w:author="#WANG ZIHAO#" w:date="2026-06-16T18:38:00Z" w:initials="#Z">
    <w:p w14:paraId="375D913F" w14:textId="77777777" w:rsidR="00B00960" w:rsidRDefault="00B00960" w:rsidP="00B00960">
      <w:r>
        <w:rPr>
          <w:rStyle w:val="CommentReference"/>
        </w:rPr>
        <w:annotationRef/>
      </w:r>
      <w:r>
        <w:rPr>
          <w:sz w:val="20"/>
          <w:szCs w:val="20"/>
        </w:rPr>
        <w:t>refined</w:t>
      </w:r>
    </w:p>
  </w:comment>
  <w:comment w:id="1005" w:author="Jue Tao Lim (Asst Prof)" w:date="2026-06-01T15:55:00Z" w:initials="JL">
    <w:p w14:paraId="24F3DCA5" w14:textId="10BCD581" w:rsidR="00EC07D6" w:rsidRDefault="00EC07D6" w:rsidP="00EC07D6">
      <w:r>
        <w:rPr>
          <w:rStyle w:val="CommentReference"/>
        </w:rPr>
        <w:annotationRef/>
      </w:r>
      <w:r>
        <w:rPr>
          <w:sz w:val="20"/>
          <w:szCs w:val="20"/>
        </w:rPr>
        <w:t xml:space="preserve">why other forms of resistance not important? downplay your limitation. </w:t>
      </w:r>
    </w:p>
  </w:comment>
  <w:comment w:id="1006" w:author="#WANG ZIHAO#" w:date="2026-06-09T17:14:00Z" w:initials="#Z">
    <w:p w14:paraId="1FCF34E3" w14:textId="77777777" w:rsidR="00F15C4E" w:rsidRDefault="00F15C4E" w:rsidP="00F15C4E">
      <w:r>
        <w:rPr>
          <w:rStyle w:val="CommentReference"/>
        </w:rPr>
        <w:annotationRef/>
      </w:r>
      <w:r>
        <w:rPr>
          <w:sz w:val="20"/>
          <w:szCs w:val="20"/>
        </w:rPr>
        <w:t>downplayed, the rationale in choosing these four strains are included in Methods section</w:t>
      </w:r>
    </w:p>
  </w:comment>
  <w:comment w:id="1014" w:author="Jue Tao Lim (Asst Prof)" w:date="2026-06-01T15:57:00Z" w:initials="JL">
    <w:p w14:paraId="4A0A0060" w14:textId="77777777" w:rsidR="00E11837" w:rsidRDefault="00E11837" w:rsidP="00E11837">
      <w:r>
        <w:rPr>
          <w:rStyle w:val="CommentReference"/>
        </w:rPr>
        <w:annotationRef/>
      </w:r>
      <w:r>
        <w:rPr>
          <w:sz w:val="20"/>
          <w:szCs w:val="20"/>
        </w:rPr>
        <w:t>does joe have data..</w:t>
      </w:r>
    </w:p>
  </w:comment>
  <w:comment w:id="1015" w:author="Jue Tao Lim (Asst Prof)" w:date="2026-06-01T16:01:00Z" w:initials="JL">
    <w:p w14:paraId="7FBEA2FA" w14:textId="77777777" w:rsidR="00E11837" w:rsidRDefault="00E11837" w:rsidP="00E11837">
      <w:r>
        <w:rPr>
          <w:rStyle w:val="CommentReference"/>
        </w:rPr>
        <w:annotationRef/>
      </w:r>
      <w:r>
        <w:rPr>
          <w:sz w:val="20"/>
          <w:szCs w:val="20"/>
        </w:rPr>
        <w:t xml:space="preserve">seems not consistent with the above about treatment failure v. uptake.... please check </w:t>
      </w:r>
    </w:p>
  </w:comment>
  <w:comment w:id="1016" w:author="#WANG ZIHAO#" w:date="2026-06-09T16:47:00Z" w:initials="#Z">
    <w:p w14:paraId="6D574B7E" w14:textId="77777777" w:rsidR="00983B32" w:rsidRDefault="00983B32" w:rsidP="00983B32">
      <w:r>
        <w:rPr>
          <w:rStyle w:val="CommentReference"/>
        </w:rPr>
        <w:annotationRef/>
      </w:r>
      <w:r>
        <w:rPr>
          <w:sz w:val="20"/>
          <w:szCs w:val="20"/>
        </w:rP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2A72355" w15:done="0"/>
  <w15:commentEx w15:paraId="32FE4731" w15:done="0"/>
  <w15:commentEx w15:paraId="6230CF62" w15:paraIdParent="32FE4731" w15:done="0"/>
  <w15:commentEx w15:paraId="1685AC10" w15:done="1"/>
  <w15:commentEx w15:paraId="7572A3CD" w15:done="1"/>
  <w15:commentEx w15:paraId="1BCB64D9" w15:paraIdParent="7572A3CD" w15:done="1"/>
  <w15:commentEx w15:paraId="4884AB2F" w15:done="0"/>
  <w15:commentEx w15:paraId="038A649B" w15:paraIdParent="4884AB2F" w15:done="0"/>
  <w15:commentEx w15:paraId="743D1BDF" w15:done="0"/>
  <w15:commentEx w15:paraId="1A3789BC" w15:paraIdParent="743D1BDF" w15:done="0"/>
  <w15:commentEx w15:paraId="6A5D0CAA" w15:paraIdParent="743D1BDF" w15:done="0"/>
  <w15:commentEx w15:paraId="777F023A" w15:done="0"/>
  <w15:commentEx w15:paraId="526AE115" w15:paraIdParent="777F023A" w15:done="0"/>
  <w15:commentEx w15:paraId="3571FF0B" w15:done="0"/>
  <w15:commentEx w15:paraId="6AD22B9B" w15:paraIdParent="3571FF0B" w15:done="0"/>
  <w15:commentEx w15:paraId="71521E30" w15:done="0"/>
  <w15:commentEx w15:paraId="07EB8605" w15:paraIdParent="71521E30" w15:done="0"/>
  <w15:commentEx w15:paraId="6DC0CA24" w15:done="0"/>
  <w15:commentEx w15:paraId="1817BE84" w15:paraIdParent="6DC0CA24" w15:done="0"/>
  <w15:commentEx w15:paraId="554F7882" w15:done="0"/>
  <w15:commentEx w15:paraId="04D4BA56" w15:paraIdParent="554F7882" w15:done="0"/>
  <w15:commentEx w15:paraId="081257AE" w15:done="0"/>
  <w15:commentEx w15:paraId="10BFD000" w15:paraIdParent="081257AE" w15:done="0"/>
  <w15:commentEx w15:paraId="00BE8A75" w15:done="0"/>
  <w15:commentEx w15:paraId="618505E8" w15:paraIdParent="00BE8A75" w15:done="0"/>
  <w15:commentEx w15:paraId="2BAEBC51" w15:done="0"/>
  <w15:commentEx w15:paraId="2DE62A24" w15:paraIdParent="2BAEBC51" w15:done="0"/>
  <w15:commentEx w15:paraId="0EBD5FA3" w15:done="0"/>
  <w15:commentEx w15:paraId="0506065D" w15:paraIdParent="0EBD5FA3" w15:done="0"/>
  <w15:commentEx w15:paraId="51FE5013" w15:done="1"/>
  <w15:commentEx w15:paraId="3BA03EC6" w15:paraIdParent="51FE5013" w15:done="1"/>
  <w15:commentEx w15:paraId="5EE30969" w15:done="0"/>
  <w15:commentEx w15:paraId="2B9A5B3C" w15:done="0"/>
  <w15:commentEx w15:paraId="47EB8440" w15:done="1"/>
  <w15:commentEx w15:paraId="1BC61147" w15:paraIdParent="47EB8440" w15:done="1"/>
  <w15:commentEx w15:paraId="1193B97C" w15:done="1"/>
  <w15:commentEx w15:paraId="026C8B66" w15:paraIdParent="1193B97C" w15:done="1"/>
  <w15:commentEx w15:paraId="36A8DB9A" w15:done="1"/>
  <w15:commentEx w15:paraId="45EC6B02" w15:paraIdParent="36A8DB9A" w15:done="1"/>
  <w15:commentEx w15:paraId="3ADBF1CA" w15:done="0"/>
  <w15:commentEx w15:paraId="30DF6C34" w15:done="1"/>
  <w15:commentEx w15:paraId="298DEEBB" w15:paraIdParent="30DF6C34" w15:done="1"/>
  <w15:commentEx w15:paraId="443AADD9" w15:done="1"/>
  <w15:commentEx w15:paraId="68865157" w15:paraIdParent="443AADD9" w15:done="1"/>
  <w15:commentEx w15:paraId="51D5085F" w15:done="0"/>
  <w15:commentEx w15:paraId="5DDBFC62" w15:paraIdParent="51D5085F" w15:done="0"/>
  <w15:commentEx w15:paraId="0E4C713E" w15:done="1"/>
  <w15:commentEx w15:paraId="55B42C4C" w15:paraIdParent="0E4C713E" w15:done="1"/>
  <w15:commentEx w15:paraId="16857C99" w15:done="0"/>
  <w15:commentEx w15:paraId="5E456C68" w15:paraIdParent="16857C99" w15:done="0"/>
  <w15:commentEx w15:paraId="581D296B" w15:done="1"/>
  <w15:commentEx w15:paraId="031EBAC6" w15:paraIdParent="581D296B" w15:done="1"/>
  <w15:commentEx w15:paraId="0486C113" w15:done="1"/>
  <w15:commentEx w15:paraId="27E845C1" w15:paraIdParent="0486C113" w15:done="1"/>
  <w15:commentEx w15:paraId="1F9A424F" w15:done="1"/>
  <w15:commentEx w15:paraId="775599BE" w15:paraIdParent="1F9A424F" w15:done="1"/>
  <w15:commentEx w15:paraId="1A69024E" w15:paraIdParent="1F9A424F" w15:done="1"/>
  <w15:commentEx w15:paraId="2F5B830B" w15:done="1"/>
  <w15:commentEx w15:paraId="6D16C5B8" w15:paraIdParent="2F5B830B" w15:done="1"/>
  <w15:commentEx w15:paraId="09E17791" w15:done="0"/>
  <w15:commentEx w15:paraId="67868ADC" w15:paraIdParent="09E17791" w15:done="0"/>
  <w15:commentEx w15:paraId="3C3AB0E9" w15:paraIdParent="09E17791" w15:done="0"/>
  <w15:commentEx w15:paraId="0DCF8ABC" w15:done="0"/>
  <w15:commentEx w15:paraId="5073FC7A" w15:paraIdParent="0DCF8ABC" w15:done="0"/>
  <w15:commentEx w15:paraId="72EAFCF5" w15:done="0"/>
  <w15:commentEx w15:paraId="3BB34B90" w15:done="1"/>
  <w15:commentEx w15:paraId="2CFA8A0E" w15:paraIdParent="3BB34B90" w15:done="1"/>
  <w15:commentEx w15:paraId="02AC5E06" w15:done="1"/>
  <w15:commentEx w15:paraId="1D34ECC8" w15:paraIdParent="02AC5E06" w15:done="1"/>
  <w15:commentEx w15:paraId="00CA3DA2" w15:done="1"/>
  <w15:commentEx w15:paraId="69AB1E9B" w15:paraIdParent="00CA3DA2" w15:done="1"/>
  <w15:commentEx w15:paraId="2DBE936A" w15:done="0"/>
  <w15:commentEx w15:paraId="57B4903F" w15:done="0"/>
  <w15:commentEx w15:paraId="2D9E8DAE" w15:paraIdParent="57B4903F" w15:done="0"/>
  <w15:commentEx w15:paraId="5ACB0450" w15:done="0"/>
  <w15:commentEx w15:paraId="6948D248" w15:paraIdParent="5ACB0450" w15:done="0"/>
  <w15:commentEx w15:paraId="0C0DCA3F" w15:done="1"/>
  <w15:commentEx w15:paraId="3F93C852" w15:paraIdParent="0C0DCA3F" w15:done="1"/>
  <w15:commentEx w15:paraId="2E4E0090" w15:done="0"/>
  <w15:commentEx w15:paraId="7D8F9399" w15:paraIdParent="2E4E0090" w15:done="0"/>
  <w15:commentEx w15:paraId="2C43F3D2" w15:done="0"/>
  <w15:commentEx w15:paraId="1C2C44F4" w15:paraIdParent="2C43F3D2" w15:done="0"/>
  <w15:commentEx w15:paraId="31313283" w15:done="1"/>
  <w15:commentEx w15:paraId="476B87C2" w15:paraIdParent="31313283" w15:done="1"/>
  <w15:commentEx w15:paraId="67D1AF86" w15:done="0"/>
  <w15:commentEx w15:paraId="20A80045" w15:paraIdParent="67D1AF86" w15:done="0"/>
  <w15:commentEx w15:paraId="55BF678D" w15:done="1"/>
  <w15:commentEx w15:paraId="4AD707F5" w15:paraIdParent="55BF678D" w15:done="1"/>
  <w15:commentEx w15:paraId="07B00F9E" w15:done="0"/>
  <w15:commentEx w15:paraId="0BD7A533" w15:done="0"/>
  <w15:commentEx w15:paraId="66342A83" w15:paraIdParent="0BD7A533" w15:done="0"/>
  <w15:commentEx w15:paraId="05B2D3FA" w15:done="1"/>
  <w15:commentEx w15:paraId="5A5730AF" w15:paraIdParent="05B2D3FA" w15:done="1"/>
  <w15:commentEx w15:paraId="4D83E9DE" w15:paraIdParent="05B2D3FA" w15:done="1"/>
  <w15:commentEx w15:paraId="0E09BB58" w15:done="0"/>
  <w15:commentEx w15:paraId="2804D52A" w15:paraIdParent="0E09BB58" w15:done="0"/>
  <w15:commentEx w15:paraId="7F16A862" w15:done="0"/>
  <w15:commentEx w15:paraId="52FFEF17" w15:done="1"/>
  <w15:commentEx w15:paraId="3D03AAC3" w15:paraIdParent="52FFEF17" w15:done="1"/>
  <w15:commentEx w15:paraId="43D1DFB1" w15:done="1"/>
  <w15:commentEx w15:paraId="6B63BBC8" w15:paraIdParent="43D1DFB1" w15:done="1"/>
  <w15:commentEx w15:paraId="35D82510" w15:done="1"/>
  <w15:commentEx w15:paraId="5A63422B" w15:paraIdParent="35D82510" w15:done="1"/>
  <w15:commentEx w15:paraId="4EED2EB7" w15:done="0"/>
  <w15:commentEx w15:paraId="375D913F" w15:paraIdParent="4EED2EB7" w15:done="0"/>
  <w15:commentEx w15:paraId="24F3DCA5" w15:done="1"/>
  <w15:commentEx w15:paraId="1FCF34E3" w15:paraIdParent="24F3DCA5" w15:done="1"/>
  <w15:commentEx w15:paraId="4A0A0060" w15:done="1"/>
  <w15:commentEx w15:paraId="7FBEA2FA" w15:done="1"/>
  <w15:commentEx w15:paraId="6D574B7E" w15:paraIdParent="7FBEA2F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A152C4D" w16cex:dateUtc="2026-06-16T11:04:00Z"/>
  <w16cex:commentExtensible w16cex:durableId="746941C6" w16cex:dateUtc="2026-06-12T15:50:00Z"/>
  <w16cex:commentExtensible w16cex:durableId="50310252" w16cex:dateUtc="2026-06-16T05:23:00Z"/>
  <w16cex:commentExtensible w16cex:durableId="655775FD" w16cex:dateUtc="2026-06-12T15:00:00Z"/>
  <w16cex:commentExtensible w16cex:durableId="37FB17E9" w16cex:dateUtc="2026-06-02T15:03:00Z"/>
  <w16cex:commentExtensible w16cex:durableId="409D11B3" w16cex:dateUtc="2026-06-09T03:46:00Z"/>
  <w16cex:commentExtensible w16cex:durableId="1B42248E" w16cex:dateUtc="2026-06-12T15:53:00Z"/>
  <w16cex:commentExtensible w16cex:durableId="430C77F0" w16cex:dateUtc="2026-06-16T06:59:00Z"/>
  <w16cex:commentExtensible w16cex:durableId="45674E6D" w16cex:dateUtc="2026-06-01T22:25:00Z"/>
  <w16cex:commentExtensible w16cex:durableId="603FD950" w16cex:dateUtc="2026-06-01T22:45:00Z"/>
  <w16cex:commentExtensible w16cex:durableId="332E21E1" w16cex:dateUtc="2026-06-09T03:48:00Z"/>
  <w16cex:commentExtensible w16cex:durableId="339C9113" w16cex:dateUtc="2026-06-12T16:05:00Z"/>
  <w16cex:commentExtensible w16cex:durableId="738D4D2A" w16cex:dateUtc="2026-06-16T07:06:00Z"/>
  <w16cex:commentExtensible w16cex:durableId="55B0D53A" w16cex:dateUtc="2026-06-12T15:03:00Z"/>
  <w16cex:commentExtensible w16cex:durableId="63B0F3E2" w16cex:dateUtc="2026-06-16T08:07:00Z"/>
  <w16cex:commentExtensible w16cex:durableId="36D58C7B" w16cex:dateUtc="2026-06-12T15:04:00Z"/>
  <w16cex:commentExtensible w16cex:durableId="79738AC1" w16cex:dateUtc="2026-06-16T08:09:00Z"/>
  <w16cex:commentExtensible w16cex:durableId="7F76CB2E" w16cex:dateUtc="2026-06-12T16:07:00Z"/>
  <w16cex:commentExtensible w16cex:durableId="30693B4D" w16cex:dateUtc="2026-06-16T08:54:00Z"/>
  <w16cex:commentExtensible w16cex:durableId="4408965A" w16cex:dateUtc="2026-06-12T16:10:00Z"/>
  <w16cex:commentExtensible w16cex:durableId="160040BC" w16cex:dateUtc="2026-06-16T09:14:00Z"/>
  <w16cex:commentExtensible w16cex:durableId="7EF45363" w16cex:dateUtc="2026-06-12T15:58:00Z"/>
  <w16cex:commentExtensible w16cex:durableId="01E7FCE3" w16cex:dateUtc="2026-06-16T08:13:00Z"/>
  <w16cex:commentExtensible w16cex:durableId="386F6A99" w16cex:dateUtc="2026-06-12T15:59:00Z"/>
  <w16cex:commentExtensible w16cex:durableId="0A6484A6" w16cex:dateUtc="2026-06-16T08:12:00Z"/>
  <w16cex:commentExtensible w16cex:durableId="504A665A" w16cex:dateUtc="2026-06-12T15:59:00Z"/>
  <w16cex:commentExtensible w16cex:durableId="24873186" w16cex:dateUtc="2026-06-16T08:13:00Z"/>
  <w16cex:commentExtensible w16cex:durableId="43007ED2" w16cex:dateUtc="2026-06-12T16:01:00Z"/>
  <w16cex:commentExtensible w16cex:durableId="0BE877A8" w16cex:dateUtc="2026-06-16T08:52:00Z"/>
  <w16cex:commentExtensible w16cex:durableId="35898FE7" w16cex:dateUtc="2026-06-01T16:13:00Z"/>
  <w16cex:commentExtensible w16cex:durableId="2349328F" w16cex:dateUtc="2026-06-09T03:47:00Z"/>
  <w16cex:commentExtensible w16cex:durableId="7B3423B9" w16cex:dateUtc="2026-06-12T15:08:00Z"/>
  <w16cex:commentExtensible w16cex:durableId="60590CC6" w16cex:dateUtc="2026-06-17T18:12:00Z"/>
  <w16cex:commentExtensible w16cex:durableId="1249843C" w16cex:dateUtc="2026-06-01T16:21:00Z"/>
  <w16cex:commentExtensible w16cex:durableId="448F2FF5" w16cex:dateUtc="2026-06-09T04:34:00Z"/>
  <w16cex:commentExtensible w16cex:durableId="35609308" w16cex:dateUtc="2026-06-01T16:22:00Z"/>
  <w16cex:commentExtensible w16cex:durableId="44A6FC1F" w16cex:dateUtc="2026-06-09T04:36:00Z"/>
  <w16cex:commentExtensible w16cex:durableId="6B437339" w16cex:dateUtc="2026-06-01T16:24:00Z"/>
  <w16cex:commentExtensible w16cex:durableId="653DA7A8" w16cex:dateUtc="2026-06-09T07:18:00Z"/>
  <w16cex:commentExtensible w16cex:durableId="555951A4" w16cex:dateUtc="2026-06-16T11:01:00Z"/>
  <w16cex:commentExtensible w16cex:durableId="1D1DACDB" w16cex:dateUtc="2026-06-02T15:10:00Z"/>
  <w16cex:commentExtensible w16cex:durableId="0D2689E9" w16cex:dateUtc="2026-06-09T07:22:00Z"/>
  <w16cex:commentExtensible w16cex:durableId="276E662B" w16cex:dateUtc="2026-06-02T15:14:00Z"/>
  <w16cex:commentExtensible w16cex:durableId="647A18B1" w16cex:dateUtc="2026-06-09T07:25:00Z"/>
  <w16cex:commentExtensible w16cex:durableId="319EB6D4" w16cex:dateUtc="2026-06-12T16:07:00Z"/>
  <w16cex:commentExtensible w16cex:durableId="7251F136" w16cex:dateUtc="2026-06-16T08:54:00Z"/>
  <w16cex:commentExtensible w16cex:durableId="071A8CAB" w16cex:dateUtc="2026-06-01T16:35:00Z"/>
  <w16cex:commentExtensible w16cex:durableId="0E61BA5A" w16cex:dateUtc="2026-06-09T07:28:00Z"/>
  <w16cex:commentExtensible w16cex:durableId="75119981" w16cex:dateUtc="2026-06-01T16:36:00Z"/>
  <w16cex:commentExtensible w16cex:durableId="064F38B0" w16cex:dateUtc="2026-06-09T07:28:00Z"/>
  <w16cex:commentExtensible w16cex:durableId="25904C9C" w16cex:dateUtc="2026-06-01T16:36:00Z"/>
  <w16cex:commentExtensible w16cex:durableId="0E323805" w16cex:dateUtc="2026-06-09T07:30:00Z"/>
  <w16cex:commentExtensible w16cex:durableId="4688A435" w16cex:dateUtc="2026-06-01T16:38:00Z"/>
  <w16cex:commentExtensible w16cex:durableId="04332D25" w16cex:dateUtc="2026-06-09T07:30:00Z"/>
  <w16cex:commentExtensible w16cex:durableId="5C7A5E96" w16cex:dateUtc="2026-06-01T22:29:00Z"/>
  <w16cex:commentExtensible w16cex:durableId="14AA06BE" w16cex:dateUtc="2026-06-01T22:29:00Z"/>
  <w16cex:commentExtensible w16cex:durableId="0BC3505E" w16cex:dateUtc="2026-06-09T07:47:00Z"/>
  <w16cex:commentExtensible w16cex:durableId="394AFECC" w16cex:dateUtc="2026-06-01T22:31:00Z"/>
  <w16cex:commentExtensible w16cex:durableId="7385354B" w16cex:dateUtc="2026-06-09T07:48:00Z"/>
  <w16cex:commentExtensible w16cex:durableId="41705FA9" w16cex:dateUtc="2026-06-12T16:15:00Z"/>
  <w16cex:commentExtensible w16cex:durableId="66372417" w16cex:dateUtc="2026-06-12T16:19:00Z"/>
  <w16cex:commentExtensible w16cex:durableId="736FE0E6" w16cex:dateUtc="2026-06-16T09:38:00Z"/>
  <w16cex:commentExtensible w16cex:durableId="4ACA474F" w16cex:dateUtc="2026-06-12T16:15:00Z"/>
  <w16cex:commentExtensible w16cex:durableId="3D670284" w16cex:dateUtc="2026-06-12T16:23:00Z"/>
  <w16cex:commentExtensible w16cex:durableId="0C23821B" w16cex:dateUtc="2026-06-12T16:23:00Z"/>
  <w16cex:commentExtensible w16cex:durableId="45857C3B" w16cex:dateUtc="2026-06-02T15:17:00Z"/>
  <w16cex:commentExtensible w16cex:durableId="32DED2B8" w16cex:dateUtc="2026-06-09T07:49:00Z"/>
  <w16cex:commentExtensible w16cex:durableId="6D55A4D9" w16cex:dateUtc="2026-06-02T15:15:00Z"/>
  <w16cex:commentExtensible w16cex:durableId="5D824B94" w16cex:dateUtc="2026-06-09T07:50:00Z"/>
  <w16cex:commentExtensible w16cex:durableId="2A4A80BA" w16cex:dateUtc="2026-06-02T15:17:00Z"/>
  <w16cex:commentExtensible w16cex:durableId="5D8B029D" w16cex:dateUtc="2026-06-09T07:49:00Z"/>
  <w16cex:commentExtensible w16cex:durableId="07062918" w16cex:dateUtc="2026-06-12T16:16:00Z"/>
  <w16cex:commentExtensible w16cex:durableId="6666CF3B" w16cex:dateUtc="2026-06-12T16:24:00Z"/>
  <w16cex:commentExtensible w16cex:durableId="633A6962" w16cex:dateUtc="2026-06-16T09:51:00Z"/>
  <w16cex:commentExtensible w16cex:durableId="6DC673F8" w16cex:dateUtc="2026-06-12T16:21:00Z"/>
  <w16cex:commentExtensible w16cex:durableId="4ED58E2F" w16cex:dateUtc="2026-06-12T16:21:00Z"/>
  <w16cex:commentExtensible w16cex:durableId="23A63CA9" w16cex:dateUtc="2026-06-01T22:39:00Z"/>
  <w16cex:commentExtensible w16cex:durableId="5A474B8A" w16cex:dateUtc="2026-06-09T08:03:00Z"/>
  <w16cex:commentExtensible w16cex:durableId="3C3218D8" w16cex:dateUtc="2026-06-02T15:17:00Z"/>
  <w16cex:commentExtensible w16cex:durableId="1937990F" w16cex:dateUtc="2026-06-09T08:04:00Z"/>
  <w16cex:commentExtensible w16cex:durableId="1167F147" w16cex:dateUtc="2026-06-12T15:27:00Z"/>
  <w16cex:commentExtensible w16cex:durableId="52F78A48" w16cex:dateUtc="2026-06-16T09:55:00Z"/>
  <w16cex:commentExtensible w16cex:durableId="123F28D4" w16cex:dateUtc="2026-06-02T15:17:00Z"/>
  <w16cex:commentExtensible w16cex:durableId="00126101" w16cex:dateUtc="2026-06-09T07:49:00Z"/>
  <w16cex:commentExtensible w16cex:durableId="2ED4F313" w16cex:dateUtc="2026-06-12T15:29:00Z"/>
  <w16cex:commentExtensible w16cex:durableId="3BF31AEB" w16cex:dateUtc="2026-06-16T09:56:00Z"/>
  <w16cex:commentExtensible w16cex:durableId="520CB5D1" w16cex:dateUtc="2026-06-01T22:44:00Z"/>
  <w16cex:commentExtensible w16cex:durableId="0A162C2A" w16cex:dateUtc="2026-06-09T08:19:00Z"/>
  <w16cex:commentExtensible w16cex:durableId="0687B866" w16cex:dateUtc="2026-06-10T07:18:00Z"/>
  <w16cex:commentExtensible w16cex:durableId="734C480F" w16cex:dateUtc="2026-06-12T15:39:00Z"/>
  <w16cex:commentExtensible w16cex:durableId="296DD218" w16cex:dateUtc="2026-06-16T10:00:00Z"/>
  <w16cex:commentExtensible w16cex:durableId="5DA2F577" w16cex:dateUtc="2026-06-02T15:25:00Z"/>
  <w16cex:commentExtensible w16cex:durableId="42C74D59" w16cex:dateUtc="2026-06-02T15:26:00Z"/>
  <w16cex:commentExtensible w16cex:durableId="28D3963E" w16cex:dateUtc="2026-06-10T08:26:00Z"/>
  <w16cex:commentExtensible w16cex:durableId="6AAB8882" w16cex:dateUtc="2026-06-12T15:41:00Z"/>
  <w16cex:commentExtensible w16cex:durableId="224F0454" w16cex:dateUtc="2026-06-12T16:25:00Z"/>
  <w16cex:commentExtensible w16cex:durableId="412FE052" w16cex:dateUtc="2026-06-10T07:17:00Z"/>
  <w16cex:commentExtensible w16cex:durableId="6ACB21B8" w16cex:dateUtc="2026-06-01T22:47:00Z"/>
  <w16cex:commentExtensible w16cex:durableId="0B89F7A0" w16cex:dateUtc="2026-06-09T08:47:00Z"/>
  <w16cex:commentExtensible w16cex:durableId="44EC6C3E" w16cex:dateUtc="2026-06-01T22:49:00Z"/>
  <w16cex:commentExtensible w16cex:durableId="7C691471" w16cex:dateUtc="2026-06-09T07:55:00Z"/>
  <w16cex:commentExtensible w16cex:durableId="4756A3A4" w16cex:dateUtc="2026-06-01T22:51:00Z"/>
  <w16cex:commentExtensible w16cex:durableId="500FC350" w16cex:dateUtc="2026-06-09T08:25:00Z"/>
  <w16cex:commentExtensible w16cex:durableId="3EC11CAC" w16cex:dateUtc="2026-06-12T15:47:00Z"/>
  <w16cex:commentExtensible w16cex:durableId="27ED6880" w16cex:dateUtc="2026-06-16T10:38:00Z"/>
  <w16cex:commentExtensible w16cex:durableId="678E4B06" w16cex:dateUtc="2026-06-01T22:55:00Z"/>
  <w16cex:commentExtensible w16cex:durableId="229E7B6D" w16cex:dateUtc="2026-06-09T09:14:00Z"/>
  <w16cex:commentExtensible w16cex:durableId="46B66B9A" w16cex:dateUtc="2026-06-01T22:57:00Z"/>
  <w16cex:commentExtensible w16cex:durableId="0C7EAAAA" w16cex:dateUtc="2026-06-01T23:01:00Z"/>
  <w16cex:commentExtensible w16cex:durableId="513CF2C1" w16cex:dateUtc="2026-06-09T08: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2A72355" w16cid:durableId="3A152C4D"/>
  <w16cid:commentId w16cid:paraId="32FE4731" w16cid:durableId="746941C6"/>
  <w16cid:commentId w16cid:paraId="6230CF62" w16cid:durableId="50310252"/>
  <w16cid:commentId w16cid:paraId="1685AC10" w16cid:durableId="655775FD"/>
  <w16cid:commentId w16cid:paraId="7572A3CD" w16cid:durableId="37FB17E9"/>
  <w16cid:commentId w16cid:paraId="1BCB64D9" w16cid:durableId="409D11B3"/>
  <w16cid:commentId w16cid:paraId="4884AB2F" w16cid:durableId="1B42248E"/>
  <w16cid:commentId w16cid:paraId="038A649B" w16cid:durableId="430C77F0"/>
  <w16cid:commentId w16cid:paraId="743D1BDF" w16cid:durableId="45674E6D"/>
  <w16cid:commentId w16cid:paraId="1A3789BC" w16cid:durableId="603FD950"/>
  <w16cid:commentId w16cid:paraId="6A5D0CAA" w16cid:durableId="332E21E1"/>
  <w16cid:commentId w16cid:paraId="777F023A" w16cid:durableId="339C9113"/>
  <w16cid:commentId w16cid:paraId="526AE115" w16cid:durableId="738D4D2A"/>
  <w16cid:commentId w16cid:paraId="3571FF0B" w16cid:durableId="55B0D53A"/>
  <w16cid:commentId w16cid:paraId="6AD22B9B" w16cid:durableId="63B0F3E2"/>
  <w16cid:commentId w16cid:paraId="71521E30" w16cid:durableId="36D58C7B"/>
  <w16cid:commentId w16cid:paraId="07EB8605" w16cid:durableId="79738AC1"/>
  <w16cid:commentId w16cid:paraId="6DC0CA24" w16cid:durableId="7F76CB2E"/>
  <w16cid:commentId w16cid:paraId="1817BE84" w16cid:durableId="30693B4D"/>
  <w16cid:commentId w16cid:paraId="554F7882" w16cid:durableId="4408965A"/>
  <w16cid:commentId w16cid:paraId="04D4BA56" w16cid:durableId="160040BC"/>
  <w16cid:commentId w16cid:paraId="081257AE" w16cid:durableId="7EF45363"/>
  <w16cid:commentId w16cid:paraId="10BFD000" w16cid:durableId="01E7FCE3"/>
  <w16cid:commentId w16cid:paraId="00BE8A75" w16cid:durableId="386F6A99"/>
  <w16cid:commentId w16cid:paraId="618505E8" w16cid:durableId="0A6484A6"/>
  <w16cid:commentId w16cid:paraId="2BAEBC51" w16cid:durableId="504A665A"/>
  <w16cid:commentId w16cid:paraId="2DE62A24" w16cid:durableId="24873186"/>
  <w16cid:commentId w16cid:paraId="0EBD5FA3" w16cid:durableId="43007ED2"/>
  <w16cid:commentId w16cid:paraId="0506065D" w16cid:durableId="0BE877A8"/>
  <w16cid:commentId w16cid:paraId="51FE5013" w16cid:durableId="35898FE7"/>
  <w16cid:commentId w16cid:paraId="3BA03EC6" w16cid:durableId="2349328F"/>
  <w16cid:commentId w16cid:paraId="5EE30969" w16cid:durableId="7B3423B9"/>
  <w16cid:commentId w16cid:paraId="2B9A5B3C" w16cid:durableId="60590CC6"/>
  <w16cid:commentId w16cid:paraId="47EB8440" w16cid:durableId="1249843C"/>
  <w16cid:commentId w16cid:paraId="1BC61147" w16cid:durableId="448F2FF5"/>
  <w16cid:commentId w16cid:paraId="1193B97C" w16cid:durableId="35609308"/>
  <w16cid:commentId w16cid:paraId="026C8B66" w16cid:durableId="44A6FC1F"/>
  <w16cid:commentId w16cid:paraId="36A8DB9A" w16cid:durableId="6B437339"/>
  <w16cid:commentId w16cid:paraId="45EC6B02" w16cid:durableId="653DA7A8"/>
  <w16cid:commentId w16cid:paraId="3ADBF1CA" w16cid:durableId="555951A4"/>
  <w16cid:commentId w16cid:paraId="30DF6C34" w16cid:durableId="1D1DACDB"/>
  <w16cid:commentId w16cid:paraId="298DEEBB" w16cid:durableId="0D2689E9"/>
  <w16cid:commentId w16cid:paraId="443AADD9" w16cid:durableId="276E662B"/>
  <w16cid:commentId w16cid:paraId="68865157" w16cid:durableId="647A18B1"/>
  <w16cid:commentId w16cid:paraId="51D5085F" w16cid:durableId="319EB6D4"/>
  <w16cid:commentId w16cid:paraId="5DDBFC62" w16cid:durableId="7251F136"/>
  <w16cid:commentId w16cid:paraId="0E4C713E" w16cid:durableId="071A8CAB"/>
  <w16cid:commentId w16cid:paraId="55B42C4C" w16cid:durableId="0E61BA5A"/>
  <w16cid:commentId w16cid:paraId="16857C99" w16cid:durableId="75119981"/>
  <w16cid:commentId w16cid:paraId="5E456C68" w16cid:durableId="064F38B0"/>
  <w16cid:commentId w16cid:paraId="581D296B" w16cid:durableId="25904C9C"/>
  <w16cid:commentId w16cid:paraId="031EBAC6" w16cid:durableId="0E323805"/>
  <w16cid:commentId w16cid:paraId="0486C113" w16cid:durableId="4688A435"/>
  <w16cid:commentId w16cid:paraId="27E845C1" w16cid:durableId="04332D25"/>
  <w16cid:commentId w16cid:paraId="1F9A424F" w16cid:durableId="5C7A5E96"/>
  <w16cid:commentId w16cid:paraId="775599BE" w16cid:durableId="14AA06BE"/>
  <w16cid:commentId w16cid:paraId="1A69024E" w16cid:durableId="0BC3505E"/>
  <w16cid:commentId w16cid:paraId="2F5B830B" w16cid:durableId="394AFECC"/>
  <w16cid:commentId w16cid:paraId="6D16C5B8" w16cid:durableId="7385354B"/>
  <w16cid:commentId w16cid:paraId="09E17791" w16cid:durableId="41705FA9"/>
  <w16cid:commentId w16cid:paraId="67868ADC" w16cid:durableId="66372417"/>
  <w16cid:commentId w16cid:paraId="3C3AB0E9" w16cid:durableId="736FE0E6"/>
  <w16cid:commentId w16cid:paraId="0DCF8ABC" w16cid:durableId="4ACA474F"/>
  <w16cid:commentId w16cid:paraId="5073FC7A" w16cid:durableId="3D670284"/>
  <w16cid:commentId w16cid:paraId="72EAFCF5" w16cid:durableId="0C23821B"/>
  <w16cid:commentId w16cid:paraId="3BB34B90" w16cid:durableId="45857C3B"/>
  <w16cid:commentId w16cid:paraId="2CFA8A0E" w16cid:durableId="32DED2B8"/>
  <w16cid:commentId w16cid:paraId="02AC5E06" w16cid:durableId="6D55A4D9"/>
  <w16cid:commentId w16cid:paraId="1D34ECC8" w16cid:durableId="5D824B94"/>
  <w16cid:commentId w16cid:paraId="00CA3DA2" w16cid:durableId="2A4A80BA"/>
  <w16cid:commentId w16cid:paraId="69AB1E9B" w16cid:durableId="5D8B029D"/>
  <w16cid:commentId w16cid:paraId="2DBE936A" w16cid:durableId="07062918"/>
  <w16cid:commentId w16cid:paraId="57B4903F" w16cid:durableId="6666CF3B"/>
  <w16cid:commentId w16cid:paraId="2D9E8DAE" w16cid:durableId="633A6962"/>
  <w16cid:commentId w16cid:paraId="5ACB0450" w16cid:durableId="6DC673F8"/>
  <w16cid:commentId w16cid:paraId="6948D248" w16cid:durableId="4ED58E2F"/>
  <w16cid:commentId w16cid:paraId="0C0DCA3F" w16cid:durableId="23A63CA9"/>
  <w16cid:commentId w16cid:paraId="3F93C852" w16cid:durableId="5A474B8A"/>
  <w16cid:commentId w16cid:paraId="2E4E0090" w16cid:durableId="3C3218D8"/>
  <w16cid:commentId w16cid:paraId="7D8F9399" w16cid:durableId="1937990F"/>
  <w16cid:commentId w16cid:paraId="2C43F3D2" w16cid:durableId="1167F147"/>
  <w16cid:commentId w16cid:paraId="1C2C44F4" w16cid:durableId="52F78A48"/>
  <w16cid:commentId w16cid:paraId="31313283" w16cid:durableId="123F28D4"/>
  <w16cid:commentId w16cid:paraId="476B87C2" w16cid:durableId="00126101"/>
  <w16cid:commentId w16cid:paraId="67D1AF86" w16cid:durableId="2ED4F313"/>
  <w16cid:commentId w16cid:paraId="20A80045" w16cid:durableId="3BF31AEB"/>
  <w16cid:commentId w16cid:paraId="55BF678D" w16cid:durableId="520CB5D1"/>
  <w16cid:commentId w16cid:paraId="4AD707F5" w16cid:durableId="0A162C2A"/>
  <w16cid:commentId w16cid:paraId="07B00F9E" w16cid:durableId="0687B866"/>
  <w16cid:commentId w16cid:paraId="0BD7A533" w16cid:durableId="734C480F"/>
  <w16cid:commentId w16cid:paraId="66342A83" w16cid:durableId="296DD218"/>
  <w16cid:commentId w16cid:paraId="05B2D3FA" w16cid:durableId="5DA2F577"/>
  <w16cid:commentId w16cid:paraId="5A5730AF" w16cid:durableId="42C74D59"/>
  <w16cid:commentId w16cid:paraId="4D83E9DE" w16cid:durableId="28D3963E"/>
  <w16cid:commentId w16cid:paraId="0E09BB58" w16cid:durableId="6AAB8882"/>
  <w16cid:commentId w16cid:paraId="2804D52A" w16cid:durableId="224F0454"/>
  <w16cid:commentId w16cid:paraId="7F16A862" w16cid:durableId="412FE052"/>
  <w16cid:commentId w16cid:paraId="52FFEF17" w16cid:durableId="6ACB21B8"/>
  <w16cid:commentId w16cid:paraId="3D03AAC3" w16cid:durableId="0B89F7A0"/>
  <w16cid:commentId w16cid:paraId="43D1DFB1" w16cid:durableId="44EC6C3E"/>
  <w16cid:commentId w16cid:paraId="6B63BBC8" w16cid:durableId="7C691471"/>
  <w16cid:commentId w16cid:paraId="35D82510" w16cid:durableId="4756A3A4"/>
  <w16cid:commentId w16cid:paraId="5A63422B" w16cid:durableId="500FC350"/>
  <w16cid:commentId w16cid:paraId="4EED2EB7" w16cid:durableId="3EC11CAC"/>
  <w16cid:commentId w16cid:paraId="375D913F" w16cid:durableId="27ED6880"/>
  <w16cid:commentId w16cid:paraId="24F3DCA5" w16cid:durableId="678E4B06"/>
  <w16cid:commentId w16cid:paraId="1FCF34E3" w16cid:durableId="229E7B6D"/>
  <w16cid:commentId w16cid:paraId="4A0A0060" w16cid:durableId="46B66B9A"/>
  <w16cid:commentId w16cid:paraId="7FBEA2FA" w16cid:durableId="0C7EAAAA"/>
  <w16cid:commentId w16cid:paraId="6D574B7E" w16cid:durableId="513CF2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AF99B8" w14:textId="77777777" w:rsidR="00AA2F91" w:rsidRDefault="00AA2F91" w:rsidP="00BA2AB7">
      <w:pPr>
        <w:spacing w:after="0" w:line="240" w:lineRule="auto"/>
      </w:pPr>
      <w:r>
        <w:separator/>
      </w:r>
    </w:p>
  </w:endnote>
  <w:endnote w:type="continuationSeparator" w:id="0">
    <w:p w14:paraId="7A1C156B" w14:textId="77777777" w:rsidR="00AA2F91" w:rsidRDefault="00AA2F91" w:rsidP="00BA2A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90859827"/>
      <w:docPartObj>
        <w:docPartGallery w:val="Page Numbers (Bottom of Page)"/>
        <w:docPartUnique/>
      </w:docPartObj>
    </w:sdtPr>
    <w:sdtContent>
      <w:p w14:paraId="25914382"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D7A77F" w14:textId="77777777" w:rsidR="001E1900" w:rsidRDefault="001E1900" w:rsidP="00AB1E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4996023"/>
      <w:docPartObj>
        <w:docPartGallery w:val="Page Numbers (Bottom of Page)"/>
        <w:docPartUnique/>
      </w:docPartObj>
    </w:sdtPr>
    <w:sdtContent>
      <w:p w14:paraId="74EF4E24" w14:textId="77777777" w:rsidR="001E1900" w:rsidRDefault="001E1900"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1B95AB53" w14:textId="77777777" w:rsidR="001E1900" w:rsidRDefault="001E1900" w:rsidP="00AB1E7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876397"/>
      <w:docPartObj>
        <w:docPartGallery w:val="Page Numbers (Bottom of Page)"/>
        <w:docPartUnique/>
      </w:docPartObj>
    </w:sdtPr>
    <w:sdtContent>
      <w:p w14:paraId="19B8FA70" w14:textId="21216EDA"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C0793AD" w14:textId="77777777" w:rsidR="00AB1E71" w:rsidRDefault="00AB1E71" w:rsidP="00AB1E7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95631177"/>
      <w:docPartObj>
        <w:docPartGallery w:val="Page Numbers (Bottom of Page)"/>
        <w:docPartUnique/>
      </w:docPartObj>
    </w:sdtPr>
    <w:sdtContent>
      <w:p w14:paraId="7E0CB071" w14:textId="2BFBAA0E" w:rsidR="00AB1E71" w:rsidRDefault="00AB1E71" w:rsidP="00701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0AF898DB" w14:textId="77777777" w:rsidR="00AB1E71" w:rsidRDefault="00AB1E71" w:rsidP="00AB1E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3FBEAD" w14:textId="77777777" w:rsidR="00AA2F91" w:rsidRDefault="00AA2F91" w:rsidP="00BA2AB7">
      <w:pPr>
        <w:spacing w:after="0" w:line="240" w:lineRule="auto"/>
      </w:pPr>
      <w:r>
        <w:separator/>
      </w:r>
    </w:p>
  </w:footnote>
  <w:footnote w:type="continuationSeparator" w:id="0">
    <w:p w14:paraId="446B0331" w14:textId="77777777" w:rsidR="00AA2F91" w:rsidRDefault="00AA2F91" w:rsidP="00BA2A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692279"/>
    <w:multiLevelType w:val="hybridMultilevel"/>
    <w:tmpl w:val="D83AE364"/>
    <w:lvl w:ilvl="0" w:tplc="FFFFFFFF">
      <w:start w:val="1"/>
      <w:numFmt w:val="lowerLetter"/>
      <w:lvlText w:val="%1."/>
      <w:lvlJc w:val="left"/>
      <w:pPr>
        <w:ind w:left="720" w:hanging="360"/>
      </w:pPr>
      <w:rPr>
        <w:rFonts w:hint="default"/>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3347421"/>
    <w:multiLevelType w:val="hybridMultilevel"/>
    <w:tmpl w:val="2E00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624153D"/>
    <w:multiLevelType w:val="hybridMultilevel"/>
    <w:tmpl w:val="EB16600E"/>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0531A0"/>
    <w:multiLevelType w:val="multilevel"/>
    <w:tmpl w:val="0C64C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542CE"/>
    <w:multiLevelType w:val="hybridMultilevel"/>
    <w:tmpl w:val="EB16600E"/>
    <w:lvl w:ilvl="0" w:tplc="92CE8FE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A301D"/>
    <w:multiLevelType w:val="hybridMultilevel"/>
    <w:tmpl w:val="0CEAF142"/>
    <w:lvl w:ilvl="0" w:tplc="087AA312">
      <w:start w:val="1"/>
      <w:numFmt w:val="decimal"/>
      <w:lvlText w:val="%1."/>
      <w:lvlJc w:val="left"/>
      <w:pPr>
        <w:ind w:left="1020" w:hanging="360"/>
      </w:pPr>
    </w:lvl>
    <w:lvl w:ilvl="1" w:tplc="8A4E6D10">
      <w:start w:val="1"/>
      <w:numFmt w:val="decimal"/>
      <w:lvlText w:val="%2."/>
      <w:lvlJc w:val="left"/>
      <w:pPr>
        <w:ind w:left="1020" w:hanging="360"/>
      </w:pPr>
    </w:lvl>
    <w:lvl w:ilvl="2" w:tplc="7E922120">
      <w:start w:val="1"/>
      <w:numFmt w:val="decimal"/>
      <w:lvlText w:val="%3."/>
      <w:lvlJc w:val="left"/>
      <w:pPr>
        <w:ind w:left="1020" w:hanging="360"/>
      </w:pPr>
    </w:lvl>
    <w:lvl w:ilvl="3" w:tplc="3A265344">
      <w:start w:val="1"/>
      <w:numFmt w:val="decimal"/>
      <w:lvlText w:val="%4."/>
      <w:lvlJc w:val="left"/>
      <w:pPr>
        <w:ind w:left="1020" w:hanging="360"/>
      </w:pPr>
    </w:lvl>
    <w:lvl w:ilvl="4" w:tplc="CBBA4A76">
      <w:start w:val="1"/>
      <w:numFmt w:val="decimal"/>
      <w:lvlText w:val="%5."/>
      <w:lvlJc w:val="left"/>
      <w:pPr>
        <w:ind w:left="1020" w:hanging="360"/>
      </w:pPr>
    </w:lvl>
    <w:lvl w:ilvl="5" w:tplc="F4EE0AA0">
      <w:start w:val="1"/>
      <w:numFmt w:val="decimal"/>
      <w:lvlText w:val="%6."/>
      <w:lvlJc w:val="left"/>
      <w:pPr>
        <w:ind w:left="1020" w:hanging="360"/>
      </w:pPr>
    </w:lvl>
    <w:lvl w:ilvl="6" w:tplc="E0EC3CF0">
      <w:start w:val="1"/>
      <w:numFmt w:val="decimal"/>
      <w:lvlText w:val="%7."/>
      <w:lvlJc w:val="left"/>
      <w:pPr>
        <w:ind w:left="1020" w:hanging="360"/>
      </w:pPr>
    </w:lvl>
    <w:lvl w:ilvl="7" w:tplc="28F21750">
      <w:start w:val="1"/>
      <w:numFmt w:val="decimal"/>
      <w:lvlText w:val="%8."/>
      <w:lvlJc w:val="left"/>
      <w:pPr>
        <w:ind w:left="1020" w:hanging="360"/>
      </w:pPr>
    </w:lvl>
    <w:lvl w:ilvl="8" w:tplc="B94C2B18">
      <w:start w:val="1"/>
      <w:numFmt w:val="decimal"/>
      <w:lvlText w:val="%9."/>
      <w:lvlJc w:val="left"/>
      <w:pPr>
        <w:ind w:left="1020" w:hanging="360"/>
      </w:pPr>
    </w:lvl>
  </w:abstractNum>
  <w:abstractNum w:abstractNumId="6" w15:restartNumberingAfterBreak="0">
    <w:nsid w:val="3DF817EA"/>
    <w:multiLevelType w:val="hybridMultilevel"/>
    <w:tmpl w:val="25C08A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F607FE5"/>
    <w:multiLevelType w:val="hybridMultilevel"/>
    <w:tmpl w:val="8BB06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B4DB9"/>
    <w:multiLevelType w:val="hybridMultilevel"/>
    <w:tmpl w:val="47F4AF4A"/>
    <w:lvl w:ilvl="0" w:tplc="5136E8D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7C629F"/>
    <w:multiLevelType w:val="hybridMultilevel"/>
    <w:tmpl w:val="BDE23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F170DA"/>
    <w:multiLevelType w:val="hybridMultilevel"/>
    <w:tmpl w:val="AB8CA8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EFF472A"/>
    <w:multiLevelType w:val="hybridMultilevel"/>
    <w:tmpl w:val="72DE3DC2"/>
    <w:lvl w:ilvl="0" w:tplc="165AD0DE">
      <w:start w:val="1"/>
      <w:numFmt w:val="lowerLetter"/>
      <w:lvlText w:val="%1."/>
      <w:lvlJc w:val="left"/>
      <w:pPr>
        <w:ind w:left="720" w:hanging="360"/>
      </w:pPr>
      <w:rPr>
        <w:rFonts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722562">
    <w:abstractNumId w:val="3"/>
  </w:num>
  <w:num w:numId="2" w16cid:durableId="40520125">
    <w:abstractNumId w:val="6"/>
  </w:num>
  <w:num w:numId="3" w16cid:durableId="1504318238">
    <w:abstractNumId w:val="1"/>
  </w:num>
  <w:num w:numId="4" w16cid:durableId="1606230246">
    <w:abstractNumId w:val="5"/>
  </w:num>
  <w:num w:numId="5" w16cid:durableId="734740861">
    <w:abstractNumId w:val="11"/>
  </w:num>
  <w:num w:numId="6" w16cid:durableId="1193878392">
    <w:abstractNumId w:val="0"/>
  </w:num>
  <w:num w:numId="7" w16cid:durableId="765417693">
    <w:abstractNumId w:val="9"/>
  </w:num>
  <w:num w:numId="8" w16cid:durableId="572549642">
    <w:abstractNumId w:val="4"/>
  </w:num>
  <w:num w:numId="9" w16cid:durableId="1943881257">
    <w:abstractNumId w:val="7"/>
  </w:num>
  <w:num w:numId="10" w16cid:durableId="549343965">
    <w:abstractNumId w:val="10"/>
  </w:num>
  <w:num w:numId="11" w16cid:durableId="247620185">
    <w:abstractNumId w:val="8"/>
  </w:num>
  <w:num w:numId="12" w16cid:durableId="211500851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ANG ZIHAO#">
    <w15:presenceInfo w15:providerId="AD" w15:userId="S::ZIHAO014@e.ntu.edu.sg::4f62dce8-3573-44f9-b9f0-3fdd1aae867f"/>
  </w15:person>
  <w15:person w15:author="Jue Tao Lim (Asst Prof)">
    <w15:presenceInfo w15:providerId="AD" w15:userId="S::juetao.lim@staff.main.ntu.edu.sg::c0a2fae7-5994-4aff-a32a-1c1725a35f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D60"/>
    <w:rsid w:val="000002B9"/>
    <w:rsid w:val="00000367"/>
    <w:rsid w:val="00000B87"/>
    <w:rsid w:val="00001064"/>
    <w:rsid w:val="000011E7"/>
    <w:rsid w:val="0001227B"/>
    <w:rsid w:val="00015661"/>
    <w:rsid w:val="000168AA"/>
    <w:rsid w:val="00016D38"/>
    <w:rsid w:val="00022A37"/>
    <w:rsid w:val="00023755"/>
    <w:rsid w:val="00027E42"/>
    <w:rsid w:val="00031F54"/>
    <w:rsid w:val="00031FB0"/>
    <w:rsid w:val="00031FFC"/>
    <w:rsid w:val="00034933"/>
    <w:rsid w:val="000365A1"/>
    <w:rsid w:val="00037B19"/>
    <w:rsid w:val="00041CB7"/>
    <w:rsid w:val="00043590"/>
    <w:rsid w:val="00044D07"/>
    <w:rsid w:val="00050497"/>
    <w:rsid w:val="0005212D"/>
    <w:rsid w:val="00054123"/>
    <w:rsid w:val="00057E4D"/>
    <w:rsid w:val="00057F8B"/>
    <w:rsid w:val="000619E7"/>
    <w:rsid w:val="00065E5D"/>
    <w:rsid w:val="00066CFD"/>
    <w:rsid w:val="00073F9A"/>
    <w:rsid w:val="00075D2F"/>
    <w:rsid w:val="000817C8"/>
    <w:rsid w:val="00082172"/>
    <w:rsid w:val="00082246"/>
    <w:rsid w:val="00082F91"/>
    <w:rsid w:val="00083953"/>
    <w:rsid w:val="00083C2D"/>
    <w:rsid w:val="00085099"/>
    <w:rsid w:val="00087DCE"/>
    <w:rsid w:val="00091063"/>
    <w:rsid w:val="00092D96"/>
    <w:rsid w:val="0009393F"/>
    <w:rsid w:val="00093B39"/>
    <w:rsid w:val="000A58B6"/>
    <w:rsid w:val="000A5947"/>
    <w:rsid w:val="000A63F5"/>
    <w:rsid w:val="000A7796"/>
    <w:rsid w:val="000B0C7C"/>
    <w:rsid w:val="000B2091"/>
    <w:rsid w:val="000B2196"/>
    <w:rsid w:val="000B2C34"/>
    <w:rsid w:val="000B517A"/>
    <w:rsid w:val="000B5E9B"/>
    <w:rsid w:val="000B6095"/>
    <w:rsid w:val="000B68AF"/>
    <w:rsid w:val="000B6CA6"/>
    <w:rsid w:val="000C4B10"/>
    <w:rsid w:val="000C5BDB"/>
    <w:rsid w:val="000C6C06"/>
    <w:rsid w:val="000D0173"/>
    <w:rsid w:val="000D0539"/>
    <w:rsid w:val="000D1389"/>
    <w:rsid w:val="000D2F9A"/>
    <w:rsid w:val="000D3207"/>
    <w:rsid w:val="000D3B8B"/>
    <w:rsid w:val="000D472A"/>
    <w:rsid w:val="000D5A6E"/>
    <w:rsid w:val="000E2764"/>
    <w:rsid w:val="000E3930"/>
    <w:rsid w:val="000E4D10"/>
    <w:rsid w:val="000E6033"/>
    <w:rsid w:val="000F02D3"/>
    <w:rsid w:val="000F2664"/>
    <w:rsid w:val="00100A3D"/>
    <w:rsid w:val="001010DC"/>
    <w:rsid w:val="001037C7"/>
    <w:rsid w:val="001039C4"/>
    <w:rsid w:val="00103DD6"/>
    <w:rsid w:val="0010455E"/>
    <w:rsid w:val="00105447"/>
    <w:rsid w:val="00107DD5"/>
    <w:rsid w:val="001103C5"/>
    <w:rsid w:val="00117036"/>
    <w:rsid w:val="001208FB"/>
    <w:rsid w:val="00120C1E"/>
    <w:rsid w:val="0012326D"/>
    <w:rsid w:val="00125247"/>
    <w:rsid w:val="00126C1E"/>
    <w:rsid w:val="00133CB1"/>
    <w:rsid w:val="001347D3"/>
    <w:rsid w:val="00134CA6"/>
    <w:rsid w:val="00136FFC"/>
    <w:rsid w:val="001418F7"/>
    <w:rsid w:val="00142F23"/>
    <w:rsid w:val="00145B28"/>
    <w:rsid w:val="00145FC1"/>
    <w:rsid w:val="0014609D"/>
    <w:rsid w:val="0015289E"/>
    <w:rsid w:val="0015330D"/>
    <w:rsid w:val="001562F4"/>
    <w:rsid w:val="001603F1"/>
    <w:rsid w:val="001607B0"/>
    <w:rsid w:val="0016421E"/>
    <w:rsid w:val="0016426E"/>
    <w:rsid w:val="00166618"/>
    <w:rsid w:val="0017151D"/>
    <w:rsid w:val="001725A7"/>
    <w:rsid w:val="00172C46"/>
    <w:rsid w:val="0017364B"/>
    <w:rsid w:val="00174FFD"/>
    <w:rsid w:val="00180D81"/>
    <w:rsid w:val="0018397F"/>
    <w:rsid w:val="001865E6"/>
    <w:rsid w:val="001877D0"/>
    <w:rsid w:val="00192AEF"/>
    <w:rsid w:val="00195D4B"/>
    <w:rsid w:val="00197188"/>
    <w:rsid w:val="001A06DF"/>
    <w:rsid w:val="001A0806"/>
    <w:rsid w:val="001A0F05"/>
    <w:rsid w:val="001A3A09"/>
    <w:rsid w:val="001A46C2"/>
    <w:rsid w:val="001A46CA"/>
    <w:rsid w:val="001A602D"/>
    <w:rsid w:val="001B1AF9"/>
    <w:rsid w:val="001B419D"/>
    <w:rsid w:val="001B42F2"/>
    <w:rsid w:val="001B69F5"/>
    <w:rsid w:val="001B74CC"/>
    <w:rsid w:val="001B7796"/>
    <w:rsid w:val="001C04B4"/>
    <w:rsid w:val="001C0CAA"/>
    <w:rsid w:val="001C2A98"/>
    <w:rsid w:val="001C3AEF"/>
    <w:rsid w:val="001C49F2"/>
    <w:rsid w:val="001C5208"/>
    <w:rsid w:val="001C5B10"/>
    <w:rsid w:val="001C72D5"/>
    <w:rsid w:val="001D18D4"/>
    <w:rsid w:val="001D2DB4"/>
    <w:rsid w:val="001D32AD"/>
    <w:rsid w:val="001D490E"/>
    <w:rsid w:val="001D4FFF"/>
    <w:rsid w:val="001D733D"/>
    <w:rsid w:val="001E0698"/>
    <w:rsid w:val="001E1900"/>
    <w:rsid w:val="001E2C2E"/>
    <w:rsid w:val="001E429F"/>
    <w:rsid w:val="001E4905"/>
    <w:rsid w:val="001E4919"/>
    <w:rsid w:val="001E6951"/>
    <w:rsid w:val="001E6F22"/>
    <w:rsid w:val="001F071A"/>
    <w:rsid w:val="001F3879"/>
    <w:rsid w:val="001F6852"/>
    <w:rsid w:val="002007DE"/>
    <w:rsid w:val="00200AD7"/>
    <w:rsid w:val="00204018"/>
    <w:rsid w:val="00205B82"/>
    <w:rsid w:val="0021034B"/>
    <w:rsid w:val="002122B2"/>
    <w:rsid w:val="00216CC3"/>
    <w:rsid w:val="00217E47"/>
    <w:rsid w:val="00220104"/>
    <w:rsid w:val="0022188C"/>
    <w:rsid w:val="002234CF"/>
    <w:rsid w:val="00223F73"/>
    <w:rsid w:val="0022598D"/>
    <w:rsid w:val="0022627D"/>
    <w:rsid w:val="00230338"/>
    <w:rsid w:val="0023165B"/>
    <w:rsid w:val="00231712"/>
    <w:rsid w:val="00231ACA"/>
    <w:rsid w:val="0023779A"/>
    <w:rsid w:val="00243D2B"/>
    <w:rsid w:val="00244995"/>
    <w:rsid w:val="00246CE3"/>
    <w:rsid w:val="002471C6"/>
    <w:rsid w:val="002524D9"/>
    <w:rsid w:val="002533F2"/>
    <w:rsid w:val="0025496A"/>
    <w:rsid w:val="00256035"/>
    <w:rsid w:val="002571B8"/>
    <w:rsid w:val="00262B6F"/>
    <w:rsid w:val="00263500"/>
    <w:rsid w:val="002760E7"/>
    <w:rsid w:val="00276DCE"/>
    <w:rsid w:val="00284461"/>
    <w:rsid w:val="00284E15"/>
    <w:rsid w:val="00287C10"/>
    <w:rsid w:val="00290CEC"/>
    <w:rsid w:val="00292B9B"/>
    <w:rsid w:val="00294DE8"/>
    <w:rsid w:val="0029501D"/>
    <w:rsid w:val="00296655"/>
    <w:rsid w:val="002A0863"/>
    <w:rsid w:val="002A0AB1"/>
    <w:rsid w:val="002A0E4F"/>
    <w:rsid w:val="002A1438"/>
    <w:rsid w:val="002A17D7"/>
    <w:rsid w:val="002B358A"/>
    <w:rsid w:val="002B5310"/>
    <w:rsid w:val="002B6514"/>
    <w:rsid w:val="002B77C6"/>
    <w:rsid w:val="002C1836"/>
    <w:rsid w:val="002C1F75"/>
    <w:rsid w:val="002C307A"/>
    <w:rsid w:val="002C3F2C"/>
    <w:rsid w:val="002C711F"/>
    <w:rsid w:val="002D209E"/>
    <w:rsid w:val="002D2910"/>
    <w:rsid w:val="002D3225"/>
    <w:rsid w:val="002D4C92"/>
    <w:rsid w:val="002D65F1"/>
    <w:rsid w:val="002E5F02"/>
    <w:rsid w:val="002E745F"/>
    <w:rsid w:val="002E75F9"/>
    <w:rsid w:val="002E7667"/>
    <w:rsid w:val="002F1474"/>
    <w:rsid w:val="002F1936"/>
    <w:rsid w:val="00302302"/>
    <w:rsid w:val="00307824"/>
    <w:rsid w:val="00307F2B"/>
    <w:rsid w:val="00312202"/>
    <w:rsid w:val="00312668"/>
    <w:rsid w:val="00314AD7"/>
    <w:rsid w:val="0031528B"/>
    <w:rsid w:val="00316933"/>
    <w:rsid w:val="00316FC4"/>
    <w:rsid w:val="00317E25"/>
    <w:rsid w:val="00322A6A"/>
    <w:rsid w:val="00323B5D"/>
    <w:rsid w:val="00323D87"/>
    <w:rsid w:val="00326421"/>
    <w:rsid w:val="00327ED6"/>
    <w:rsid w:val="003300DF"/>
    <w:rsid w:val="00331A4D"/>
    <w:rsid w:val="003323E8"/>
    <w:rsid w:val="00332AD8"/>
    <w:rsid w:val="00336842"/>
    <w:rsid w:val="00337290"/>
    <w:rsid w:val="00343145"/>
    <w:rsid w:val="0034614B"/>
    <w:rsid w:val="00346D43"/>
    <w:rsid w:val="00352394"/>
    <w:rsid w:val="00354E6D"/>
    <w:rsid w:val="003561F6"/>
    <w:rsid w:val="00361ACA"/>
    <w:rsid w:val="00362BD9"/>
    <w:rsid w:val="00366B64"/>
    <w:rsid w:val="003724F1"/>
    <w:rsid w:val="00373D9B"/>
    <w:rsid w:val="00375E2D"/>
    <w:rsid w:val="00381301"/>
    <w:rsid w:val="00382719"/>
    <w:rsid w:val="00382F63"/>
    <w:rsid w:val="00384784"/>
    <w:rsid w:val="00386D7F"/>
    <w:rsid w:val="00393D45"/>
    <w:rsid w:val="00397C46"/>
    <w:rsid w:val="003A66F0"/>
    <w:rsid w:val="003B0090"/>
    <w:rsid w:val="003B3837"/>
    <w:rsid w:val="003B3ECE"/>
    <w:rsid w:val="003B6AF3"/>
    <w:rsid w:val="003B6C8E"/>
    <w:rsid w:val="003C0EAB"/>
    <w:rsid w:val="003C1026"/>
    <w:rsid w:val="003C154F"/>
    <w:rsid w:val="003C1DA1"/>
    <w:rsid w:val="003C1F45"/>
    <w:rsid w:val="003C2F9C"/>
    <w:rsid w:val="003C479B"/>
    <w:rsid w:val="003C5358"/>
    <w:rsid w:val="003C5487"/>
    <w:rsid w:val="003C574C"/>
    <w:rsid w:val="003C68DB"/>
    <w:rsid w:val="003C774C"/>
    <w:rsid w:val="003D0D91"/>
    <w:rsid w:val="003E5A93"/>
    <w:rsid w:val="003E6766"/>
    <w:rsid w:val="003E7919"/>
    <w:rsid w:val="003F1772"/>
    <w:rsid w:val="003F6D21"/>
    <w:rsid w:val="003F738F"/>
    <w:rsid w:val="0040013C"/>
    <w:rsid w:val="004033EF"/>
    <w:rsid w:val="00412EF9"/>
    <w:rsid w:val="004170F9"/>
    <w:rsid w:val="00421EF4"/>
    <w:rsid w:val="00422602"/>
    <w:rsid w:val="004229CD"/>
    <w:rsid w:val="00424AA7"/>
    <w:rsid w:val="00424CFE"/>
    <w:rsid w:val="004255D7"/>
    <w:rsid w:val="00427CAD"/>
    <w:rsid w:val="004310FE"/>
    <w:rsid w:val="004338C0"/>
    <w:rsid w:val="00434D86"/>
    <w:rsid w:val="004357BD"/>
    <w:rsid w:val="00441F55"/>
    <w:rsid w:val="004455A5"/>
    <w:rsid w:val="00451B05"/>
    <w:rsid w:val="0045240B"/>
    <w:rsid w:val="004537C5"/>
    <w:rsid w:val="004546A0"/>
    <w:rsid w:val="004552EC"/>
    <w:rsid w:val="00455976"/>
    <w:rsid w:val="00457632"/>
    <w:rsid w:val="00461C6E"/>
    <w:rsid w:val="00461F5B"/>
    <w:rsid w:val="0046289A"/>
    <w:rsid w:val="004652A3"/>
    <w:rsid w:val="00466C02"/>
    <w:rsid w:val="00466F8F"/>
    <w:rsid w:val="00470308"/>
    <w:rsid w:val="00470E10"/>
    <w:rsid w:val="00472E62"/>
    <w:rsid w:val="0047364E"/>
    <w:rsid w:val="00474003"/>
    <w:rsid w:val="004767AA"/>
    <w:rsid w:val="00476877"/>
    <w:rsid w:val="00482565"/>
    <w:rsid w:val="00482931"/>
    <w:rsid w:val="00484566"/>
    <w:rsid w:val="0048457F"/>
    <w:rsid w:val="004849EC"/>
    <w:rsid w:val="00486EEC"/>
    <w:rsid w:val="004A1280"/>
    <w:rsid w:val="004A153B"/>
    <w:rsid w:val="004A69F6"/>
    <w:rsid w:val="004A7541"/>
    <w:rsid w:val="004B0BAC"/>
    <w:rsid w:val="004B4982"/>
    <w:rsid w:val="004B51DD"/>
    <w:rsid w:val="004B5BBB"/>
    <w:rsid w:val="004C12BA"/>
    <w:rsid w:val="004C2919"/>
    <w:rsid w:val="004C7289"/>
    <w:rsid w:val="004D2620"/>
    <w:rsid w:val="004E2320"/>
    <w:rsid w:val="004E268F"/>
    <w:rsid w:val="004E2A7F"/>
    <w:rsid w:val="004E37AF"/>
    <w:rsid w:val="004E440B"/>
    <w:rsid w:val="004E49BA"/>
    <w:rsid w:val="004E5A57"/>
    <w:rsid w:val="004E67CA"/>
    <w:rsid w:val="004E7050"/>
    <w:rsid w:val="004F1CFD"/>
    <w:rsid w:val="004F3D14"/>
    <w:rsid w:val="004F4B9C"/>
    <w:rsid w:val="004F5F5C"/>
    <w:rsid w:val="004F6BDC"/>
    <w:rsid w:val="00501720"/>
    <w:rsid w:val="00506AFF"/>
    <w:rsid w:val="00507315"/>
    <w:rsid w:val="00511992"/>
    <w:rsid w:val="005135FC"/>
    <w:rsid w:val="00514AEE"/>
    <w:rsid w:val="005158B5"/>
    <w:rsid w:val="0051618A"/>
    <w:rsid w:val="00516EB7"/>
    <w:rsid w:val="00520819"/>
    <w:rsid w:val="005215DC"/>
    <w:rsid w:val="00521FE0"/>
    <w:rsid w:val="00522393"/>
    <w:rsid w:val="00522427"/>
    <w:rsid w:val="00523A73"/>
    <w:rsid w:val="00527784"/>
    <w:rsid w:val="0053170E"/>
    <w:rsid w:val="0053346B"/>
    <w:rsid w:val="0053362F"/>
    <w:rsid w:val="00534B8C"/>
    <w:rsid w:val="00535D63"/>
    <w:rsid w:val="005368DE"/>
    <w:rsid w:val="00536FF5"/>
    <w:rsid w:val="0053775C"/>
    <w:rsid w:val="005411A9"/>
    <w:rsid w:val="00541748"/>
    <w:rsid w:val="005432EB"/>
    <w:rsid w:val="00545B96"/>
    <w:rsid w:val="0054651B"/>
    <w:rsid w:val="00546DEA"/>
    <w:rsid w:val="005473E4"/>
    <w:rsid w:val="0055035C"/>
    <w:rsid w:val="00550ABE"/>
    <w:rsid w:val="00555DBD"/>
    <w:rsid w:val="0055619E"/>
    <w:rsid w:val="00556849"/>
    <w:rsid w:val="00562577"/>
    <w:rsid w:val="00563210"/>
    <w:rsid w:val="00563FF5"/>
    <w:rsid w:val="0056516E"/>
    <w:rsid w:val="0057275E"/>
    <w:rsid w:val="0057315F"/>
    <w:rsid w:val="00573B0B"/>
    <w:rsid w:val="00577E90"/>
    <w:rsid w:val="005806F6"/>
    <w:rsid w:val="00580754"/>
    <w:rsid w:val="005815FB"/>
    <w:rsid w:val="005930C4"/>
    <w:rsid w:val="005941AE"/>
    <w:rsid w:val="005976C8"/>
    <w:rsid w:val="00597D17"/>
    <w:rsid w:val="005A070B"/>
    <w:rsid w:val="005A19F4"/>
    <w:rsid w:val="005A2685"/>
    <w:rsid w:val="005A6FEA"/>
    <w:rsid w:val="005A7DC8"/>
    <w:rsid w:val="005B07EA"/>
    <w:rsid w:val="005B15BD"/>
    <w:rsid w:val="005B2DA0"/>
    <w:rsid w:val="005B3659"/>
    <w:rsid w:val="005C0A50"/>
    <w:rsid w:val="005C1307"/>
    <w:rsid w:val="005C4F92"/>
    <w:rsid w:val="005D0C68"/>
    <w:rsid w:val="005D100A"/>
    <w:rsid w:val="005D1DAA"/>
    <w:rsid w:val="005D41E3"/>
    <w:rsid w:val="005D5687"/>
    <w:rsid w:val="005D7DAD"/>
    <w:rsid w:val="005E0B1D"/>
    <w:rsid w:val="005E4A82"/>
    <w:rsid w:val="005E6D8E"/>
    <w:rsid w:val="005F04E5"/>
    <w:rsid w:val="005F0A0A"/>
    <w:rsid w:val="00600B13"/>
    <w:rsid w:val="00602438"/>
    <w:rsid w:val="00605005"/>
    <w:rsid w:val="006108A8"/>
    <w:rsid w:val="00613390"/>
    <w:rsid w:val="0061473F"/>
    <w:rsid w:val="006173E0"/>
    <w:rsid w:val="00620092"/>
    <w:rsid w:val="006207F8"/>
    <w:rsid w:val="00624970"/>
    <w:rsid w:val="00624F97"/>
    <w:rsid w:val="0062623D"/>
    <w:rsid w:val="00630081"/>
    <w:rsid w:val="006300FE"/>
    <w:rsid w:val="00630916"/>
    <w:rsid w:val="00630BF1"/>
    <w:rsid w:val="00631102"/>
    <w:rsid w:val="006347AD"/>
    <w:rsid w:val="00636065"/>
    <w:rsid w:val="00636A7E"/>
    <w:rsid w:val="0063767C"/>
    <w:rsid w:val="006403AC"/>
    <w:rsid w:val="006425C4"/>
    <w:rsid w:val="00642C7B"/>
    <w:rsid w:val="00644924"/>
    <w:rsid w:val="00645E56"/>
    <w:rsid w:val="00650E1A"/>
    <w:rsid w:val="00654ED9"/>
    <w:rsid w:val="00656223"/>
    <w:rsid w:val="006577E5"/>
    <w:rsid w:val="00657D4D"/>
    <w:rsid w:val="00657F0B"/>
    <w:rsid w:val="00666432"/>
    <w:rsid w:val="00666618"/>
    <w:rsid w:val="00667406"/>
    <w:rsid w:val="00667B3B"/>
    <w:rsid w:val="0067174C"/>
    <w:rsid w:val="0067361D"/>
    <w:rsid w:val="00673ADF"/>
    <w:rsid w:val="00673DDD"/>
    <w:rsid w:val="00676803"/>
    <w:rsid w:val="00680986"/>
    <w:rsid w:val="006904A8"/>
    <w:rsid w:val="00690AB2"/>
    <w:rsid w:val="0069179E"/>
    <w:rsid w:val="0069221B"/>
    <w:rsid w:val="00694DF0"/>
    <w:rsid w:val="006958AC"/>
    <w:rsid w:val="0069695C"/>
    <w:rsid w:val="00697102"/>
    <w:rsid w:val="006A2A59"/>
    <w:rsid w:val="006A5D60"/>
    <w:rsid w:val="006B0495"/>
    <w:rsid w:val="006B3CA1"/>
    <w:rsid w:val="006B564D"/>
    <w:rsid w:val="006B5BE6"/>
    <w:rsid w:val="006B5F85"/>
    <w:rsid w:val="006B751E"/>
    <w:rsid w:val="006B7C58"/>
    <w:rsid w:val="006C005B"/>
    <w:rsid w:val="006C035E"/>
    <w:rsid w:val="006C092A"/>
    <w:rsid w:val="006C0BE4"/>
    <w:rsid w:val="006C157E"/>
    <w:rsid w:val="006C22C1"/>
    <w:rsid w:val="006C3307"/>
    <w:rsid w:val="006C5FAD"/>
    <w:rsid w:val="006C6B2C"/>
    <w:rsid w:val="006D0175"/>
    <w:rsid w:val="006D2FB1"/>
    <w:rsid w:val="006D3C7E"/>
    <w:rsid w:val="006E0D5A"/>
    <w:rsid w:val="006E122F"/>
    <w:rsid w:val="006E4C38"/>
    <w:rsid w:val="006F3684"/>
    <w:rsid w:val="006F3DA6"/>
    <w:rsid w:val="006F4CA0"/>
    <w:rsid w:val="006F7EBA"/>
    <w:rsid w:val="007024DB"/>
    <w:rsid w:val="00703A7C"/>
    <w:rsid w:val="00704466"/>
    <w:rsid w:val="00711AFD"/>
    <w:rsid w:val="00711F74"/>
    <w:rsid w:val="00713935"/>
    <w:rsid w:val="0071621A"/>
    <w:rsid w:val="007208A6"/>
    <w:rsid w:val="00720BC0"/>
    <w:rsid w:val="00723002"/>
    <w:rsid w:val="0072592E"/>
    <w:rsid w:val="007264D7"/>
    <w:rsid w:val="00726BD0"/>
    <w:rsid w:val="00727618"/>
    <w:rsid w:val="00730A1D"/>
    <w:rsid w:val="0073291E"/>
    <w:rsid w:val="007329A5"/>
    <w:rsid w:val="0073529F"/>
    <w:rsid w:val="007353EA"/>
    <w:rsid w:val="007366BF"/>
    <w:rsid w:val="00741952"/>
    <w:rsid w:val="00741E14"/>
    <w:rsid w:val="00742D65"/>
    <w:rsid w:val="00743CE1"/>
    <w:rsid w:val="007525AC"/>
    <w:rsid w:val="007536FD"/>
    <w:rsid w:val="00755701"/>
    <w:rsid w:val="00756C05"/>
    <w:rsid w:val="00756FF7"/>
    <w:rsid w:val="0075770A"/>
    <w:rsid w:val="00757D3F"/>
    <w:rsid w:val="007600B7"/>
    <w:rsid w:val="00761292"/>
    <w:rsid w:val="007618A6"/>
    <w:rsid w:val="00771ED2"/>
    <w:rsid w:val="00774407"/>
    <w:rsid w:val="00776901"/>
    <w:rsid w:val="00776D62"/>
    <w:rsid w:val="007864C5"/>
    <w:rsid w:val="00786DEB"/>
    <w:rsid w:val="00791B5F"/>
    <w:rsid w:val="0079342B"/>
    <w:rsid w:val="007936D3"/>
    <w:rsid w:val="007966E6"/>
    <w:rsid w:val="007A1CA7"/>
    <w:rsid w:val="007A2524"/>
    <w:rsid w:val="007A2CD9"/>
    <w:rsid w:val="007A3C76"/>
    <w:rsid w:val="007A6006"/>
    <w:rsid w:val="007A68EB"/>
    <w:rsid w:val="007B7293"/>
    <w:rsid w:val="007B72A2"/>
    <w:rsid w:val="007B7461"/>
    <w:rsid w:val="007C1062"/>
    <w:rsid w:val="007C2D95"/>
    <w:rsid w:val="007C39C6"/>
    <w:rsid w:val="007C6FE8"/>
    <w:rsid w:val="007D28FF"/>
    <w:rsid w:val="007D485A"/>
    <w:rsid w:val="007D79BF"/>
    <w:rsid w:val="007E031A"/>
    <w:rsid w:val="007E0458"/>
    <w:rsid w:val="007E095B"/>
    <w:rsid w:val="007E1695"/>
    <w:rsid w:val="007E3DC8"/>
    <w:rsid w:val="007E4261"/>
    <w:rsid w:val="007E4CF9"/>
    <w:rsid w:val="007E5D03"/>
    <w:rsid w:val="007E6E97"/>
    <w:rsid w:val="007E7B65"/>
    <w:rsid w:val="007F3A98"/>
    <w:rsid w:val="007F52B8"/>
    <w:rsid w:val="007F5429"/>
    <w:rsid w:val="00802477"/>
    <w:rsid w:val="00804703"/>
    <w:rsid w:val="00806122"/>
    <w:rsid w:val="00806315"/>
    <w:rsid w:val="00807A44"/>
    <w:rsid w:val="0081102F"/>
    <w:rsid w:val="00813523"/>
    <w:rsid w:val="00814883"/>
    <w:rsid w:val="0082218B"/>
    <w:rsid w:val="008235D5"/>
    <w:rsid w:val="008241F9"/>
    <w:rsid w:val="008258EF"/>
    <w:rsid w:val="00837393"/>
    <w:rsid w:val="0084213D"/>
    <w:rsid w:val="00845A30"/>
    <w:rsid w:val="00847CF3"/>
    <w:rsid w:val="00850B7F"/>
    <w:rsid w:val="00850BB6"/>
    <w:rsid w:val="0085250B"/>
    <w:rsid w:val="008550FB"/>
    <w:rsid w:val="008563EC"/>
    <w:rsid w:val="008576F9"/>
    <w:rsid w:val="00864286"/>
    <w:rsid w:val="00870795"/>
    <w:rsid w:val="008725AE"/>
    <w:rsid w:val="00877A9C"/>
    <w:rsid w:val="00880CDF"/>
    <w:rsid w:val="008865F3"/>
    <w:rsid w:val="00886E3E"/>
    <w:rsid w:val="008925D7"/>
    <w:rsid w:val="008970E9"/>
    <w:rsid w:val="008A34F1"/>
    <w:rsid w:val="008A698F"/>
    <w:rsid w:val="008B3A67"/>
    <w:rsid w:val="008B7F26"/>
    <w:rsid w:val="008C079B"/>
    <w:rsid w:val="008C1FAA"/>
    <w:rsid w:val="008C20BF"/>
    <w:rsid w:val="008C2AAA"/>
    <w:rsid w:val="008C2E97"/>
    <w:rsid w:val="008C3C96"/>
    <w:rsid w:val="008C59CC"/>
    <w:rsid w:val="008C6D37"/>
    <w:rsid w:val="008C6EE0"/>
    <w:rsid w:val="008D037C"/>
    <w:rsid w:val="008D3D88"/>
    <w:rsid w:val="008E1F71"/>
    <w:rsid w:val="008E5752"/>
    <w:rsid w:val="008E6B37"/>
    <w:rsid w:val="008F09CA"/>
    <w:rsid w:val="008F1059"/>
    <w:rsid w:val="008F4663"/>
    <w:rsid w:val="008F6928"/>
    <w:rsid w:val="00900927"/>
    <w:rsid w:val="00903129"/>
    <w:rsid w:val="0090359A"/>
    <w:rsid w:val="00904D80"/>
    <w:rsid w:val="00906C91"/>
    <w:rsid w:val="009103F4"/>
    <w:rsid w:val="00910847"/>
    <w:rsid w:val="00911EE4"/>
    <w:rsid w:val="00912190"/>
    <w:rsid w:val="00913702"/>
    <w:rsid w:val="00913825"/>
    <w:rsid w:val="00913B7B"/>
    <w:rsid w:val="00914662"/>
    <w:rsid w:val="00915968"/>
    <w:rsid w:val="00921697"/>
    <w:rsid w:val="00924173"/>
    <w:rsid w:val="009258A1"/>
    <w:rsid w:val="00930553"/>
    <w:rsid w:val="00930B14"/>
    <w:rsid w:val="009324AB"/>
    <w:rsid w:val="00932C73"/>
    <w:rsid w:val="00934849"/>
    <w:rsid w:val="00935B3B"/>
    <w:rsid w:val="00940255"/>
    <w:rsid w:val="00941308"/>
    <w:rsid w:val="00941EFD"/>
    <w:rsid w:val="0094275B"/>
    <w:rsid w:val="0094374F"/>
    <w:rsid w:val="009550C6"/>
    <w:rsid w:val="009644D7"/>
    <w:rsid w:val="00964649"/>
    <w:rsid w:val="00965A3A"/>
    <w:rsid w:val="00965D6B"/>
    <w:rsid w:val="009662DC"/>
    <w:rsid w:val="00967424"/>
    <w:rsid w:val="009701A4"/>
    <w:rsid w:val="009712C4"/>
    <w:rsid w:val="00973822"/>
    <w:rsid w:val="00974C47"/>
    <w:rsid w:val="009758E2"/>
    <w:rsid w:val="00975D8F"/>
    <w:rsid w:val="00976368"/>
    <w:rsid w:val="0097696D"/>
    <w:rsid w:val="00976A2C"/>
    <w:rsid w:val="00982EEF"/>
    <w:rsid w:val="00983B32"/>
    <w:rsid w:val="00983D4D"/>
    <w:rsid w:val="00986483"/>
    <w:rsid w:val="00986BC4"/>
    <w:rsid w:val="009A302F"/>
    <w:rsid w:val="009A7DB9"/>
    <w:rsid w:val="009B0B76"/>
    <w:rsid w:val="009B54A6"/>
    <w:rsid w:val="009B5F59"/>
    <w:rsid w:val="009B6B32"/>
    <w:rsid w:val="009C0A6F"/>
    <w:rsid w:val="009C1D0D"/>
    <w:rsid w:val="009C1E9E"/>
    <w:rsid w:val="009C2B9F"/>
    <w:rsid w:val="009C3CAD"/>
    <w:rsid w:val="009C4277"/>
    <w:rsid w:val="009C521A"/>
    <w:rsid w:val="009C670F"/>
    <w:rsid w:val="009C6B65"/>
    <w:rsid w:val="009D11CF"/>
    <w:rsid w:val="009D5228"/>
    <w:rsid w:val="009D6318"/>
    <w:rsid w:val="009E1546"/>
    <w:rsid w:val="009E383B"/>
    <w:rsid w:val="009E6324"/>
    <w:rsid w:val="009F241E"/>
    <w:rsid w:val="009F77D3"/>
    <w:rsid w:val="00A00613"/>
    <w:rsid w:val="00A00B50"/>
    <w:rsid w:val="00A0226D"/>
    <w:rsid w:val="00A02DA0"/>
    <w:rsid w:val="00A03255"/>
    <w:rsid w:val="00A05668"/>
    <w:rsid w:val="00A07988"/>
    <w:rsid w:val="00A10919"/>
    <w:rsid w:val="00A10A3B"/>
    <w:rsid w:val="00A12024"/>
    <w:rsid w:val="00A12576"/>
    <w:rsid w:val="00A12ED7"/>
    <w:rsid w:val="00A20A5A"/>
    <w:rsid w:val="00A20CA5"/>
    <w:rsid w:val="00A219CE"/>
    <w:rsid w:val="00A21F28"/>
    <w:rsid w:val="00A21F6D"/>
    <w:rsid w:val="00A26C1F"/>
    <w:rsid w:val="00A34C1D"/>
    <w:rsid w:val="00A34CA0"/>
    <w:rsid w:val="00A37609"/>
    <w:rsid w:val="00A41379"/>
    <w:rsid w:val="00A42434"/>
    <w:rsid w:val="00A457AA"/>
    <w:rsid w:val="00A4621E"/>
    <w:rsid w:val="00A50F85"/>
    <w:rsid w:val="00A51483"/>
    <w:rsid w:val="00A5237B"/>
    <w:rsid w:val="00A57C85"/>
    <w:rsid w:val="00A60259"/>
    <w:rsid w:val="00A6038C"/>
    <w:rsid w:val="00A60FE9"/>
    <w:rsid w:val="00A6197D"/>
    <w:rsid w:val="00A64C35"/>
    <w:rsid w:val="00A65732"/>
    <w:rsid w:val="00A66D24"/>
    <w:rsid w:val="00A70850"/>
    <w:rsid w:val="00A73305"/>
    <w:rsid w:val="00A76F55"/>
    <w:rsid w:val="00A7709F"/>
    <w:rsid w:val="00A83A09"/>
    <w:rsid w:val="00A840F3"/>
    <w:rsid w:val="00A9220E"/>
    <w:rsid w:val="00A95D21"/>
    <w:rsid w:val="00A96A92"/>
    <w:rsid w:val="00A97EEB"/>
    <w:rsid w:val="00AA2F44"/>
    <w:rsid w:val="00AA2F91"/>
    <w:rsid w:val="00AA3D24"/>
    <w:rsid w:val="00AA5371"/>
    <w:rsid w:val="00AA5C7A"/>
    <w:rsid w:val="00AB02ED"/>
    <w:rsid w:val="00AB0572"/>
    <w:rsid w:val="00AB0FC4"/>
    <w:rsid w:val="00AB1E71"/>
    <w:rsid w:val="00AB3080"/>
    <w:rsid w:val="00AB382D"/>
    <w:rsid w:val="00AC07E2"/>
    <w:rsid w:val="00AC7158"/>
    <w:rsid w:val="00AD0350"/>
    <w:rsid w:val="00AD0C45"/>
    <w:rsid w:val="00AD2004"/>
    <w:rsid w:val="00AD2FFE"/>
    <w:rsid w:val="00AD417C"/>
    <w:rsid w:val="00AD793A"/>
    <w:rsid w:val="00AE4378"/>
    <w:rsid w:val="00AE58D0"/>
    <w:rsid w:val="00AE6456"/>
    <w:rsid w:val="00AF17D8"/>
    <w:rsid w:val="00AF2ED5"/>
    <w:rsid w:val="00AF681E"/>
    <w:rsid w:val="00AF68CE"/>
    <w:rsid w:val="00B00960"/>
    <w:rsid w:val="00B02227"/>
    <w:rsid w:val="00B025CD"/>
    <w:rsid w:val="00B02D5E"/>
    <w:rsid w:val="00B06488"/>
    <w:rsid w:val="00B07DB4"/>
    <w:rsid w:val="00B1021E"/>
    <w:rsid w:val="00B11432"/>
    <w:rsid w:val="00B1357A"/>
    <w:rsid w:val="00B15A39"/>
    <w:rsid w:val="00B15DD7"/>
    <w:rsid w:val="00B217C7"/>
    <w:rsid w:val="00B22FAA"/>
    <w:rsid w:val="00B23B93"/>
    <w:rsid w:val="00B253A8"/>
    <w:rsid w:val="00B26C1F"/>
    <w:rsid w:val="00B30348"/>
    <w:rsid w:val="00B31011"/>
    <w:rsid w:val="00B3281F"/>
    <w:rsid w:val="00B32B88"/>
    <w:rsid w:val="00B343BC"/>
    <w:rsid w:val="00B35375"/>
    <w:rsid w:val="00B359F4"/>
    <w:rsid w:val="00B424FD"/>
    <w:rsid w:val="00B4426C"/>
    <w:rsid w:val="00B50E2D"/>
    <w:rsid w:val="00B50EBC"/>
    <w:rsid w:val="00B52CB7"/>
    <w:rsid w:val="00B5509E"/>
    <w:rsid w:val="00B603C7"/>
    <w:rsid w:val="00B6206E"/>
    <w:rsid w:val="00B62B04"/>
    <w:rsid w:val="00B63AD2"/>
    <w:rsid w:val="00B65A11"/>
    <w:rsid w:val="00B6611D"/>
    <w:rsid w:val="00B66285"/>
    <w:rsid w:val="00B6733E"/>
    <w:rsid w:val="00B71524"/>
    <w:rsid w:val="00B738A8"/>
    <w:rsid w:val="00B73A18"/>
    <w:rsid w:val="00B76B1E"/>
    <w:rsid w:val="00B80AF6"/>
    <w:rsid w:val="00B83724"/>
    <w:rsid w:val="00B840CE"/>
    <w:rsid w:val="00B86DF0"/>
    <w:rsid w:val="00B87366"/>
    <w:rsid w:val="00B877F5"/>
    <w:rsid w:val="00B93AA7"/>
    <w:rsid w:val="00B961D4"/>
    <w:rsid w:val="00BA1378"/>
    <w:rsid w:val="00BA16BD"/>
    <w:rsid w:val="00BA2AB7"/>
    <w:rsid w:val="00BA4550"/>
    <w:rsid w:val="00BA5DEA"/>
    <w:rsid w:val="00BA61F4"/>
    <w:rsid w:val="00BA7B37"/>
    <w:rsid w:val="00BB1116"/>
    <w:rsid w:val="00BB63F1"/>
    <w:rsid w:val="00BC22E9"/>
    <w:rsid w:val="00BC3218"/>
    <w:rsid w:val="00BC52CE"/>
    <w:rsid w:val="00BC6416"/>
    <w:rsid w:val="00BC6A7A"/>
    <w:rsid w:val="00BC6C09"/>
    <w:rsid w:val="00BD0F57"/>
    <w:rsid w:val="00BD15B2"/>
    <w:rsid w:val="00BD217F"/>
    <w:rsid w:val="00BD2603"/>
    <w:rsid w:val="00BD3365"/>
    <w:rsid w:val="00BD59C2"/>
    <w:rsid w:val="00BD7324"/>
    <w:rsid w:val="00BE3B14"/>
    <w:rsid w:val="00BF1374"/>
    <w:rsid w:val="00BF1819"/>
    <w:rsid w:val="00BF183C"/>
    <w:rsid w:val="00BF2A3D"/>
    <w:rsid w:val="00BF327B"/>
    <w:rsid w:val="00BF3498"/>
    <w:rsid w:val="00BF4DCA"/>
    <w:rsid w:val="00BF4E96"/>
    <w:rsid w:val="00BF5996"/>
    <w:rsid w:val="00BF6FF4"/>
    <w:rsid w:val="00BF7575"/>
    <w:rsid w:val="00C00678"/>
    <w:rsid w:val="00C007FC"/>
    <w:rsid w:val="00C0220D"/>
    <w:rsid w:val="00C02878"/>
    <w:rsid w:val="00C03E6D"/>
    <w:rsid w:val="00C04989"/>
    <w:rsid w:val="00C052D4"/>
    <w:rsid w:val="00C066BD"/>
    <w:rsid w:val="00C1279E"/>
    <w:rsid w:val="00C127A2"/>
    <w:rsid w:val="00C17699"/>
    <w:rsid w:val="00C178A6"/>
    <w:rsid w:val="00C17A34"/>
    <w:rsid w:val="00C2139E"/>
    <w:rsid w:val="00C2176F"/>
    <w:rsid w:val="00C22D10"/>
    <w:rsid w:val="00C2470F"/>
    <w:rsid w:val="00C252ED"/>
    <w:rsid w:val="00C274E2"/>
    <w:rsid w:val="00C27B37"/>
    <w:rsid w:val="00C3046D"/>
    <w:rsid w:val="00C331ED"/>
    <w:rsid w:val="00C3364D"/>
    <w:rsid w:val="00C339AE"/>
    <w:rsid w:val="00C43D02"/>
    <w:rsid w:val="00C47E11"/>
    <w:rsid w:val="00C54EE3"/>
    <w:rsid w:val="00C577E4"/>
    <w:rsid w:val="00C60B13"/>
    <w:rsid w:val="00C60BB5"/>
    <w:rsid w:val="00C61407"/>
    <w:rsid w:val="00C65522"/>
    <w:rsid w:val="00C662D7"/>
    <w:rsid w:val="00C70A9E"/>
    <w:rsid w:val="00C817D2"/>
    <w:rsid w:val="00C8734D"/>
    <w:rsid w:val="00C90986"/>
    <w:rsid w:val="00C91895"/>
    <w:rsid w:val="00C94E0F"/>
    <w:rsid w:val="00CA08CF"/>
    <w:rsid w:val="00CA22D6"/>
    <w:rsid w:val="00CA321D"/>
    <w:rsid w:val="00CA341C"/>
    <w:rsid w:val="00CA3C3C"/>
    <w:rsid w:val="00CA44C6"/>
    <w:rsid w:val="00CA550C"/>
    <w:rsid w:val="00CA5DDE"/>
    <w:rsid w:val="00CA65D6"/>
    <w:rsid w:val="00CA7FC0"/>
    <w:rsid w:val="00CB3FBC"/>
    <w:rsid w:val="00CB4B37"/>
    <w:rsid w:val="00CB56E0"/>
    <w:rsid w:val="00CC0231"/>
    <w:rsid w:val="00CC0540"/>
    <w:rsid w:val="00CC0AC4"/>
    <w:rsid w:val="00CC1612"/>
    <w:rsid w:val="00CC3037"/>
    <w:rsid w:val="00CC4ADF"/>
    <w:rsid w:val="00CC579B"/>
    <w:rsid w:val="00CC701F"/>
    <w:rsid w:val="00CD1078"/>
    <w:rsid w:val="00CD1329"/>
    <w:rsid w:val="00CD3E9D"/>
    <w:rsid w:val="00CD493A"/>
    <w:rsid w:val="00CD5894"/>
    <w:rsid w:val="00CD73B1"/>
    <w:rsid w:val="00CE173A"/>
    <w:rsid w:val="00CE1D02"/>
    <w:rsid w:val="00CE437E"/>
    <w:rsid w:val="00CE782C"/>
    <w:rsid w:val="00CF1286"/>
    <w:rsid w:val="00CF5428"/>
    <w:rsid w:val="00CF5642"/>
    <w:rsid w:val="00CF64FB"/>
    <w:rsid w:val="00CF6E10"/>
    <w:rsid w:val="00CF7B21"/>
    <w:rsid w:val="00D01CFA"/>
    <w:rsid w:val="00D0253F"/>
    <w:rsid w:val="00D03073"/>
    <w:rsid w:val="00D036DA"/>
    <w:rsid w:val="00D06293"/>
    <w:rsid w:val="00D12B13"/>
    <w:rsid w:val="00D12E24"/>
    <w:rsid w:val="00D15DB1"/>
    <w:rsid w:val="00D15FBE"/>
    <w:rsid w:val="00D21988"/>
    <w:rsid w:val="00D27D2B"/>
    <w:rsid w:val="00D32E21"/>
    <w:rsid w:val="00D337FB"/>
    <w:rsid w:val="00D33E9D"/>
    <w:rsid w:val="00D43596"/>
    <w:rsid w:val="00D44B57"/>
    <w:rsid w:val="00D453D4"/>
    <w:rsid w:val="00D4576E"/>
    <w:rsid w:val="00D46124"/>
    <w:rsid w:val="00D47058"/>
    <w:rsid w:val="00D55537"/>
    <w:rsid w:val="00D66DCD"/>
    <w:rsid w:val="00D67628"/>
    <w:rsid w:val="00D706B0"/>
    <w:rsid w:val="00D70778"/>
    <w:rsid w:val="00D70811"/>
    <w:rsid w:val="00D718FD"/>
    <w:rsid w:val="00D73050"/>
    <w:rsid w:val="00D7329C"/>
    <w:rsid w:val="00D74028"/>
    <w:rsid w:val="00D7448D"/>
    <w:rsid w:val="00D76883"/>
    <w:rsid w:val="00D76A07"/>
    <w:rsid w:val="00D77A83"/>
    <w:rsid w:val="00D77F1B"/>
    <w:rsid w:val="00D803EF"/>
    <w:rsid w:val="00D81287"/>
    <w:rsid w:val="00D817F5"/>
    <w:rsid w:val="00D81892"/>
    <w:rsid w:val="00D81981"/>
    <w:rsid w:val="00D81D89"/>
    <w:rsid w:val="00D83A19"/>
    <w:rsid w:val="00D83C8E"/>
    <w:rsid w:val="00D83E87"/>
    <w:rsid w:val="00D83ED0"/>
    <w:rsid w:val="00D8413E"/>
    <w:rsid w:val="00D84C06"/>
    <w:rsid w:val="00D86468"/>
    <w:rsid w:val="00D901CB"/>
    <w:rsid w:val="00D931BD"/>
    <w:rsid w:val="00D9409D"/>
    <w:rsid w:val="00D940D9"/>
    <w:rsid w:val="00D94A43"/>
    <w:rsid w:val="00D95BD9"/>
    <w:rsid w:val="00DA20C8"/>
    <w:rsid w:val="00DA5AB2"/>
    <w:rsid w:val="00DB00D9"/>
    <w:rsid w:val="00DB0475"/>
    <w:rsid w:val="00DB3DC4"/>
    <w:rsid w:val="00DB4F61"/>
    <w:rsid w:val="00DB6B72"/>
    <w:rsid w:val="00DC03AD"/>
    <w:rsid w:val="00DC08F8"/>
    <w:rsid w:val="00DC6A1A"/>
    <w:rsid w:val="00DC70D2"/>
    <w:rsid w:val="00DD1B60"/>
    <w:rsid w:val="00DD1C42"/>
    <w:rsid w:val="00DD1CCA"/>
    <w:rsid w:val="00DD43A0"/>
    <w:rsid w:val="00DD5329"/>
    <w:rsid w:val="00DD5B51"/>
    <w:rsid w:val="00DE2D51"/>
    <w:rsid w:val="00DE7C05"/>
    <w:rsid w:val="00DF1211"/>
    <w:rsid w:val="00DF42B0"/>
    <w:rsid w:val="00DF5716"/>
    <w:rsid w:val="00E020F1"/>
    <w:rsid w:val="00E03B4D"/>
    <w:rsid w:val="00E0637E"/>
    <w:rsid w:val="00E108BF"/>
    <w:rsid w:val="00E11672"/>
    <w:rsid w:val="00E11837"/>
    <w:rsid w:val="00E11A11"/>
    <w:rsid w:val="00E14D5D"/>
    <w:rsid w:val="00E15449"/>
    <w:rsid w:val="00E168B3"/>
    <w:rsid w:val="00E16D4F"/>
    <w:rsid w:val="00E2321C"/>
    <w:rsid w:val="00E324E0"/>
    <w:rsid w:val="00E32828"/>
    <w:rsid w:val="00E34D33"/>
    <w:rsid w:val="00E45BFF"/>
    <w:rsid w:val="00E5154E"/>
    <w:rsid w:val="00E51E5A"/>
    <w:rsid w:val="00E536A7"/>
    <w:rsid w:val="00E54729"/>
    <w:rsid w:val="00E5498B"/>
    <w:rsid w:val="00E54A4D"/>
    <w:rsid w:val="00E551BB"/>
    <w:rsid w:val="00E55B46"/>
    <w:rsid w:val="00E57C26"/>
    <w:rsid w:val="00E603C4"/>
    <w:rsid w:val="00E62364"/>
    <w:rsid w:val="00E65B69"/>
    <w:rsid w:val="00E66DF4"/>
    <w:rsid w:val="00E716CC"/>
    <w:rsid w:val="00E71B13"/>
    <w:rsid w:val="00E72F2E"/>
    <w:rsid w:val="00E7338C"/>
    <w:rsid w:val="00E7505E"/>
    <w:rsid w:val="00E757B2"/>
    <w:rsid w:val="00E76113"/>
    <w:rsid w:val="00E777E4"/>
    <w:rsid w:val="00E82E73"/>
    <w:rsid w:val="00E8345D"/>
    <w:rsid w:val="00E8387A"/>
    <w:rsid w:val="00E9198C"/>
    <w:rsid w:val="00E94297"/>
    <w:rsid w:val="00E95363"/>
    <w:rsid w:val="00E95954"/>
    <w:rsid w:val="00E96FBA"/>
    <w:rsid w:val="00E973B7"/>
    <w:rsid w:val="00E97704"/>
    <w:rsid w:val="00EA3640"/>
    <w:rsid w:val="00EA68D5"/>
    <w:rsid w:val="00EA7681"/>
    <w:rsid w:val="00EA7B9A"/>
    <w:rsid w:val="00EA7F23"/>
    <w:rsid w:val="00EB17DD"/>
    <w:rsid w:val="00EB2295"/>
    <w:rsid w:val="00EB61FB"/>
    <w:rsid w:val="00EC07D6"/>
    <w:rsid w:val="00EC0B05"/>
    <w:rsid w:val="00EC0D6C"/>
    <w:rsid w:val="00EC0F9B"/>
    <w:rsid w:val="00EC2699"/>
    <w:rsid w:val="00EC3110"/>
    <w:rsid w:val="00EC410B"/>
    <w:rsid w:val="00ED2B7E"/>
    <w:rsid w:val="00ED3536"/>
    <w:rsid w:val="00ED37A4"/>
    <w:rsid w:val="00ED6359"/>
    <w:rsid w:val="00EE1CFB"/>
    <w:rsid w:val="00EE4B38"/>
    <w:rsid w:val="00EE753C"/>
    <w:rsid w:val="00EF3514"/>
    <w:rsid w:val="00EF3F1B"/>
    <w:rsid w:val="00F00AFE"/>
    <w:rsid w:val="00F01206"/>
    <w:rsid w:val="00F02256"/>
    <w:rsid w:val="00F02776"/>
    <w:rsid w:val="00F07191"/>
    <w:rsid w:val="00F11DB8"/>
    <w:rsid w:val="00F13184"/>
    <w:rsid w:val="00F14CE2"/>
    <w:rsid w:val="00F15C4E"/>
    <w:rsid w:val="00F166BA"/>
    <w:rsid w:val="00F16CFC"/>
    <w:rsid w:val="00F176A5"/>
    <w:rsid w:val="00F22B14"/>
    <w:rsid w:val="00F23435"/>
    <w:rsid w:val="00F24716"/>
    <w:rsid w:val="00F30647"/>
    <w:rsid w:val="00F30878"/>
    <w:rsid w:val="00F335FD"/>
    <w:rsid w:val="00F36509"/>
    <w:rsid w:val="00F36E75"/>
    <w:rsid w:val="00F40B96"/>
    <w:rsid w:val="00F41837"/>
    <w:rsid w:val="00F431B3"/>
    <w:rsid w:val="00F43DED"/>
    <w:rsid w:val="00F477CC"/>
    <w:rsid w:val="00F5221A"/>
    <w:rsid w:val="00F52AAC"/>
    <w:rsid w:val="00F52E0E"/>
    <w:rsid w:val="00F55D78"/>
    <w:rsid w:val="00F567DF"/>
    <w:rsid w:val="00F57D44"/>
    <w:rsid w:val="00F60A5A"/>
    <w:rsid w:val="00F63B65"/>
    <w:rsid w:val="00F65A38"/>
    <w:rsid w:val="00F65B86"/>
    <w:rsid w:val="00F66957"/>
    <w:rsid w:val="00F7254F"/>
    <w:rsid w:val="00F729B0"/>
    <w:rsid w:val="00F76DF6"/>
    <w:rsid w:val="00F7703C"/>
    <w:rsid w:val="00F811AE"/>
    <w:rsid w:val="00F81A31"/>
    <w:rsid w:val="00F84029"/>
    <w:rsid w:val="00F910F3"/>
    <w:rsid w:val="00F9132B"/>
    <w:rsid w:val="00F9466C"/>
    <w:rsid w:val="00FA15F7"/>
    <w:rsid w:val="00FA2198"/>
    <w:rsid w:val="00FA41BC"/>
    <w:rsid w:val="00FA63A4"/>
    <w:rsid w:val="00FB08C8"/>
    <w:rsid w:val="00FB2CC5"/>
    <w:rsid w:val="00FB3005"/>
    <w:rsid w:val="00FB3D88"/>
    <w:rsid w:val="00FB5914"/>
    <w:rsid w:val="00FB7950"/>
    <w:rsid w:val="00FC56AA"/>
    <w:rsid w:val="00FC5CBA"/>
    <w:rsid w:val="00FC6BB2"/>
    <w:rsid w:val="00FD0816"/>
    <w:rsid w:val="00FD2D8F"/>
    <w:rsid w:val="00FE0B8D"/>
    <w:rsid w:val="00FE16E0"/>
    <w:rsid w:val="00FE1E01"/>
    <w:rsid w:val="00FE282D"/>
    <w:rsid w:val="00FE3A67"/>
    <w:rsid w:val="00FE46B5"/>
    <w:rsid w:val="00FE7755"/>
    <w:rsid w:val="00FF12D3"/>
    <w:rsid w:val="00FF282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E354"/>
  <w15:chartTrackingRefBased/>
  <w15:docId w15:val="{CBD55EEA-0D9A-C849-8072-0EC1D66A3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5D7"/>
  </w:style>
  <w:style w:type="paragraph" w:styleId="Heading1">
    <w:name w:val="heading 1"/>
    <w:basedOn w:val="Normal"/>
    <w:next w:val="Normal"/>
    <w:link w:val="Heading1Char"/>
    <w:uiPriority w:val="9"/>
    <w:qFormat/>
    <w:rsid w:val="006A5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y Table"/>
    <w:basedOn w:val="TableNormal"/>
    <w:uiPriority w:val="39"/>
    <w:rsid w:val="0051618A"/>
    <w:pPr>
      <w:spacing w:after="0" w:line="240" w:lineRule="auto"/>
      <w:jc w:val="center"/>
    </w:pPr>
    <w:rPr>
      <w:rFonts w:ascii="Times New Roman" w:hAnsi="Times New Roman"/>
      <w:sz w:val="20"/>
    </w:rPr>
    <w:tblPr>
      <w:tblBorders>
        <w:top w:val="single" w:sz="4" w:space="0" w:color="auto"/>
        <w:bottom w:val="single" w:sz="4" w:space="0" w:color="auto"/>
      </w:tblBorders>
    </w:tblPr>
    <w:tcPr>
      <w:vAlign w:val="center"/>
    </w:tcPr>
  </w:style>
  <w:style w:type="character" w:customStyle="1" w:styleId="Heading1Char">
    <w:name w:val="Heading 1 Char"/>
    <w:basedOn w:val="DefaultParagraphFont"/>
    <w:link w:val="Heading1"/>
    <w:uiPriority w:val="9"/>
    <w:rsid w:val="006A5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D60"/>
    <w:rPr>
      <w:rFonts w:eastAsiaTheme="majorEastAsia" w:cstheme="majorBidi"/>
      <w:color w:val="272727" w:themeColor="text1" w:themeTint="D8"/>
    </w:rPr>
  </w:style>
  <w:style w:type="paragraph" w:styleId="Title">
    <w:name w:val="Title"/>
    <w:basedOn w:val="Normal"/>
    <w:next w:val="Normal"/>
    <w:link w:val="TitleChar"/>
    <w:uiPriority w:val="10"/>
    <w:qFormat/>
    <w:rsid w:val="006A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D60"/>
    <w:pPr>
      <w:spacing w:before="160"/>
      <w:jc w:val="center"/>
    </w:pPr>
    <w:rPr>
      <w:i/>
      <w:iCs/>
      <w:color w:val="404040" w:themeColor="text1" w:themeTint="BF"/>
    </w:rPr>
  </w:style>
  <w:style w:type="character" w:customStyle="1" w:styleId="QuoteChar">
    <w:name w:val="Quote Char"/>
    <w:basedOn w:val="DefaultParagraphFont"/>
    <w:link w:val="Quote"/>
    <w:uiPriority w:val="29"/>
    <w:rsid w:val="006A5D60"/>
    <w:rPr>
      <w:i/>
      <w:iCs/>
      <w:color w:val="404040" w:themeColor="text1" w:themeTint="BF"/>
    </w:rPr>
  </w:style>
  <w:style w:type="paragraph" w:styleId="ListParagraph">
    <w:name w:val="List Paragraph"/>
    <w:basedOn w:val="Normal"/>
    <w:uiPriority w:val="34"/>
    <w:qFormat/>
    <w:rsid w:val="006A5D60"/>
    <w:pPr>
      <w:ind w:left="720"/>
      <w:contextualSpacing/>
    </w:pPr>
  </w:style>
  <w:style w:type="character" w:styleId="IntenseEmphasis">
    <w:name w:val="Intense Emphasis"/>
    <w:basedOn w:val="DefaultParagraphFont"/>
    <w:uiPriority w:val="21"/>
    <w:qFormat/>
    <w:rsid w:val="006A5D60"/>
    <w:rPr>
      <w:i/>
      <w:iCs/>
      <w:color w:val="0F4761" w:themeColor="accent1" w:themeShade="BF"/>
    </w:rPr>
  </w:style>
  <w:style w:type="paragraph" w:styleId="IntenseQuote">
    <w:name w:val="Intense Quote"/>
    <w:basedOn w:val="Normal"/>
    <w:next w:val="Normal"/>
    <w:link w:val="IntenseQuoteChar"/>
    <w:uiPriority w:val="30"/>
    <w:qFormat/>
    <w:rsid w:val="006A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D60"/>
    <w:rPr>
      <w:i/>
      <w:iCs/>
      <w:color w:val="0F4761" w:themeColor="accent1" w:themeShade="BF"/>
    </w:rPr>
  </w:style>
  <w:style w:type="character" w:styleId="IntenseReference">
    <w:name w:val="Intense Reference"/>
    <w:basedOn w:val="DefaultParagraphFont"/>
    <w:uiPriority w:val="32"/>
    <w:qFormat/>
    <w:rsid w:val="006A5D60"/>
    <w:rPr>
      <w:b/>
      <w:bCs/>
      <w:smallCaps/>
      <w:color w:val="0F4761" w:themeColor="accent1" w:themeShade="BF"/>
      <w:spacing w:val="5"/>
    </w:rPr>
  </w:style>
  <w:style w:type="character" w:styleId="Emphasis">
    <w:name w:val="Emphasis"/>
    <w:basedOn w:val="DefaultParagraphFont"/>
    <w:uiPriority w:val="20"/>
    <w:qFormat/>
    <w:rsid w:val="006A5D60"/>
    <w:rPr>
      <w:i/>
      <w:iCs/>
    </w:rPr>
  </w:style>
  <w:style w:type="character" w:styleId="Strong">
    <w:name w:val="Strong"/>
    <w:basedOn w:val="DefaultParagraphFont"/>
    <w:uiPriority w:val="22"/>
    <w:qFormat/>
    <w:rsid w:val="006A5D60"/>
    <w:rPr>
      <w:b/>
      <w:bCs/>
    </w:rPr>
  </w:style>
  <w:style w:type="paragraph" w:styleId="NormalWeb">
    <w:name w:val="Normal (Web)"/>
    <w:basedOn w:val="Normal"/>
    <w:uiPriority w:val="99"/>
    <w:unhideWhenUsed/>
    <w:rsid w:val="006A5D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43D2B"/>
    <w:rPr>
      <w:color w:val="666666"/>
    </w:rPr>
  </w:style>
  <w:style w:type="paragraph" w:styleId="Bibliography">
    <w:name w:val="Bibliography"/>
    <w:basedOn w:val="Normal"/>
    <w:next w:val="Normal"/>
    <w:uiPriority w:val="37"/>
    <w:unhideWhenUsed/>
    <w:rsid w:val="000011E7"/>
    <w:pPr>
      <w:tabs>
        <w:tab w:val="left" w:pos="380"/>
      </w:tabs>
      <w:spacing w:after="0" w:line="240" w:lineRule="auto"/>
      <w:ind w:left="384" w:hanging="384"/>
    </w:pPr>
  </w:style>
  <w:style w:type="character" w:styleId="CommentReference">
    <w:name w:val="annotation reference"/>
    <w:basedOn w:val="DefaultParagraphFont"/>
    <w:uiPriority w:val="99"/>
    <w:semiHidden/>
    <w:unhideWhenUsed/>
    <w:rsid w:val="000D3B8B"/>
    <w:rPr>
      <w:sz w:val="16"/>
      <w:szCs w:val="16"/>
    </w:rPr>
  </w:style>
  <w:style w:type="paragraph" w:styleId="CommentText">
    <w:name w:val="annotation text"/>
    <w:basedOn w:val="Normal"/>
    <w:link w:val="CommentTextChar"/>
    <w:uiPriority w:val="99"/>
    <w:unhideWhenUsed/>
    <w:rsid w:val="000D3B8B"/>
    <w:pPr>
      <w:spacing w:line="240" w:lineRule="auto"/>
    </w:pPr>
    <w:rPr>
      <w:sz w:val="20"/>
      <w:szCs w:val="20"/>
    </w:rPr>
  </w:style>
  <w:style w:type="character" w:customStyle="1" w:styleId="CommentTextChar">
    <w:name w:val="Comment Text Char"/>
    <w:basedOn w:val="DefaultParagraphFont"/>
    <w:link w:val="CommentText"/>
    <w:uiPriority w:val="99"/>
    <w:rsid w:val="000D3B8B"/>
    <w:rPr>
      <w:sz w:val="20"/>
      <w:szCs w:val="20"/>
    </w:rPr>
  </w:style>
  <w:style w:type="paragraph" w:styleId="CommentSubject">
    <w:name w:val="annotation subject"/>
    <w:basedOn w:val="CommentText"/>
    <w:next w:val="CommentText"/>
    <w:link w:val="CommentSubjectChar"/>
    <w:uiPriority w:val="99"/>
    <w:semiHidden/>
    <w:unhideWhenUsed/>
    <w:rsid w:val="000D3B8B"/>
    <w:rPr>
      <w:b/>
      <w:bCs/>
    </w:rPr>
  </w:style>
  <w:style w:type="character" w:customStyle="1" w:styleId="CommentSubjectChar">
    <w:name w:val="Comment Subject Char"/>
    <w:basedOn w:val="CommentTextChar"/>
    <w:link w:val="CommentSubject"/>
    <w:uiPriority w:val="99"/>
    <w:semiHidden/>
    <w:rsid w:val="000D3B8B"/>
    <w:rPr>
      <w:b/>
      <w:bCs/>
      <w:sz w:val="20"/>
      <w:szCs w:val="20"/>
    </w:rPr>
  </w:style>
  <w:style w:type="paragraph" w:styleId="Revision">
    <w:name w:val="Revision"/>
    <w:hidden/>
    <w:uiPriority w:val="99"/>
    <w:semiHidden/>
    <w:rsid w:val="000D3B8B"/>
    <w:pPr>
      <w:spacing w:after="0" w:line="240" w:lineRule="auto"/>
    </w:pPr>
  </w:style>
  <w:style w:type="character" w:styleId="Hyperlink">
    <w:name w:val="Hyperlink"/>
    <w:basedOn w:val="DefaultParagraphFont"/>
    <w:uiPriority w:val="99"/>
    <w:unhideWhenUsed/>
    <w:rsid w:val="00673DDD"/>
    <w:rPr>
      <w:color w:val="467886" w:themeColor="hyperlink"/>
      <w:u w:val="single"/>
    </w:rPr>
  </w:style>
  <w:style w:type="character" w:styleId="UnresolvedMention">
    <w:name w:val="Unresolved Mention"/>
    <w:basedOn w:val="DefaultParagraphFont"/>
    <w:uiPriority w:val="99"/>
    <w:semiHidden/>
    <w:unhideWhenUsed/>
    <w:rsid w:val="00673DDD"/>
    <w:rPr>
      <w:color w:val="605E5C"/>
      <w:shd w:val="clear" w:color="auto" w:fill="E1DFDD"/>
    </w:rPr>
  </w:style>
  <w:style w:type="paragraph" w:styleId="FootnoteText">
    <w:name w:val="footnote text"/>
    <w:basedOn w:val="Normal"/>
    <w:link w:val="FootnoteTextChar"/>
    <w:uiPriority w:val="99"/>
    <w:unhideWhenUsed/>
    <w:rsid w:val="00BA2AB7"/>
    <w:pPr>
      <w:spacing w:after="0" w:line="240" w:lineRule="auto"/>
    </w:pPr>
    <w:rPr>
      <w:sz w:val="20"/>
      <w:szCs w:val="20"/>
    </w:rPr>
  </w:style>
  <w:style w:type="character" w:customStyle="1" w:styleId="FootnoteTextChar">
    <w:name w:val="Footnote Text Char"/>
    <w:basedOn w:val="DefaultParagraphFont"/>
    <w:link w:val="FootnoteText"/>
    <w:uiPriority w:val="99"/>
    <w:rsid w:val="00BA2AB7"/>
    <w:rPr>
      <w:sz w:val="20"/>
      <w:szCs w:val="20"/>
    </w:rPr>
  </w:style>
  <w:style w:type="character" w:styleId="FootnoteReference">
    <w:name w:val="footnote reference"/>
    <w:basedOn w:val="DefaultParagraphFont"/>
    <w:uiPriority w:val="99"/>
    <w:semiHidden/>
    <w:unhideWhenUsed/>
    <w:rsid w:val="00BA2AB7"/>
    <w:rPr>
      <w:vertAlign w:val="superscript"/>
    </w:rPr>
  </w:style>
  <w:style w:type="character" w:customStyle="1" w:styleId="math-inline">
    <w:name w:val="math-inline"/>
    <w:basedOn w:val="DefaultParagraphFont"/>
    <w:rsid w:val="00F9132B"/>
  </w:style>
  <w:style w:type="paragraph" w:styleId="Footer">
    <w:name w:val="footer"/>
    <w:basedOn w:val="Normal"/>
    <w:link w:val="FooterChar"/>
    <w:uiPriority w:val="99"/>
    <w:unhideWhenUsed/>
    <w:rsid w:val="00AB1E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71"/>
  </w:style>
  <w:style w:type="character" w:styleId="PageNumber">
    <w:name w:val="page number"/>
    <w:basedOn w:val="DefaultParagraphFont"/>
    <w:uiPriority w:val="99"/>
    <w:semiHidden/>
    <w:unhideWhenUsed/>
    <w:rsid w:val="00AB1E71"/>
  </w:style>
  <w:style w:type="paragraph" w:styleId="Header">
    <w:name w:val="header"/>
    <w:basedOn w:val="Normal"/>
    <w:link w:val="HeaderChar"/>
    <w:uiPriority w:val="99"/>
    <w:unhideWhenUsed/>
    <w:rsid w:val="00AB1E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4.emf"/><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yperlink" Target="mailto:juetao.lim@ntu.edu.sg" TargetMode="Externa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emf"/><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5.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71D0C4-30F2-BE4A-B03D-DCBEC80C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4755</TotalTime>
  <Pages>23</Pages>
  <Words>37822</Words>
  <Characters>215590</Characters>
  <Application>Microsoft Office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ZIHAO#</dc:creator>
  <cp:keywords/>
  <dc:description/>
  <cp:lastModifiedBy>#WANG ZIHAO#</cp:lastModifiedBy>
  <cp:revision>292</cp:revision>
  <cp:lastPrinted>2026-05-23T02:50:00Z</cp:lastPrinted>
  <dcterms:created xsi:type="dcterms:W3CDTF">2026-06-01T16:00:00Z</dcterms:created>
  <dcterms:modified xsi:type="dcterms:W3CDTF">2026-06-18T15:20:00Z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id="N4qvG07i"/&gt;&lt;style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