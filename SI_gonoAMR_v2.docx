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0427A9" w14:textId="77777777" w:rsidR="00245AB5" w:rsidRPr="00DA0D8F" w:rsidRDefault="00245AB5" w:rsidP="003B3837">
      <w:pPr>
        <w:spacing w:before="100" w:beforeAutospacing="1" w:after="100" w:afterAutospacing="1" w:line="276" w:lineRule="auto"/>
        <w:jc w:val="both"/>
        <w:rPr>
          <w:rFonts w:ascii="Times New Roman" w:hAnsi="Times New Roman" w:cs="Times New Roman"/>
          <w:b/>
          <w:bCs/>
          <w:sz w:val="20"/>
          <w:szCs w:val="20"/>
          <w:lang w:val="en-GB"/>
        </w:rPr>
      </w:pPr>
      <w:r w:rsidRPr="00DA0D8F">
        <w:rPr>
          <w:rFonts w:ascii="Times New Roman" w:hAnsi="Times New Roman" w:cs="Times New Roman"/>
          <w:b/>
          <w:bCs/>
          <w:sz w:val="20"/>
          <w:szCs w:val="20"/>
          <w:lang w:val="en-GB"/>
        </w:rPr>
        <w:t>Supplementary Information</w:t>
      </w:r>
    </w:p>
    <w:p w14:paraId="1C8DDE6E" w14:textId="5FDF8BFF" w:rsidR="00A21FA9" w:rsidRPr="009A200B" w:rsidRDefault="00A21FA9" w:rsidP="001B6CFF">
      <w:pPr>
        <w:pStyle w:val="NormalWeb"/>
        <w:spacing w:line="276" w:lineRule="auto"/>
        <w:jc w:val="both"/>
        <w:rPr>
          <w:b/>
          <w:bCs/>
          <w:sz w:val="20"/>
          <w:szCs w:val="20"/>
          <w:lang w:val="en-GB"/>
        </w:rPr>
      </w:pPr>
      <w:r w:rsidRPr="009A200B">
        <w:rPr>
          <w:b/>
          <w:bCs/>
          <w:sz w:val="20"/>
          <w:szCs w:val="20"/>
          <w:lang w:val="en-GB"/>
        </w:rPr>
        <w:t>Section 1: Genetic mechanisms of resistance and mechanisms of antibiotic co-selection</w:t>
      </w:r>
    </w:p>
    <w:p w14:paraId="107EF0CF" w14:textId="282EED1E" w:rsidR="009B7D40" w:rsidRDefault="009B7D40" w:rsidP="001B6CFF">
      <w:pPr>
        <w:pStyle w:val="NormalWeb"/>
        <w:spacing w:line="276" w:lineRule="auto"/>
        <w:jc w:val="both"/>
        <w:rPr>
          <w:sz w:val="20"/>
          <w:szCs w:val="20"/>
          <w:lang w:val="en-GB"/>
        </w:rPr>
      </w:pPr>
      <w:r w:rsidRPr="00DA0D8F">
        <w:rPr>
          <w:sz w:val="20"/>
          <w:szCs w:val="20"/>
          <w:lang w:val="en-GB"/>
        </w:rPr>
        <w:t xml:space="preserve">The vast majority of anorectal and pharyngeal </w:t>
      </w:r>
      <w:r w:rsidRPr="00DA0D8F">
        <w:rPr>
          <w:rStyle w:val="Emphasis"/>
          <w:sz w:val="20"/>
          <w:szCs w:val="20"/>
          <w:lang w:val="en-GB"/>
        </w:rPr>
        <w:t>N. gonorrhoeae</w:t>
      </w:r>
      <w:r w:rsidRPr="00DA0D8F">
        <w:rPr>
          <w:sz w:val="20"/>
          <w:szCs w:val="20"/>
          <w:lang w:val="en-GB"/>
        </w:rPr>
        <w:t xml:space="preserve"> infections are asymptomatic and often self-resolving, and therefore may not come to clinical attention </w:t>
      </w:r>
      <w:r w:rsidRPr="00DA0D8F">
        <w:rPr>
          <w:sz w:val="20"/>
          <w:szCs w:val="20"/>
          <w:lang w:val="en-GB"/>
        </w:rPr>
        <w:fldChar w:fldCharType="begin"/>
      </w:r>
      <w:r>
        <w:rPr>
          <w:sz w:val="20"/>
          <w:szCs w:val="20"/>
          <w:lang w:val="en-GB"/>
        </w:rPr>
        <w:instrText xml:space="preserve"> ADDIN ZOTERO_ITEM CSL_CITATION {"citationID":"AoMNwVfY","properties":{"unsorted":false,"formattedCitation":"[1]","plainCitation":"[1]","noteIndex":0},"citationItems":[{"id":466,"uris":["http://zotero.org/users/9663344/items/KSZNZDBB"],"itemData":{"id":466,"type":"article-journal","container-title":"The Lancet Regional Health – Europe","DOI":"10.1016/j.lanepe.2023.100743","ISSN":"2666-7762","journalAbbreviation":"The Lancet Regional Health – Europe","language":"English","publisher":"Elsevier","source":"www.thelancet.com","title":"Management of asymptomatic sexually transmitted infections in Europe: towards a differentiated, evidence-based approach","title-short":"Management of asymptomatic sexually transmitted infections in Europe","URL":"https://www.thelancet.com/journals/lanepe/article/PIIS2666-7762%2823%2900162-X/fulltext?utm_source=chatgpt.com","volume":"34","author":[{"family":"Kenyon","given":"Chris"},{"family":"Herrmann","given":"Björn"},{"family":"Hughes","given":"Gwenda"},{"family":"Vries","given":"Henry J. C.","dropping-particle":"de"}],"accessed":{"date-parts":[["2026",3,16]]},"issued":{"date-parts":[["2023",11,1]]}}}],"schema":"https://github.com/citation-style-language/schema/raw/master/csl-citation.json"} </w:instrText>
      </w:r>
      <w:r w:rsidRPr="00DA0D8F">
        <w:rPr>
          <w:sz w:val="20"/>
          <w:szCs w:val="20"/>
          <w:lang w:val="en-GB"/>
        </w:rPr>
        <w:fldChar w:fldCharType="separate"/>
      </w:r>
      <w:r>
        <w:rPr>
          <w:sz w:val="20"/>
          <w:szCs w:val="20"/>
          <w:lang w:val="en-GB"/>
        </w:rPr>
        <w:t>[1]</w:t>
      </w:r>
      <w:r w:rsidRPr="00DA0D8F">
        <w:rPr>
          <w:sz w:val="20"/>
          <w:szCs w:val="20"/>
          <w:lang w:val="en-GB"/>
        </w:rPr>
        <w:fldChar w:fldCharType="end"/>
      </w:r>
      <w:r w:rsidRPr="00DA0D8F">
        <w:rPr>
          <w:sz w:val="20"/>
          <w:szCs w:val="20"/>
          <w:lang w:val="en-GB"/>
        </w:rPr>
        <w:t xml:space="preserve">. In addition, many infections remain undiagnosed because regular screening is not universal, even among high-risk populations. Routine surveillance systems capture only diagnosed cases rather than the true underlying incidence. Consequently, gonorrhoea is widely considered to be substantially underdiagnosed and underreported worldwide </w:t>
      </w:r>
      <w:r w:rsidRPr="00DA0D8F">
        <w:rPr>
          <w:sz w:val="20"/>
          <w:szCs w:val="20"/>
          <w:lang w:val="en-GB"/>
        </w:rPr>
        <w:fldChar w:fldCharType="begin"/>
      </w:r>
      <w:r>
        <w:rPr>
          <w:sz w:val="20"/>
          <w:szCs w:val="20"/>
          <w:lang w:val="en-GB"/>
        </w:rPr>
        <w:instrText xml:space="preserve"> ADDIN ZOTERO_ITEM CSL_CITATION {"citationID":"swB3iheD","properties":{"unsorted":false,"formattedCitation":"[2]","plainCitation":"[2]","noteIndex":0},"citationItems":[{"id":459,"uris":["http://zotero.org/users/9663344/items/H5QEVIVK"],"itemData":{"id":459,"type":"article-journal","abstract":"Background\nThe World Health Organization (WHO) recommends periodic gonorrhoea prevalence assessments in the general population or proxies thereof (including pregnant women, women attending family planning clinics, military recruits, and men undergoing employment physicals for example) and in population groups at increased risk, including men-who-have-sex-with-men (MSM) and sex workers.\n\nMethod\nWe evaluated reported prevalence data, including estimates from proxy general population samples to reflect the WHO recommendations. We describe the outcomes from the general population country-by-country and extend previous reviews to include MSM, sex workers, and extragenital infections.\n\nResult and conclusion\nIn our systematic search, 2015 titles were reviewed (January 2010–April 2019) and 174 full-text publications were included. National, population-based prevalence data were identified in only four countries (the United States of America, the United Kingdom, Peru, New Caledonia) and local population-based estimates were reported in areas within five countries (China, South Africa, Brazil, Benin, and Malawi). The remaining studies identified only reported test positivity from non-probability, proxy general population samples. Due to the diversity of the reviewed studies, detailed comparison across studies was not possible. In MSM, data were identified from 64 studies in 25 countries. Rectal infection rates were generally higher than urogenital or pharyngeal infection rates, where extragenital testing was conducted. Data on sex workers were identified from 41 studies in 23 countries; rates in female sex workers were high. Current prevalence monitoring was shown to be highly suboptimal worldwide. Serial prevalence monitoring of critical epidemiological variables, and guidelines to optimize prevalence study conduct and reporting beyond antenatal settings are recommended.\n\nSupplementary Information\nThe online version contains supplementary material available at 10.1186/s12879-021-06381-4.","container-title":"BMC Infectious Diseases","DOI":"10.1186/s12879-021-06381-4","ISSN":"1471-2334","journalAbbreviation":"BMC Infect Dis","page":"1152","PMID":"34763670","PMCID":"PMC8582208","source":"PubMed Central","title":"Gonorrhoea: a systematic review of prevalence reporting globally","title-short":"Gonorrhoea","volume":"21","author":[{"family":"Whelan","given":"Jane"},{"family":"Abbing-Karahagopian","given":"Victoria"},{"family":"Serino","given":"Laura"},{"family":"Unemo","given":"Magnus"}],"issued":{"date-parts":[["2021",11,11]]}}}],"schema":"https://github.com/citation-style-language/schema/raw/master/csl-citation.json"} </w:instrText>
      </w:r>
      <w:r w:rsidRPr="00DA0D8F">
        <w:rPr>
          <w:sz w:val="20"/>
          <w:szCs w:val="20"/>
          <w:lang w:val="en-GB"/>
        </w:rPr>
        <w:fldChar w:fldCharType="separate"/>
      </w:r>
      <w:r>
        <w:rPr>
          <w:sz w:val="20"/>
          <w:szCs w:val="20"/>
          <w:lang w:val="en-GB"/>
        </w:rPr>
        <w:t>[2]</w:t>
      </w:r>
      <w:r w:rsidRPr="00DA0D8F">
        <w:rPr>
          <w:sz w:val="20"/>
          <w:szCs w:val="20"/>
          <w:lang w:val="en-GB"/>
        </w:rPr>
        <w:fldChar w:fldCharType="end"/>
      </w:r>
      <w:r w:rsidRPr="00DA0D8F">
        <w:rPr>
          <w:sz w:val="20"/>
          <w:szCs w:val="20"/>
          <w:lang w:val="en-GB"/>
        </w:rPr>
        <w:t xml:space="preserve">. </w:t>
      </w:r>
    </w:p>
    <w:p w14:paraId="2A990132" w14:textId="675E95B3" w:rsidR="008331DC" w:rsidRPr="00DA0D8F" w:rsidRDefault="008331DC" w:rsidP="001B6CFF">
      <w:pPr>
        <w:pStyle w:val="NormalWeb"/>
        <w:spacing w:line="276" w:lineRule="auto"/>
        <w:jc w:val="both"/>
        <w:rPr>
          <w:sz w:val="20"/>
          <w:szCs w:val="20"/>
          <w:lang w:val="en-GB"/>
        </w:rPr>
      </w:pPr>
      <w:bookmarkStart w:id="0" w:name="_Hlk231909470"/>
      <w:commentRangeStart w:id="1"/>
      <w:commentRangeStart w:id="2"/>
      <w:r w:rsidRPr="00DA0D8F">
        <w:rPr>
          <w:sz w:val="20"/>
          <w:szCs w:val="20"/>
          <w:lang w:val="en-GB"/>
        </w:rPr>
        <w:t xml:space="preserve">In </w:t>
      </w:r>
      <w:r w:rsidRPr="00DA0D8F">
        <w:rPr>
          <w:i/>
          <w:iCs/>
          <w:sz w:val="20"/>
          <w:szCs w:val="20"/>
          <w:lang w:val="en-GB"/>
        </w:rPr>
        <w:t>Neisseria gonorrhoeae</w:t>
      </w:r>
      <w:r w:rsidRPr="00DA0D8F">
        <w:rPr>
          <w:sz w:val="20"/>
          <w:szCs w:val="20"/>
          <w:lang w:val="en-GB"/>
        </w:rPr>
        <w:t xml:space="preserve">, tetracycline resistance (Tet-R) is predominantly mediated either by the acquisition of plasmid-borne </w:t>
      </w:r>
      <w:r w:rsidRPr="00DA0D8F">
        <w:rPr>
          <w:i/>
          <w:iCs/>
          <w:sz w:val="20"/>
          <w:szCs w:val="20"/>
          <w:lang w:val="en-GB"/>
        </w:rPr>
        <w:t xml:space="preserve">tetM </w:t>
      </w:r>
      <w:r w:rsidRPr="00DA0D8F">
        <w:rPr>
          <w:sz w:val="20"/>
          <w:szCs w:val="20"/>
          <w:lang w:val="en-GB"/>
        </w:rPr>
        <w:t xml:space="preserve">determinants, which confer high-level resistance, or via cumulative chromosomal mutations at the </w:t>
      </w:r>
      <w:r w:rsidRPr="00DA0D8F">
        <w:rPr>
          <w:i/>
          <w:iCs/>
          <w:sz w:val="20"/>
          <w:szCs w:val="20"/>
          <w:lang w:val="en-GB"/>
        </w:rPr>
        <w:t>rpsJ</w:t>
      </w:r>
      <w:r w:rsidRPr="00DA0D8F">
        <w:rPr>
          <w:sz w:val="20"/>
          <w:szCs w:val="20"/>
          <w:lang w:val="en-GB"/>
        </w:rPr>
        <w:t xml:space="preserve">, </w:t>
      </w:r>
      <w:r w:rsidRPr="00DA0D8F">
        <w:rPr>
          <w:i/>
          <w:iCs/>
          <w:sz w:val="20"/>
          <w:szCs w:val="20"/>
          <w:lang w:val="en-GB"/>
        </w:rPr>
        <w:t>mtrR</w:t>
      </w:r>
      <w:r w:rsidRPr="00DA0D8F">
        <w:rPr>
          <w:sz w:val="20"/>
          <w:szCs w:val="20"/>
          <w:lang w:val="en-GB"/>
        </w:rPr>
        <w:t xml:space="preserve">, and </w:t>
      </w:r>
      <w:r w:rsidRPr="00DA0D8F">
        <w:rPr>
          <w:i/>
          <w:iCs/>
          <w:sz w:val="20"/>
          <w:szCs w:val="20"/>
          <w:lang w:val="en-GB"/>
        </w:rPr>
        <w:t>porB</w:t>
      </w:r>
      <w:r w:rsidRPr="00DA0D8F">
        <w:rPr>
          <w:sz w:val="20"/>
          <w:szCs w:val="20"/>
          <w:lang w:val="en-GB"/>
        </w:rPr>
        <w:t xml:space="preserve"> loci</w:t>
      </w:r>
      <w:bookmarkEnd w:id="0"/>
      <w:r w:rsidR="00B90A2B">
        <w:rPr>
          <w:sz w:val="20"/>
          <w:szCs w:val="20"/>
          <w:lang w:val="en-GB"/>
        </w:rPr>
        <w:t xml:space="preserve"> </w:t>
      </w:r>
      <w:r w:rsidR="00B90A2B">
        <w:rPr>
          <w:sz w:val="20"/>
          <w:szCs w:val="20"/>
          <w:lang w:val="en-GB"/>
        </w:rPr>
        <w:fldChar w:fldCharType="begin"/>
      </w:r>
      <w:r w:rsidR="00B90A2B">
        <w:rPr>
          <w:sz w:val="20"/>
          <w:szCs w:val="20"/>
          <w:lang w:val="en-GB"/>
        </w:rPr>
        <w:instrText xml:space="preserve"> ADDIN ZOTERO_ITEM CSL_CITATION {"citationID":"T2uzanWp","properties":{"unsorted":false,"formattedCitation":"[3]","plainCitation":"[3]","noteIndex":0},"citationItems":[{"id":603,"uris":["http://zotero.org/users/9663344/items/EQAC82DZ"],"itemData":{"id":603,"type":"article-journal","abstract":"SUMMARY\nNeisseria gonorrhoeae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 N. gonorrhoeae,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Reviews","DOI":"10.1128/CMR.00010-14","ISSN":"0893-8512","issue":"3","journalAbbreviation":"Clin Microbiol Rev","page":"587-613","PMID":"24982323","PMCID":"PMC4135894","source":"PubMed Central","title":"Antimicrobial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instrText>
      </w:r>
      <w:r w:rsidR="00B90A2B">
        <w:rPr>
          <w:sz w:val="20"/>
          <w:szCs w:val="20"/>
          <w:lang w:val="en-GB"/>
        </w:rPr>
        <w:fldChar w:fldCharType="separate"/>
      </w:r>
      <w:r w:rsidR="00B90A2B">
        <w:rPr>
          <w:noProof/>
          <w:sz w:val="20"/>
          <w:szCs w:val="20"/>
          <w:lang w:val="en-GB"/>
        </w:rPr>
        <w:t>[3]</w:t>
      </w:r>
      <w:r w:rsidR="00B90A2B">
        <w:rPr>
          <w:sz w:val="20"/>
          <w:szCs w:val="20"/>
          <w:lang w:val="en-GB"/>
        </w:rPr>
        <w:fldChar w:fldCharType="end"/>
      </w:r>
      <w:r w:rsidRPr="00DA0D8F">
        <w:rPr>
          <w:sz w:val="20"/>
          <w:szCs w:val="20"/>
          <w:lang w:val="en-GB"/>
        </w:rPr>
        <w:t xml:space="preserve">. </w:t>
      </w:r>
      <w:commentRangeEnd w:id="1"/>
      <w:r w:rsidR="00A56169" w:rsidRPr="00DA0D8F">
        <w:rPr>
          <w:rStyle w:val="CommentReference"/>
          <w:sz w:val="20"/>
          <w:szCs w:val="20"/>
          <w:lang w:val="en-GB"/>
        </w:rPr>
        <w:commentReference w:id="1"/>
      </w:r>
      <w:commentRangeEnd w:id="2"/>
      <w:r w:rsidR="00B90A2B" w:rsidRPr="00DA0D8F">
        <w:rPr>
          <w:rStyle w:val="CommentReference"/>
          <w:sz w:val="20"/>
          <w:szCs w:val="20"/>
          <w:lang w:val="en-GB"/>
        </w:rPr>
        <w:commentReference w:id="2"/>
      </w:r>
      <w:r w:rsidRPr="00DA0D8F">
        <w:rPr>
          <w:sz w:val="20"/>
          <w:szCs w:val="20"/>
          <w:lang w:val="en-GB"/>
        </w:rPr>
        <w:t xml:space="preserve">Conversely, reduced susceptibility or resistance to ceftriaxone (Cef-R) typically arises from the acquisition of mosaic </w:t>
      </w:r>
      <w:r w:rsidRPr="00DA0D8F">
        <w:rPr>
          <w:i/>
          <w:iCs/>
          <w:sz w:val="20"/>
          <w:szCs w:val="20"/>
          <w:lang w:val="en-GB"/>
        </w:rPr>
        <w:t xml:space="preserve">penA </w:t>
      </w:r>
      <w:r w:rsidRPr="00DA0D8F">
        <w:rPr>
          <w:sz w:val="20"/>
          <w:szCs w:val="20"/>
          <w:lang w:val="en-GB"/>
        </w:rPr>
        <w:t xml:space="preserve">alleles encoding altered penicillin-binding protein 2 (PBP2), structurally reinforced by compensatory chromosomal mutations within </w:t>
      </w:r>
      <w:r w:rsidRPr="00DA0D8F">
        <w:rPr>
          <w:i/>
          <w:iCs/>
          <w:sz w:val="20"/>
          <w:szCs w:val="20"/>
          <w:lang w:val="en-GB"/>
        </w:rPr>
        <w:t>mtrR</w:t>
      </w:r>
      <w:r w:rsidRPr="00DA0D8F">
        <w:rPr>
          <w:sz w:val="20"/>
          <w:szCs w:val="20"/>
          <w:lang w:val="en-GB"/>
        </w:rPr>
        <w:t xml:space="preserve"> and </w:t>
      </w:r>
      <w:r w:rsidRPr="00DA0D8F">
        <w:rPr>
          <w:i/>
          <w:iCs/>
          <w:sz w:val="20"/>
          <w:szCs w:val="20"/>
          <w:lang w:val="en-GB"/>
        </w:rPr>
        <w:t>porB</w:t>
      </w:r>
      <w:r w:rsidRPr="00DA0D8F">
        <w:rPr>
          <w:sz w:val="20"/>
          <w:szCs w:val="20"/>
          <w:lang w:val="en-GB"/>
        </w:rPr>
        <w:t xml:space="preserve">. Although the genetic determinants conferring resistance to tetracyclines and extended-spectrum cephalosporins do not share overlapping biochemical pathways, strong empirical genetic associations between these </w:t>
      </w:r>
      <w:del w:id="3" w:author="#WANG ZIHAO#" w:date="2026-06-19T00:46:00Z" w16du:dateUtc="2026-06-18T16:46:00Z">
        <w:r w:rsidRPr="00DA0D8F" w:rsidDel="00CD3842">
          <w:rPr>
            <w:sz w:val="20"/>
            <w:szCs w:val="20"/>
            <w:lang w:val="en-GB"/>
          </w:rPr>
          <w:delText>phenotypes</w:delText>
        </w:r>
      </w:del>
      <w:ins w:id="4" w:author="#WANG ZIHAO#" w:date="2026-06-19T00:46:00Z" w16du:dateUtc="2026-06-18T16:46:00Z">
        <w:r w:rsidR="00CD3842">
          <w:rPr>
            <w:sz w:val="20"/>
            <w:szCs w:val="20"/>
            <w:lang w:val="en-GB"/>
          </w:rPr>
          <w:t>strains</w:t>
        </w:r>
      </w:ins>
      <w:r w:rsidRPr="00DA0D8F">
        <w:rPr>
          <w:sz w:val="20"/>
          <w:szCs w:val="20"/>
          <w:lang w:val="en-GB"/>
        </w:rPr>
        <w:t xml:space="preserve"> have been documented globally </w:t>
      </w:r>
      <w:r w:rsidRPr="00DA0D8F">
        <w:rPr>
          <w:color w:val="000000" w:themeColor="text1"/>
          <w:sz w:val="20"/>
          <w:szCs w:val="20"/>
          <w:lang w:val="en-GB"/>
        </w:rPr>
        <w:fldChar w:fldCharType="begin"/>
      </w:r>
      <w:r w:rsidR="00B90A2B">
        <w:rPr>
          <w:color w:val="000000" w:themeColor="text1"/>
          <w:sz w:val="20"/>
          <w:szCs w:val="20"/>
          <w:lang w:val="en-GB"/>
        </w:rPr>
        <w:instrText xml:space="preserve"> ADDIN ZOTERO_ITEM CSL_CITATION {"citationID":"LPtE5kO1","properties":{"unsorted":false,"formattedCitation":"[4], [5], [6]","plainCitation":"[4], [5], [6]","noteIndex":0},"citationItems":[{"id":287,"uris":["http://zotero.org/users/9663344/items/UD4GZWU4"],"itemData":{"id":287,"type":"article-journal","container-title":"The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Santhini"},{"family":"Kenyon","given":"Chris"}],"issued":{"date-parts":[["2025",6,1]]}}},{"id":290,"uris":["http://zotero.org/users/9663344/items/I4BXMZGA"],"itemData":{"id":290,"type":"article-journal","abstract":"To the Editor Traeger et al have conducted a timely analysis of the real-world efficacy of doxycycline postexposure prophylaxis (doxyPEP) in reducing the incidence of bacterial sexually transmitted infections (STIs) in persons taking HIV preexposure prophylaxis. Their retrospective cohort analysis found that doxyPEP was associated with declines in quarterly chlamydia, gonorrhea, and syphilis positivity of 79%, 80%, and 12%, respectively. They concluded that “doxyPEP may offer substantial benefits for reducing population-level STI transmission with broader implementation.”We would like to temper this enthusiasm by noting the risk these results pose to antimicrobial resistance when considering the population perspective. Numerous analyses have confirmed that typical populations that take HIV preexposure prophylaxis have dense sexual networks that generate gonococcal equilibrium prevalence of around 10%. If antimicrobials such as doxycycline are used to reduce this prevalence, then this generates a selection pressure for the gonococci to acquire resistance to this antimicrobial. Because of the strong genetic association between resistance to doxycycline and extended-spectrum cephalosporins (ESCs) in Neisseria gonorrhoeae, widespread use of doxycycline could co-select for ESC resistance. Because ceftriaxone is the first-line treatment of gonorrhea and there are few, if any, viable alternatives to replace it, the consequences could be disastrous. Recent data from the DoxyVac study demonstrated that doxyPEP selected for reduced susceptibility to both doxycycline and ESCs in N gonorrhoeae.","container-title":"JAMA Internal Medicine","DOI":"10.1001/jamainternmed.2025.0984","ISSN":"2168-6106","issue":"8","journalAbbreviation":"JAMA Intern Med","page":"1051","source":"Silverchair","title":"Doxycycline Postexposure Prophylaxis Could Accelerate the Emergence of Gonococcal Ceftriaxone Resistance","volume":"185","author":[{"family":"Kenyon","given":"Chris"}],"issued":{"date-parts":[["2025",8,1]]}}}],"schema":"https://github.com/citation-style-language/schema/raw/master/csl-citation.json"} </w:instrText>
      </w:r>
      <w:r w:rsidRPr="00DA0D8F">
        <w:rPr>
          <w:color w:val="000000" w:themeColor="text1"/>
          <w:sz w:val="20"/>
          <w:szCs w:val="20"/>
          <w:lang w:val="en-GB"/>
        </w:rPr>
        <w:fldChar w:fldCharType="separate"/>
      </w:r>
      <w:r w:rsidR="00B90A2B">
        <w:rPr>
          <w:color w:val="000000" w:themeColor="text1"/>
          <w:sz w:val="20"/>
          <w:szCs w:val="20"/>
          <w:lang w:val="en-GB"/>
        </w:rPr>
        <w:t>[4], [5], [6]</w:t>
      </w:r>
      <w:r w:rsidRPr="00DA0D8F">
        <w:rPr>
          <w:color w:val="000000" w:themeColor="text1"/>
          <w:sz w:val="20"/>
          <w:szCs w:val="20"/>
          <w:lang w:val="en-GB"/>
        </w:rPr>
        <w:fldChar w:fldCharType="end"/>
      </w:r>
      <w:r w:rsidRPr="00DA0D8F">
        <w:rPr>
          <w:color w:val="000000" w:themeColor="text1"/>
          <w:sz w:val="20"/>
          <w:szCs w:val="20"/>
          <w:lang w:val="en-GB"/>
        </w:rPr>
        <w:t xml:space="preserve">. </w:t>
      </w:r>
      <w:r w:rsidRPr="00DA0D8F">
        <w:rPr>
          <w:sz w:val="20"/>
          <w:szCs w:val="20"/>
          <w:lang w:val="en-GB"/>
        </w:rPr>
        <w:t xml:space="preserve">This baseline linkage suggests that widespread exposure to doxycycline - such as through doxycycline post-exposure prophylaxis (doxy-PEP) targeted at syphilis - could substantially expand the existing population-level reservoir of Tet-R </w:t>
      </w:r>
      <w:r w:rsidRPr="00DA0D8F">
        <w:rPr>
          <w:i/>
          <w:iCs/>
          <w:sz w:val="20"/>
          <w:szCs w:val="20"/>
          <w:lang w:val="en-GB"/>
        </w:rPr>
        <w:t>N. gonorrhoeae</w:t>
      </w:r>
      <w:r w:rsidRPr="00DA0D8F">
        <w:rPr>
          <w:sz w:val="20"/>
          <w:szCs w:val="20"/>
          <w:lang w:val="en-GB"/>
        </w:rPr>
        <w:t xml:space="preserve"> strains </w:t>
      </w:r>
      <w:r w:rsidRPr="00DA0D8F">
        <w:rPr>
          <w:color w:val="000000" w:themeColor="text1"/>
          <w:sz w:val="20"/>
          <w:szCs w:val="20"/>
          <w:lang w:val="en-GB"/>
        </w:rPr>
        <w:fldChar w:fldCharType="begin"/>
      </w:r>
      <w:r w:rsidR="00B90A2B">
        <w:rPr>
          <w:color w:val="000000" w:themeColor="text1"/>
          <w:sz w:val="20"/>
          <w:szCs w:val="20"/>
          <w:lang w:val="en-GB"/>
        </w:rPr>
        <w:instrText xml:space="preserve"> ADDIN ZOTERO_ITEM CSL_CITATION {"citationID":"pWXIJwpH","properties":{"formattedCitation":"[7]","plainCitation":"[7]","noteIndex":0},"citationItems":[{"id":292,"uris":["http://zotero.org/users/9663344/items/Z8FGKHK2"],"itemData":{"id":292,"type":"article-journal","container-title":"The Lancet Microbe","DOI":"10.1016/j.lanmic.2025.101222","ISSN":"2666-5247","issue":"0","journalAbbreviation":"The Lancet Microbe","language":"English","PMID":"40854317","publisher":"Elsevier","source":"www.thelancet.com","title":"Promise and peril: doxycycline prophylaxis and the spread of resistance among diverse populations","title-short":"Promise and peril","URL":"https://www.thelancet.com/journals/lanmic/article/PIIS2666-5247(25)00150-8/fulltext","volume":"0","author":[{"family":"DeWitt","given":"Michael E."},{"family":"Wenner","given":"Jennifer J."},{"family":"Bellotti","given":"Brinkley R."},{"family":"Manuel","given":"Joshua A."},{"family":"Toler","given":"Cindy"},{"family":"Palavecino","given":"Elizabeth"},{"family":"McNeil","given":"Candice J."}],"accessed":{"date-parts":[["2025",9,9]]},"issued":{"date-parts":[["2025",8,22]]}}}],"schema":"https://github.com/citation-style-language/schema/raw/master/csl-citation.json"} </w:instrText>
      </w:r>
      <w:r w:rsidRPr="00DA0D8F">
        <w:rPr>
          <w:color w:val="000000" w:themeColor="text1"/>
          <w:sz w:val="20"/>
          <w:szCs w:val="20"/>
          <w:lang w:val="en-GB"/>
        </w:rPr>
        <w:fldChar w:fldCharType="separate"/>
      </w:r>
      <w:r w:rsidR="00B90A2B">
        <w:rPr>
          <w:color w:val="000000" w:themeColor="text1"/>
          <w:sz w:val="20"/>
          <w:szCs w:val="20"/>
          <w:lang w:val="en-GB"/>
        </w:rPr>
        <w:t>[7]</w:t>
      </w:r>
      <w:r w:rsidRPr="00DA0D8F">
        <w:rPr>
          <w:color w:val="000000" w:themeColor="text1"/>
          <w:sz w:val="20"/>
          <w:szCs w:val="20"/>
          <w:lang w:val="en-GB"/>
        </w:rPr>
        <w:fldChar w:fldCharType="end"/>
      </w:r>
      <w:r w:rsidRPr="00DA0D8F">
        <w:rPr>
          <w:color w:val="000000" w:themeColor="text1"/>
          <w:sz w:val="20"/>
          <w:szCs w:val="20"/>
          <w:lang w:val="en-GB"/>
        </w:rPr>
        <w:t>.</w:t>
      </w:r>
      <w:r w:rsidRPr="00DA0D8F">
        <w:rPr>
          <w:sz w:val="20"/>
          <w:szCs w:val="20"/>
          <w:lang w:val="en-GB"/>
        </w:rPr>
        <w:t xml:space="preserve"> This amplified selective pool inherently increases the evolutionary probability for </w:t>
      </w:r>
      <w:r w:rsidRPr="00DA0D8F">
        <w:rPr>
          <w:i/>
          <w:iCs/>
          <w:sz w:val="20"/>
          <w:szCs w:val="20"/>
          <w:lang w:val="en-GB"/>
        </w:rPr>
        <w:t>de novo</w:t>
      </w:r>
      <w:r w:rsidRPr="00DA0D8F">
        <w:rPr>
          <w:sz w:val="20"/>
          <w:szCs w:val="20"/>
          <w:lang w:val="en-GB"/>
        </w:rPr>
        <w:t xml:space="preserve"> Cef-R mutations to emerge within a pre-existing Tet-R genetic background, while simultaneously facilitating the clonal expansion of dual-resistant (Dual-R) strains. Consequently, while doxy-PEP does not exert direct biochemical selective pressure on cephalosporin resistance determinants, it acts as an indirect evolutionary catalyst that can drive up the prevalence of Cef-R </w:t>
      </w:r>
      <w:r w:rsidRPr="00DA0D8F">
        <w:rPr>
          <w:i/>
          <w:iCs/>
          <w:sz w:val="20"/>
          <w:szCs w:val="20"/>
          <w:lang w:val="en-GB"/>
        </w:rPr>
        <w:t>N. gonorrhoeae</w:t>
      </w:r>
      <w:r w:rsidRPr="00DA0D8F">
        <w:rPr>
          <w:sz w:val="20"/>
          <w:szCs w:val="20"/>
          <w:lang w:val="en-GB"/>
        </w:rPr>
        <w:t xml:space="preserve"> through genetic co-selection and ecological niche replacement, particularly where these resistance determinants are structurally linked or co-circulate within identical transmission networks </w:t>
      </w:r>
      <w:r w:rsidRPr="00DA0D8F">
        <w:rPr>
          <w:sz w:val="20"/>
          <w:szCs w:val="20"/>
          <w:lang w:val="en-GB"/>
        </w:rPr>
        <w:fldChar w:fldCharType="begin"/>
      </w:r>
      <w:r w:rsidR="00B90A2B">
        <w:rPr>
          <w:sz w:val="20"/>
          <w:szCs w:val="20"/>
          <w:lang w:val="en-GB"/>
        </w:rPr>
        <w:instrText xml:space="preserve"> ADDIN ZOTERO_ITEM CSL_CITATION {"citationID":"4ZNUhmhJ","properties":{"formattedCitation":"[4]","plainCitation":"[4]","noteIndex":0},"citationItems":[{"id":287,"uris":["http://zotero.org/users/9663344/items/UD4GZWU4"],"itemData":{"id":287,"type":"article-journal","container-title":"The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M."}],"issued":{"date-parts":[["2023",8,1]]}}}],"schema":"https://github.com/citation-style-language/schema/raw/master/csl-citation.json"} </w:instrText>
      </w:r>
      <w:r w:rsidRPr="00DA0D8F">
        <w:rPr>
          <w:sz w:val="20"/>
          <w:szCs w:val="20"/>
          <w:lang w:val="en-GB"/>
        </w:rPr>
        <w:fldChar w:fldCharType="separate"/>
      </w:r>
      <w:r w:rsidR="00B90A2B">
        <w:rPr>
          <w:sz w:val="20"/>
          <w:szCs w:val="20"/>
          <w:lang w:val="en-GB"/>
        </w:rPr>
        <w:t>[4]</w:t>
      </w:r>
      <w:r w:rsidRPr="00DA0D8F">
        <w:rPr>
          <w:sz w:val="20"/>
          <w:szCs w:val="20"/>
          <w:lang w:val="en-GB"/>
        </w:rPr>
        <w:fldChar w:fldCharType="end"/>
      </w:r>
      <w:r w:rsidRPr="00DA0D8F">
        <w:rPr>
          <w:sz w:val="20"/>
          <w:szCs w:val="20"/>
          <w:lang w:val="en-GB"/>
        </w:rPr>
        <w:t>.</w:t>
      </w:r>
    </w:p>
    <w:p w14:paraId="4748725E" w14:textId="13FFB7C5" w:rsidR="00450CFC" w:rsidRDefault="004C5B1A" w:rsidP="00450CFC">
      <w:pPr>
        <w:spacing w:before="100" w:beforeAutospacing="1" w:after="100" w:afterAutospacing="1" w:line="276" w:lineRule="auto"/>
        <w:jc w:val="both"/>
        <w:rPr>
          <w:rFonts w:ascii="Times New Roman" w:hAnsi="Times New Roman" w:cs="Times New Roman"/>
          <w:b/>
          <w:bCs/>
          <w:color w:val="212121"/>
          <w:sz w:val="20"/>
          <w:szCs w:val="20"/>
          <w:lang w:val="en-GB"/>
        </w:rPr>
      </w:pPr>
      <w:r w:rsidRPr="009A200B">
        <w:rPr>
          <w:rFonts w:ascii="Times New Roman" w:hAnsi="Times New Roman" w:cs="Times New Roman"/>
          <w:b/>
          <w:bCs/>
          <w:sz w:val="20"/>
          <w:szCs w:val="20"/>
          <w:lang w:val="en-GB"/>
        </w:rPr>
        <w:t xml:space="preserve">Section 2: </w:t>
      </w:r>
      <w:r w:rsidR="00450CFC" w:rsidRPr="009A200B">
        <w:rPr>
          <w:rFonts w:ascii="Times New Roman" w:hAnsi="Times New Roman" w:cs="Times New Roman"/>
          <w:b/>
          <w:bCs/>
          <w:color w:val="212121"/>
          <w:sz w:val="20"/>
          <w:szCs w:val="20"/>
          <w:lang w:val="en-GB"/>
        </w:rPr>
        <w:t>Strain-specific gonorrhoea transmission model details: Data, methods and calibration</w:t>
      </w:r>
    </w:p>
    <w:p w14:paraId="73121F21" w14:textId="49898E55" w:rsidR="00DE5DE8" w:rsidRPr="00DE5DE8" w:rsidRDefault="00DE5DE8" w:rsidP="0098219A">
      <w:pPr>
        <w:spacing w:before="100" w:beforeAutospacing="1" w:after="100" w:afterAutospacing="1" w:line="276" w:lineRule="auto"/>
        <w:jc w:val="both"/>
        <w:rPr>
          <w:rFonts w:ascii="Times New Roman" w:hAnsi="Times New Roman" w:cs="Times New Roman"/>
          <w:b/>
          <w:bCs/>
          <w:sz w:val="20"/>
          <w:szCs w:val="20"/>
          <w:lang w:val="en-GB"/>
        </w:rPr>
      </w:pPr>
      <w:r w:rsidRPr="00DE5DE8">
        <w:rPr>
          <w:rFonts w:ascii="Times New Roman" w:hAnsi="Times New Roman" w:cs="Times New Roman"/>
          <w:b/>
          <w:bCs/>
          <w:sz w:val="20"/>
          <w:szCs w:val="20"/>
          <w:lang w:val="en-GB"/>
        </w:rPr>
        <w:t>2.1. Strain-specific gonorrhoea transmission model</w:t>
      </w:r>
    </w:p>
    <w:p w14:paraId="1CFAD82D" w14:textId="6CCC1957" w:rsidR="00957F7B" w:rsidRPr="00D86B00" w:rsidRDefault="00957F7B" w:rsidP="0098219A">
      <w:pPr>
        <w:spacing w:before="100" w:beforeAutospacing="1" w:after="100" w:afterAutospacing="1" w:line="276" w:lineRule="auto"/>
        <w:jc w:val="both"/>
        <w:rPr>
          <w:rFonts w:ascii="Times New Roman" w:hAnsi="Times New Roman" w:cs="Times New Roman"/>
          <w:color w:val="000000" w:themeColor="text1"/>
          <w:sz w:val="20"/>
          <w:szCs w:val="20"/>
          <w:lang w:val="en-GB"/>
        </w:rPr>
      </w:pPr>
      <w:r w:rsidRPr="004273A8">
        <w:rPr>
          <w:rFonts w:ascii="Times New Roman" w:hAnsi="Times New Roman" w:cs="Times New Roman"/>
          <w:sz w:val="20"/>
          <w:szCs w:val="20"/>
          <w:lang w:val="en-GB"/>
        </w:rPr>
        <w:t xml:space="preserve">We constructed a </w:t>
      </w:r>
      <w:r>
        <w:rPr>
          <w:rFonts w:ascii="Times New Roman" w:hAnsi="Times New Roman" w:cs="Times New Roman"/>
          <w:sz w:val="20"/>
          <w:szCs w:val="20"/>
          <w:lang w:val="en-GB"/>
        </w:rPr>
        <w:t xml:space="preserve">strain-specific </w:t>
      </w:r>
      <w:r w:rsidRPr="004273A8">
        <w:rPr>
          <w:rFonts w:ascii="Times New Roman" w:hAnsi="Times New Roman" w:cs="Times New Roman"/>
          <w:sz w:val="20"/>
          <w:szCs w:val="20"/>
          <w:lang w:val="en-GB"/>
        </w:rPr>
        <w:t xml:space="preserve">deterministic, transmission-dynamic compartmental model of </w:t>
      </w:r>
      <w:r>
        <w:rPr>
          <w:rFonts w:ascii="Times New Roman" w:hAnsi="Times New Roman" w:cs="Times New Roman"/>
          <w:sz w:val="20"/>
          <w:szCs w:val="20"/>
          <w:lang w:val="en-GB"/>
        </w:rPr>
        <w:t>gonorrhoea</w:t>
      </w:r>
      <w:r w:rsidRPr="004273A8">
        <w:rPr>
          <w:rFonts w:ascii="Times New Roman" w:hAnsi="Times New Roman" w:cs="Times New Roman"/>
          <w:sz w:val="20"/>
          <w:szCs w:val="20"/>
          <w:lang w:val="en-GB"/>
        </w:rPr>
        <w:t xml:space="preserve">, </w:t>
      </w:r>
      <w:r w:rsidRPr="00957F7B">
        <w:rPr>
          <w:rFonts w:ascii="Times New Roman" w:hAnsi="Times New Roman" w:cs="Times New Roman"/>
          <w:sz w:val="20"/>
          <w:szCs w:val="20"/>
          <w:lang w:val="en-GB"/>
        </w:rPr>
        <w:t xml:space="preserve">stratifying the MSM population by infection status and sexual activity level (low vs. high </w:t>
      </w:r>
      <w:r w:rsidRPr="00957F7B">
        <w:rPr>
          <w:rFonts w:ascii="Times New Roman" w:hAnsi="Times New Roman" w:cs="Times New Roman"/>
          <w:color w:val="000000"/>
          <w:sz w:val="20"/>
          <w:szCs w:val="20"/>
          <w:lang w:val="en-GB"/>
        </w:rPr>
        <w:t>(</w:t>
      </w:r>
      <m:oMath>
        <m:r>
          <w:rPr>
            <w:rFonts w:ascii="Cambria Math" w:hAnsi="Cambria Math" w:cs="Times New Roman"/>
            <w:color w:val="000000"/>
            <w:sz w:val="20"/>
            <w:szCs w:val="20"/>
            <w:lang w:val="en-GB"/>
          </w:rPr>
          <m:t>j</m:t>
        </m:r>
        <m:r>
          <m:rPr>
            <m:sty m:val="p"/>
          </m:rPr>
          <w:rPr>
            <w:rFonts w:ascii="Cambria Math" w:hAnsi="Cambria Math" w:cs="Times New Roman"/>
            <w:color w:val="000000"/>
            <w:sz w:val="20"/>
            <w:szCs w:val="20"/>
            <w:lang w:val="en-GB"/>
          </w:rPr>
          <m:t>∈</m:t>
        </m:r>
        <m:r>
          <w:rPr>
            <w:rFonts w:ascii="Cambria Math" w:hAnsi="Cambria Math" w:cs="Times New Roman"/>
            <w:color w:val="000000"/>
            <w:sz w:val="20"/>
            <w:szCs w:val="20"/>
            <w:lang w:val="en-GB"/>
          </w:rPr>
          <m:t>L,H</m:t>
        </m:r>
      </m:oMath>
      <w:r w:rsidRPr="00957F7B">
        <w:rPr>
          <w:rFonts w:ascii="Times New Roman" w:hAnsi="Times New Roman" w:cs="Times New Roman"/>
          <w:color w:val="000000"/>
          <w:sz w:val="20"/>
          <w:szCs w:val="20"/>
          <w:lang w:val="en-GB"/>
        </w:rPr>
        <w:t>)</w:t>
      </w:r>
      <w:r w:rsidRPr="00957F7B">
        <w:rPr>
          <w:rFonts w:ascii="Times New Roman" w:hAnsi="Times New Roman" w:cs="Times New Roman"/>
          <w:sz w:val="20"/>
          <w:szCs w:val="20"/>
          <w:lang w:val="en-GB"/>
        </w:rPr>
        <w:t xml:space="preserve">; Fig. 1). </w:t>
      </w:r>
      <w:r w:rsidRPr="00957F7B">
        <w:rPr>
          <w:rFonts w:ascii="Times New Roman" w:hAnsi="Times New Roman" w:cs="Times New Roman"/>
          <w:color w:val="000000" w:themeColor="text1"/>
          <w:sz w:val="20"/>
          <w:szCs w:val="20"/>
          <w:lang w:val="en-GB"/>
        </w:rPr>
        <w:t>The target MSM population is stratified into low-activity and high-activity sexual behaviour classes</w:t>
      </w:r>
      <w:r>
        <w:rPr>
          <w:rFonts w:ascii="Times New Roman" w:hAnsi="Times New Roman" w:cs="Times New Roman"/>
          <w:color w:val="000000" w:themeColor="text1"/>
          <w:sz w:val="20"/>
          <w:szCs w:val="20"/>
          <w:lang w:val="en-GB"/>
        </w:rPr>
        <w:t xml:space="preserve">, </w:t>
      </w:r>
      <w:r w:rsidRPr="004273A8">
        <w:rPr>
          <w:rFonts w:ascii="Times New Roman" w:hAnsi="Times New Roman" w:cs="Times New Roman"/>
          <w:sz w:val="20"/>
          <w:szCs w:val="20"/>
          <w:lang w:val="en-GB"/>
        </w:rPr>
        <w:t xml:space="preserve">with a proportion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q</m:t>
            </m:r>
          </m:e>
          <m:sub>
            <m:r>
              <w:rPr>
                <w:rFonts w:ascii="Cambria Math" w:hAnsi="Cambria Math" w:cs="Times New Roman"/>
                <w:sz w:val="20"/>
                <w:szCs w:val="20"/>
                <w:lang w:val="en-GB"/>
              </w:rPr>
              <m:t>L</m:t>
            </m:r>
          </m:sub>
        </m:sSub>
      </m:oMath>
      <w:r w:rsidRPr="004273A8">
        <w:rPr>
          <w:rFonts w:ascii="Times New Roman" w:hAnsi="Times New Roman" w:cs="Times New Roman"/>
          <w:sz w:val="20"/>
          <w:szCs w:val="20"/>
          <w:lang w:val="en-GB"/>
        </w:rPr>
        <w:t xml:space="preserve"> assigned to the low-activity group and the remainder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q</m:t>
            </m:r>
          </m:e>
          <m:sub>
            <m:r>
              <w:rPr>
                <w:rFonts w:ascii="Cambria Math" w:hAnsi="Cambria Math" w:cs="Times New Roman"/>
                <w:sz w:val="20"/>
                <w:szCs w:val="20"/>
                <w:lang w:val="en-GB"/>
              </w:rPr>
              <m:t>H</m:t>
            </m:r>
          </m:sub>
        </m:sSub>
        <m:r>
          <w:rPr>
            <w:rFonts w:ascii="Cambria Math" w:hAnsi="Cambria Math" w:cs="Times New Roman"/>
            <w:sz w:val="20"/>
            <w:szCs w:val="20"/>
            <w:lang w:val="en-GB"/>
          </w:rPr>
          <m:t>=1-</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q</m:t>
            </m:r>
          </m:e>
          <m:sub>
            <m:r>
              <w:rPr>
                <w:rFonts w:ascii="Cambria Math" w:hAnsi="Cambria Math" w:cs="Times New Roman"/>
                <w:sz w:val="20"/>
                <w:szCs w:val="20"/>
                <w:lang w:val="en-GB"/>
              </w:rPr>
              <m:t>L</m:t>
            </m:r>
          </m:sub>
        </m:sSub>
      </m:oMath>
      <w:r w:rsidRPr="004273A8">
        <w:rPr>
          <w:rFonts w:ascii="Times New Roman" w:hAnsi="Times New Roman" w:cs="Times New Roman"/>
          <w:sz w:val="20"/>
          <w:szCs w:val="20"/>
          <w:lang w:val="en-GB"/>
        </w:rPr>
        <w:t>) to the high-activity group</w:t>
      </w:r>
      <w:r w:rsidRPr="00957F7B">
        <w:rPr>
          <w:rFonts w:ascii="Times New Roman" w:hAnsi="Times New Roman" w:cs="Times New Roman"/>
          <w:color w:val="000000" w:themeColor="text1"/>
          <w:sz w:val="20"/>
          <w:szCs w:val="20"/>
          <w:lang w:val="en-GB"/>
        </w:rPr>
        <w:t xml:space="preserve">. Both </w:t>
      </w:r>
      <w:r w:rsidR="007F74A2">
        <w:rPr>
          <w:rFonts w:ascii="Times New Roman" w:hAnsi="Times New Roman" w:cs="Times New Roman"/>
          <w:color w:val="000000" w:themeColor="text1"/>
          <w:sz w:val="20"/>
          <w:szCs w:val="20"/>
          <w:lang w:val="en-GB"/>
        </w:rPr>
        <w:t>strata</w:t>
      </w:r>
      <w:r w:rsidR="007F74A2" w:rsidRPr="00957F7B">
        <w:rPr>
          <w:rFonts w:ascii="Times New Roman" w:hAnsi="Times New Roman" w:cs="Times New Roman"/>
          <w:color w:val="000000" w:themeColor="text1"/>
          <w:sz w:val="20"/>
          <w:szCs w:val="20"/>
          <w:lang w:val="en-GB"/>
        </w:rPr>
        <w:t xml:space="preserve"> </w:t>
      </w:r>
      <w:r w:rsidRPr="00957F7B">
        <w:rPr>
          <w:rFonts w:ascii="Times New Roman" w:hAnsi="Times New Roman" w:cs="Times New Roman"/>
          <w:color w:val="000000" w:themeColor="text1"/>
          <w:sz w:val="20"/>
          <w:szCs w:val="20"/>
          <w:lang w:val="en-GB"/>
        </w:rPr>
        <w:t xml:space="preserve">share identical internal compartmental structures but possess distinct partner-change and transmission transition rates. Demographic </w:t>
      </w:r>
      <w:r w:rsidR="008B4876">
        <w:rPr>
          <w:rFonts w:ascii="Times New Roman" w:hAnsi="Times New Roman" w:cs="Times New Roman"/>
          <w:color w:val="000000" w:themeColor="text1"/>
          <w:sz w:val="20"/>
          <w:szCs w:val="20"/>
          <w:lang w:val="en-GB"/>
        </w:rPr>
        <w:t>renewal</w:t>
      </w:r>
      <w:r w:rsidR="008B4876" w:rsidRPr="00957F7B">
        <w:rPr>
          <w:rFonts w:ascii="Times New Roman" w:hAnsi="Times New Roman" w:cs="Times New Roman"/>
          <w:color w:val="000000" w:themeColor="text1"/>
          <w:sz w:val="20"/>
          <w:szCs w:val="20"/>
          <w:lang w:val="en-GB"/>
        </w:rPr>
        <w:t xml:space="preserve"> </w:t>
      </w:r>
      <w:r w:rsidRPr="00957F7B">
        <w:rPr>
          <w:rFonts w:ascii="Times New Roman" w:hAnsi="Times New Roman" w:cs="Times New Roman"/>
          <w:color w:val="000000" w:themeColor="text1"/>
          <w:sz w:val="20"/>
          <w:szCs w:val="20"/>
          <w:lang w:val="en-GB"/>
        </w:rPr>
        <w:t>is maintained by the continuous entry of individuals into the sexually active population as uninfected, fully susceptible dynamics (</w:t>
      </w:r>
      <m:oMath>
        <m:r>
          <w:rPr>
            <w:rFonts w:ascii="Cambria Math" w:hAnsi="Cambria Math" w:cs="Times New Roman"/>
            <w:color w:val="000000" w:themeColor="text1"/>
            <w:sz w:val="20"/>
            <w:szCs w:val="20"/>
            <w:lang w:val="en-GB"/>
          </w:rPr>
          <m:t>U</m:t>
        </m:r>
      </m:oMath>
      <w:r w:rsidRPr="00957F7B">
        <w:rPr>
          <w:rFonts w:ascii="Times New Roman" w:hAnsi="Times New Roman" w:cs="Times New Roman"/>
          <w:color w:val="000000" w:themeColor="text1"/>
          <w:sz w:val="20"/>
          <w:szCs w:val="20"/>
          <w:lang w:val="en-GB"/>
        </w:rPr>
        <w:t xml:space="preserve">) at a rate </w:t>
      </w:r>
      <m:oMath>
        <m:r>
          <w:rPr>
            <w:rFonts w:ascii="Cambria Math" w:eastAsia="Times New Roman" w:hAnsi="Cambria Math" w:cs="Times New Roman"/>
            <w:color w:val="000000" w:themeColor="text1"/>
            <w:sz w:val="20"/>
            <w:szCs w:val="20"/>
          </w:rPr>
          <m:t>α</m:t>
        </m:r>
      </m:oMath>
      <w:r w:rsidRPr="00957F7B">
        <w:rPr>
          <w:rFonts w:ascii="Times New Roman" w:hAnsi="Times New Roman" w:cs="Times New Roman"/>
          <w:color w:val="000000" w:themeColor="text1"/>
          <w:sz w:val="20"/>
          <w:szCs w:val="20"/>
          <w:lang w:val="en-GB"/>
        </w:rPr>
        <w:t xml:space="preserve">, balanced by a constant background attrition rate across all states due to aging or exit from the active network at a rate </w:t>
      </w:r>
      <m:oMath>
        <m:r>
          <w:rPr>
            <w:rFonts w:ascii="Cambria Math" w:eastAsia="Times New Roman" w:hAnsi="Cambria Math" w:cs="Times New Roman"/>
            <w:color w:val="000000" w:themeColor="text1"/>
            <w:sz w:val="20"/>
            <w:szCs w:val="20"/>
          </w:rPr>
          <m:t>1/γ</m:t>
        </m:r>
      </m:oMath>
      <w:r w:rsidRPr="00957F7B">
        <w:rPr>
          <w:rFonts w:ascii="Times New Roman" w:hAnsi="Times New Roman" w:cs="Times New Roman"/>
          <w:color w:val="000000" w:themeColor="text1"/>
          <w:sz w:val="20"/>
          <w:szCs w:val="20"/>
          <w:lang w:val="en-GB"/>
        </w:rPr>
        <w:t xml:space="preserve">. </w:t>
      </w:r>
      <w:r w:rsidR="007C3FF4" w:rsidRPr="004273A8">
        <w:rPr>
          <w:rFonts w:ascii="Times New Roman" w:hAnsi="Times New Roman" w:cs="Times New Roman"/>
          <w:sz w:val="20"/>
          <w:szCs w:val="20"/>
          <w:lang w:val="en-GB"/>
        </w:rPr>
        <w:t>Upon exiting, they are removed from the model and no longer contribute to transmission. Because aging is a demographic process independent of infection dynamics and is not an outcome of interest, no separate compartment was included for individuals who leave the population.</w:t>
      </w:r>
      <w:r w:rsidR="007C3FF4">
        <w:rPr>
          <w:rFonts w:ascii="Times New Roman" w:hAnsi="Times New Roman" w:cs="Times New Roman"/>
          <w:sz w:val="20"/>
          <w:szCs w:val="20"/>
          <w:lang w:val="en-GB"/>
        </w:rPr>
        <w:t xml:space="preserve"> </w:t>
      </w:r>
      <w:r w:rsidRPr="00957F7B">
        <w:rPr>
          <w:rFonts w:ascii="Times New Roman" w:hAnsi="Times New Roman" w:cs="Times New Roman"/>
          <w:color w:val="000000" w:themeColor="text1"/>
          <w:sz w:val="20"/>
          <w:szCs w:val="20"/>
          <w:lang w:val="en-GB"/>
        </w:rPr>
        <w:t>Clinical progression follows an extended Susceptible-Exposed-Infectious-</w:t>
      </w:r>
      <w:r w:rsidR="008B4876">
        <w:rPr>
          <w:rFonts w:ascii="Times New Roman" w:hAnsi="Times New Roman" w:cs="Times New Roman"/>
          <w:color w:val="000000" w:themeColor="text1"/>
          <w:sz w:val="20"/>
          <w:szCs w:val="20"/>
          <w:lang w:val="en-GB"/>
        </w:rPr>
        <w:t>Treated</w:t>
      </w:r>
      <w:r w:rsidR="007F74A2">
        <w:rPr>
          <w:rFonts w:ascii="Times New Roman" w:hAnsi="Times New Roman" w:cs="Times New Roman"/>
          <w:color w:val="000000" w:themeColor="text1"/>
          <w:sz w:val="20"/>
          <w:szCs w:val="20"/>
          <w:lang w:val="en-GB"/>
        </w:rPr>
        <w:t xml:space="preserve"> </w:t>
      </w:r>
      <w:r w:rsidRPr="00957F7B">
        <w:rPr>
          <w:rFonts w:ascii="Times New Roman" w:hAnsi="Times New Roman" w:cs="Times New Roman"/>
          <w:color w:val="000000" w:themeColor="text1"/>
          <w:sz w:val="20"/>
          <w:szCs w:val="20"/>
          <w:lang w:val="en-GB"/>
        </w:rPr>
        <w:t>framework: uninfected (</w:t>
      </w:r>
      <m:oMath>
        <m:r>
          <w:rPr>
            <w:rFonts w:ascii="Cambria Math" w:hAnsi="Cambria Math" w:cs="Times New Roman"/>
            <w:color w:val="000000" w:themeColor="text1"/>
            <w:sz w:val="20"/>
            <w:szCs w:val="20"/>
            <w:lang w:val="en-GB"/>
          </w:rPr>
          <m:t>U</m:t>
        </m:r>
      </m:oMath>
      <w:r w:rsidRPr="00957F7B">
        <w:rPr>
          <w:rFonts w:ascii="Times New Roman" w:hAnsi="Times New Roman" w:cs="Times New Roman"/>
          <w:color w:val="000000" w:themeColor="text1"/>
          <w:sz w:val="20"/>
          <w:szCs w:val="20"/>
          <w:lang w:val="en-GB"/>
        </w:rPr>
        <w:t>) individuals transition to exposed (</w:t>
      </w:r>
      <m:oMath>
        <m:r>
          <w:rPr>
            <w:rFonts w:ascii="Cambria Math" w:hAnsi="Cambria Math" w:cs="Times New Roman"/>
            <w:color w:val="000000" w:themeColor="text1"/>
            <w:sz w:val="20"/>
            <w:szCs w:val="20"/>
            <w:lang w:val="en-GB"/>
          </w:rPr>
          <m:t>E</m:t>
        </m:r>
      </m:oMath>
      <w:r w:rsidRPr="00957F7B">
        <w:rPr>
          <w:rFonts w:ascii="Times New Roman" w:hAnsi="Times New Roman" w:cs="Times New Roman"/>
          <w:color w:val="000000" w:themeColor="text1"/>
          <w:sz w:val="20"/>
          <w:szCs w:val="20"/>
          <w:lang w:val="en-GB"/>
        </w:rPr>
        <w:t xml:space="preserve">) driven by the time-varying strain-specific force of infection </w:t>
      </w:r>
      <m:oMath>
        <m:r>
          <w:rPr>
            <w:rFonts w:ascii="Cambria Math" w:eastAsia="Times New Roman" w:hAnsi="Cambria Math" w:cs="Times New Roman"/>
            <w:color w:val="000000" w:themeColor="text1"/>
            <w:sz w:val="20"/>
            <w:szCs w:val="20"/>
          </w:rPr>
          <m:t>λ</m:t>
        </m:r>
      </m:oMath>
      <w:r w:rsidRPr="00957F7B">
        <w:rPr>
          <w:rFonts w:ascii="Times New Roman" w:hAnsi="Times New Roman" w:cs="Times New Roman"/>
          <w:color w:val="000000" w:themeColor="text1"/>
          <w:sz w:val="20"/>
          <w:szCs w:val="20"/>
        </w:rPr>
        <w:t xml:space="preserve"> and a corresponding relative fitness </w:t>
      </w:r>
      <m:oMath>
        <m:r>
          <w:rPr>
            <w:rFonts w:ascii="Cambria Math" w:hAnsi="Cambria Math" w:cs="Times New Roman"/>
            <w:color w:val="000000" w:themeColor="text1"/>
            <w:sz w:val="20"/>
            <w:szCs w:val="20"/>
          </w:rPr>
          <m:t>f</m:t>
        </m:r>
      </m:oMath>
      <w:r w:rsidRPr="00957F7B">
        <w:rPr>
          <w:rFonts w:ascii="Times New Roman" w:hAnsi="Times New Roman" w:cs="Times New Roman"/>
          <w:color w:val="000000" w:themeColor="text1"/>
          <w:sz w:val="20"/>
          <w:szCs w:val="20"/>
          <w:lang w:val="en-GB"/>
        </w:rPr>
        <w:t>, progressing subsequently to either asymptomatic (</w:t>
      </w:r>
      <m:oMath>
        <m:r>
          <w:rPr>
            <w:rFonts w:ascii="Cambria Math" w:hAnsi="Cambria Math" w:cs="Times New Roman"/>
            <w:color w:val="000000" w:themeColor="text1"/>
            <w:sz w:val="20"/>
            <w:szCs w:val="20"/>
            <w:lang w:val="en-GB"/>
          </w:rPr>
          <m:t>A</m:t>
        </m:r>
      </m:oMath>
      <w:r w:rsidRPr="00957F7B">
        <w:rPr>
          <w:rFonts w:ascii="Times New Roman" w:hAnsi="Times New Roman" w:cs="Times New Roman"/>
          <w:color w:val="000000" w:themeColor="text1"/>
          <w:sz w:val="20"/>
          <w:szCs w:val="20"/>
          <w:lang w:val="en-GB"/>
        </w:rPr>
        <w:t xml:space="preserve">) with a probability </w:t>
      </w:r>
      <m:oMath>
        <m:r>
          <w:rPr>
            <w:rFonts w:ascii="Cambria Math" w:eastAsia="Times New Roman" w:hAnsi="Cambria Math" w:cs="Times New Roman"/>
            <w:color w:val="000000" w:themeColor="text1"/>
            <w:sz w:val="20"/>
            <w:szCs w:val="20"/>
          </w:rPr>
          <m:t>1-ψ</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or symptomatic (</w:t>
      </w:r>
      <m:oMath>
        <m:r>
          <w:rPr>
            <w:rFonts w:ascii="Cambria Math" w:hAnsi="Cambria Math" w:cs="Times New Roman"/>
            <w:color w:val="000000" w:themeColor="text1"/>
            <w:sz w:val="20"/>
            <w:szCs w:val="20"/>
            <w:lang w:val="en-GB"/>
          </w:rPr>
          <m:t>S</m:t>
        </m:r>
      </m:oMath>
      <w:r w:rsidRPr="00957F7B">
        <w:rPr>
          <w:rFonts w:ascii="Times New Roman" w:hAnsi="Times New Roman" w:cs="Times New Roman"/>
          <w:color w:val="000000" w:themeColor="text1"/>
          <w:sz w:val="20"/>
          <w:szCs w:val="20"/>
          <w:lang w:val="en-GB"/>
        </w:rPr>
        <w:t xml:space="preserve">) with a probability </w:t>
      </w:r>
      <m:oMath>
        <m:r>
          <w:rPr>
            <w:rFonts w:ascii="Cambria Math" w:eastAsia="Times New Roman" w:hAnsi="Cambria Math" w:cs="Times New Roman"/>
            <w:color w:val="000000" w:themeColor="text1"/>
            <w:sz w:val="20"/>
            <w:szCs w:val="20"/>
          </w:rPr>
          <m:t>ψ</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acute infectious states at a rate </w:t>
      </w:r>
      <m:oMath>
        <m:r>
          <w:rPr>
            <w:rFonts w:ascii="Cambria Math" w:eastAsia="Times New Roman" w:hAnsi="Cambria Math" w:cs="Times New Roman"/>
            <w:color w:val="000000" w:themeColor="text1"/>
            <w:sz w:val="20"/>
            <w:szCs w:val="20"/>
          </w:rPr>
          <m:t>σ</m:t>
        </m:r>
      </m:oMath>
      <w:r w:rsidRPr="00957F7B">
        <w:rPr>
          <w:rFonts w:ascii="Times New Roman" w:hAnsi="Times New Roman" w:cs="Times New Roman"/>
          <w:color w:val="000000" w:themeColor="text1"/>
          <w:sz w:val="20"/>
          <w:szCs w:val="20"/>
          <w:lang w:val="en-GB"/>
        </w:rPr>
        <w:t xml:space="preserve">. Screened individuals (including both symptomatic at a rate </w:t>
      </w:r>
      <m:oMath>
        <m:r>
          <w:rPr>
            <w:rFonts w:ascii="Cambria Math" w:eastAsia="Times New Roman" w:hAnsi="Cambria Math" w:cs="Times New Roman"/>
            <w:color w:val="000000" w:themeColor="text1"/>
            <w:sz w:val="20"/>
            <w:szCs w:val="20"/>
          </w:rPr>
          <m:t>μ</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and asymptomatic hosts at a screening-dependent rate </w:t>
      </w:r>
      <m:oMath>
        <m:r>
          <w:rPr>
            <w:rFonts w:ascii="Cambria Math" w:eastAsia="Times New Roman" w:hAnsi="Cambria Math" w:cs="Times New Roman"/>
            <w:color w:val="000000" w:themeColor="text1"/>
            <w:sz w:val="20"/>
            <w:szCs w:val="20"/>
          </w:rPr>
          <m:t>η</m:t>
        </m:r>
      </m:oMath>
      <w:r w:rsidRPr="00957F7B">
        <w:rPr>
          <w:rFonts w:ascii="Times New Roman" w:hAnsi="Times New Roman" w:cs="Times New Roman"/>
          <w:color w:val="000000" w:themeColor="text1"/>
          <w:sz w:val="20"/>
          <w:szCs w:val="20"/>
          <w:lang w:val="en-GB"/>
        </w:rPr>
        <w:t xml:space="preserve"> enter the treated compartment (</w:t>
      </w:r>
      <m:oMath>
        <m:r>
          <w:rPr>
            <w:rFonts w:ascii="Cambria Math" w:hAnsi="Cambria Math" w:cs="Times New Roman"/>
            <w:color w:val="000000" w:themeColor="text1"/>
            <w:sz w:val="20"/>
            <w:szCs w:val="20"/>
            <w:lang w:val="en-GB"/>
          </w:rPr>
          <m:t>T</m:t>
        </m:r>
      </m:oMath>
      <w:r w:rsidRPr="00957F7B">
        <w:rPr>
          <w:rFonts w:ascii="Times New Roman" w:hAnsi="Times New Roman" w:cs="Times New Roman"/>
          <w:color w:val="000000" w:themeColor="text1"/>
          <w:sz w:val="20"/>
          <w:szCs w:val="20"/>
          <w:lang w:val="en-GB"/>
        </w:rPr>
        <w:t>) prior to recovery, while untreated asymptomatic infections can undergo natural clearance (</w:t>
      </w:r>
      <m:oMath>
        <m:r>
          <w:rPr>
            <w:rFonts w:ascii="Cambria Math" w:hAnsi="Cambria Math" w:cs="Times New Roman"/>
            <w:color w:val="000000" w:themeColor="text1"/>
            <w:sz w:val="20"/>
            <w:szCs w:val="20"/>
          </w:rPr>
          <m:t>A→U</m:t>
        </m:r>
      </m:oMath>
      <w:r w:rsidRPr="00957F7B">
        <w:rPr>
          <w:rFonts w:ascii="Times New Roman" w:hAnsi="Times New Roman" w:cs="Times New Roman"/>
          <w:color w:val="000000" w:themeColor="text1"/>
          <w:sz w:val="20"/>
          <w:szCs w:val="20"/>
          <w:lang w:val="en-GB"/>
        </w:rPr>
        <w:t xml:space="preserve">) at a rate </w:t>
      </w:r>
      <m:oMath>
        <m:r>
          <w:rPr>
            <w:rFonts w:ascii="Cambria Math" w:eastAsia="Times New Roman" w:hAnsi="Cambria Math" w:cs="Times New Roman"/>
            <w:color w:val="000000" w:themeColor="text1"/>
            <w:sz w:val="20"/>
            <w:szCs w:val="20"/>
          </w:rPr>
          <m:t>ν</m:t>
        </m:r>
      </m:oMath>
      <w:r w:rsidRPr="00957F7B">
        <w:rPr>
          <w:rFonts w:ascii="Times New Roman" w:hAnsi="Times New Roman" w:cs="Times New Roman"/>
          <w:color w:val="000000" w:themeColor="text1"/>
          <w:sz w:val="20"/>
          <w:szCs w:val="20"/>
          <w:lang w:val="en-GB"/>
        </w:rPr>
        <w:t>. Following successful therapeutic intervention, treated individuals return to the susceptible state (</w:t>
      </w:r>
      <m:oMath>
        <m:r>
          <w:rPr>
            <w:rFonts w:ascii="Cambria Math" w:hAnsi="Cambria Math" w:cs="Times New Roman"/>
            <w:color w:val="000000" w:themeColor="text1"/>
            <w:sz w:val="20"/>
            <w:szCs w:val="20"/>
          </w:rPr>
          <m:t>T→U</m:t>
        </m:r>
      </m:oMath>
      <w:r w:rsidRPr="00957F7B">
        <w:rPr>
          <w:rFonts w:ascii="Times New Roman" w:hAnsi="Times New Roman" w:cs="Times New Roman"/>
          <w:color w:val="000000" w:themeColor="text1"/>
          <w:sz w:val="20"/>
          <w:szCs w:val="20"/>
          <w:lang w:val="en-GB"/>
        </w:rPr>
        <w:t xml:space="preserve">) </w:t>
      </w:r>
      <w:r w:rsidRPr="00957F7B">
        <w:rPr>
          <w:rFonts w:ascii="Times New Roman" w:hAnsi="Times New Roman" w:cs="Times New Roman"/>
          <w:color w:val="000000" w:themeColor="text1"/>
          <w:sz w:val="20"/>
          <w:szCs w:val="20"/>
        </w:rPr>
        <w:t xml:space="preserve">at a rate </w:t>
      </w:r>
      <m:oMath>
        <m:r>
          <w:rPr>
            <w:rFonts w:ascii="Cambria Math" w:eastAsia="Times New Roman" w:hAnsi="Cambria Math" w:cs="Times New Roman"/>
            <w:color w:val="000000" w:themeColor="text1"/>
            <w:sz w:val="20"/>
            <w:szCs w:val="20"/>
          </w:rPr>
          <m:t>ρ</m:t>
        </m:r>
      </m:oMath>
      <w:r w:rsidRPr="00957F7B">
        <w:rPr>
          <w:rFonts w:ascii="Times New Roman" w:hAnsi="Times New Roman" w:cs="Times New Roman"/>
          <w:color w:val="000000" w:themeColor="text1"/>
          <w:sz w:val="20"/>
          <w:szCs w:val="20"/>
          <w:lang w:val="en-GB"/>
        </w:rPr>
        <w:t xml:space="preserve"> while individuals with Cef-R and Dual-R infections experiencing frontline therapeutic treatment failure with a probability of </w:t>
      </w:r>
      <m:oMath>
        <m:r>
          <w:rPr>
            <w:rFonts w:ascii="Cambria Math" w:eastAsia="Times New Roman" w:hAnsi="Cambria Math" w:cs="Times New Roman"/>
            <w:color w:val="000000" w:themeColor="text1"/>
            <w:sz w:val="20"/>
            <w:szCs w:val="20"/>
          </w:rPr>
          <m:t>ϕ</m:t>
        </m:r>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revert to the </w:t>
      </w:r>
      <w:r w:rsidRPr="00D86B00">
        <w:rPr>
          <w:rFonts w:ascii="Times New Roman" w:hAnsi="Times New Roman" w:cs="Times New Roman"/>
          <w:color w:val="000000" w:themeColor="text1"/>
          <w:sz w:val="20"/>
          <w:szCs w:val="20"/>
          <w:lang w:val="en-GB"/>
        </w:rPr>
        <w:t>actively infectious asymptomatic compartment (</w:t>
      </w:r>
      <m:oMath>
        <m:r>
          <w:rPr>
            <w:rFonts w:ascii="Cambria Math" w:hAnsi="Cambria Math" w:cs="Times New Roman"/>
            <w:color w:val="000000" w:themeColor="text1"/>
            <w:sz w:val="20"/>
            <w:szCs w:val="20"/>
          </w:rPr>
          <m:t>T→A</m:t>
        </m:r>
      </m:oMath>
      <w:r w:rsidRPr="00D86B00">
        <w:rPr>
          <w:rFonts w:ascii="Times New Roman" w:hAnsi="Times New Roman" w:cs="Times New Roman"/>
          <w:color w:val="000000" w:themeColor="text1"/>
          <w:sz w:val="20"/>
          <w:szCs w:val="20"/>
          <w:lang w:val="en-GB"/>
        </w:rPr>
        <w:t xml:space="preserve">) </w:t>
      </w:r>
      <w:r w:rsidRPr="00D86B00">
        <w:rPr>
          <w:rFonts w:ascii="Times New Roman" w:hAnsi="Times New Roman" w:cs="Times New Roman"/>
          <w:color w:val="000000" w:themeColor="text1"/>
          <w:sz w:val="20"/>
          <w:szCs w:val="20"/>
        </w:rPr>
        <w:t xml:space="preserve">at a rate </w:t>
      </w:r>
      <m:oMath>
        <m:r>
          <w:rPr>
            <w:rFonts w:ascii="Cambria Math" w:eastAsia="Times New Roman" w:hAnsi="Cambria Math" w:cs="Times New Roman"/>
            <w:color w:val="000000" w:themeColor="text1"/>
            <w:sz w:val="20"/>
            <w:szCs w:val="20"/>
          </w:rPr>
          <m:t>ρ</m:t>
        </m:r>
      </m:oMath>
      <w:r w:rsidRPr="00D86B00">
        <w:rPr>
          <w:rFonts w:ascii="Times New Roman" w:hAnsi="Times New Roman" w:cs="Times New Roman"/>
          <w:color w:val="000000" w:themeColor="text1"/>
          <w:sz w:val="20"/>
          <w:szCs w:val="20"/>
          <w:lang w:val="en-GB"/>
        </w:rPr>
        <w:t>, establishing a persistent reservoir of transmissible infection.</w:t>
      </w:r>
      <w:r w:rsidR="00D86B00" w:rsidRPr="00D86B00">
        <w:rPr>
          <w:rFonts w:ascii="Times New Roman" w:hAnsi="Times New Roman" w:cs="Times New Roman"/>
          <w:color w:val="000000" w:themeColor="text1"/>
          <w:sz w:val="20"/>
          <w:szCs w:val="20"/>
          <w:lang w:val="en-GB"/>
        </w:rPr>
        <w:t xml:space="preserve"> Moreover, </w:t>
      </w:r>
      <w:r w:rsidR="00D86B00" w:rsidRPr="00D86B00">
        <w:rPr>
          <w:rFonts w:ascii="Times New Roman" w:hAnsi="Times New Roman" w:cs="Times New Roman"/>
          <w:sz w:val="20"/>
          <w:szCs w:val="20"/>
          <w:lang w:val="en-GB"/>
        </w:rPr>
        <w:t xml:space="preserve">the model assumes that natural clearance or successful antibiotic treatment of a gonococcal infection does not confer protective, lasting homotypic immunity, leaving individuals immediately susceptible to </w:t>
      </w:r>
      <w:r w:rsidR="00D86B00" w:rsidRPr="00D86B00">
        <w:rPr>
          <w:rFonts w:ascii="Times New Roman" w:hAnsi="Times New Roman" w:cs="Times New Roman"/>
          <w:sz w:val="20"/>
          <w:szCs w:val="20"/>
          <w:lang w:val="en-GB"/>
        </w:rPr>
        <w:lastRenderedPageBreak/>
        <w:t xml:space="preserve">reinfection upon re-exposure </w:t>
      </w:r>
      <w:r w:rsidR="00D86B00" w:rsidRPr="00D86B00">
        <w:rPr>
          <w:rFonts w:ascii="Times New Roman" w:hAnsi="Times New Roman" w:cs="Times New Roman"/>
          <w:color w:val="000000" w:themeColor="text1"/>
          <w:sz w:val="20"/>
          <w:szCs w:val="20"/>
          <w:lang w:val="en-GB"/>
        </w:rPr>
        <w:fldChar w:fldCharType="begin"/>
      </w:r>
      <w:r w:rsidR="00B90A2B">
        <w:rPr>
          <w:rFonts w:ascii="Times New Roman" w:hAnsi="Times New Roman" w:cs="Times New Roman"/>
          <w:color w:val="000000" w:themeColor="text1"/>
          <w:sz w:val="20"/>
          <w:szCs w:val="20"/>
          <w:lang w:val="en-GB"/>
        </w:rPr>
        <w:instrText xml:space="preserve"> ADDIN ZOTERO_ITEM CSL_CITATION {"citationID":"KrHKNrh4","properties":{"formattedCitation":"[8], [9]","plainCitation":"[8], [9]","noteIndex":0},"citationItems":[{"id":428,"uris":["http://zotero.org/users/9663344/items/E74QJDGX"],"itemData":{"id":428,"type":"article-journal","abstract":"BACKGROUND: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00D86B00" w:rsidRPr="00D86B00">
        <w:rPr>
          <w:rFonts w:ascii="Times New Roman" w:hAnsi="Times New Roman" w:cs="Times New Roman"/>
          <w:color w:val="000000" w:themeColor="text1"/>
          <w:sz w:val="20"/>
          <w:szCs w:val="20"/>
          <w:lang w:val="en-GB"/>
        </w:rPr>
        <w:fldChar w:fldCharType="separate"/>
      </w:r>
      <w:r w:rsidR="00B90A2B">
        <w:rPr>
          <w:rFonts w:ascii="Times New Roman" w:hAnsi="Times New Roman" w:cs="Times New Roman"/>
          <w:color w:val="000000" w:themeColor="text1"/>
          <w:sz w:val="20"/>
          <w:szCs w:val="20"/>
          <w:lang w:val="en-GB"/>
        </w:rPr>
        <w:t>[8], [9]</w:t>
      </w:r>
      <w:r w:rsidR="00D86B00" w:rsidRPr="00D86B00">
        <w:rPr>
          <w:rFonts w:ascii="Times New Roman" w:hAnsi="Times New Roman" w:cs="Times New Roman"/>
          <w:color w:val="000000" w:themeColor="text1"/>
          <w:sz w:val="20"/>
          <w:szCs w:val="20"/>
          <w:lang w:val="en-GB"/>
        </w:rPr>
        <w:fldChar w:fldCharType="end"/>
      </w:r>
      <w:r w:rsidR="00D86B00" w:rsidRPr="00D86B00">
        <w:rPr>
          <w:rFonts w:ascii="Times New Roman" w:hAnsi="Times New Roman" w:cs="Times New Roman"/>
          <w:color w:val="000000" w:themeColor="text1"/>
          <w:sz w:val="20"/>
          <w:szCs w:val="20"/>
          <w:lang w:val="en-GB"/>
        </w:rPr>
        <w:t>.</w:t>
      </w:r>
      <w:r w:rsidRPr="00957F7B">
        <w:rPr>
          <w:rFonts w:ascii="Times New Roman" w:hAnsi="Times New Roman" w:cs="Times New Roman"/>
          <w:color w:val="000000" w:themeColor="text1"/>
          <w:sz w:val="20"/>
          <w:szCs w:val="20"/>
          <w:lang w:val="en-GB"/>
        </w:rPr>
        <w:t xml:space="preserve"> Infections are disaggregated across four co-circulating gonococcal strains characterized by distinct resistance </w:t>
      </w:r>
      <w:r w:rsidRPr="00CD3842">
        <w:rPr>
          <w:rFonts w:ascii="Times New Roman" w:hAnsi="Times New Roman" w:cs="Times New Roman"/>
          <w:color w:val="000000" w:themeColor="text1"/>
          <w:sz w:val="20"/>
          <w:szCs w:val="20"/>
          <w:lang w:val="en-GB"/>
        </w:rPr>
        <w:t xml:space="preserve">profiles (superscript </w:t>
      </w:r>
      <m:oMath>
        <m:r>
          <w:rPr>
            <w:rFonts w:ascii="Cambria Math" w:hAnsi="Cambria Math" w:cs="Times New Roman"/>
            <w:color w:val="000000" w:themeColor="text1"/>
            <w:sz w:val="20"/>
            <w:szCs w:val="20"/>
          </w:rPr>
          <m:t>k</m:t>
        </m:r>
      </m:oMath>
      <w:r w:rsidRPr="00CD3842">
        <w:rPr>
          <w:rFonts w:ascii="Times New Roman" w:hAnsi="Times New Roman" w:cs="Times New Roman"/>
          <w:color w:val="000000" w:themeColor="text1"/>
          <w:sz w:val="20"/>
          <w:szCs w:val="20"/>
          <w:lang w:val="en-GB"/>
        </w:rPr>
        <w:t xml:space="preserve">): </w:t>
      </w:r>
      <w:del w:id="5" w:author="#WANG ZIHAO#" w:date="2026-06-19T00:48:00Z" w16du:dateUtc="2026-06-18T16:48:00Z">
        <w:r w:rsidRPr="00CD3842" w:rsidDel="00CD3842">
          <w:rPr>
            <w:rFonts w:ascii="Times New Roman" w:hAnsi="Times New Roman" w:cs="Times New Roman"/>
            <w:color w:val="000000" w:themeColor="text1"/>
            <w:sz w:val="20"/>
            <w:szCs w:val="20"/>
            <w:lang w:val="en-GB"/>
          </w:rPr>
          <w:delText>wild-type/</w:delText>
        </w:r>
      </w:del>
      <w:del w:id="6" w:author="#WANG ZIHAO#" w:date="2026-06-19T00:49:00Z" w16du:dateUtc="2026-06-18T16:49:00Z">
        <w:r w:rsidRPr="00CD3842" w:rsidDel="00CD3842">
          <w:rPr>
            <w:rFonts w:ascii="Times New Roman" w:hAnsi="Times New Roman" w:cs="Times New Roman"/>
            <w:color w:val="000000" w:themeColor="text1"/>
            <w:sz w:val="20"/>
            <w:szCs w:val="20"/>
            <w:lang w:val="en-GB"/>
          </w:rPr>
          <w:delText>susceptible</w:delText>
        </w:r>
      </w:del>
      <w:ins w:id="7" w:author="#WANG ZIHAO#" w:date="2026-06-19T00:50:00Z" w16du:dateUtc="2026-06-18T16:50:00Z">
        <w:r w:rsidR="00CD3842" w:rsidRPr="00CD3842">
          <w:rPr>
            <w:rFonts w:ascii="Times New Roman" w:hAnsi="Times New Roman" w:cs="Times New Roman"/>
            <w:sz w:val="20"/>
            <w:szCs w:val="20"/>
            <w:lang w:val="en-GB"/>
            <w:rPrChange w:id="8" w:author="#WANG ZIHAO#" w:date="2026-06-19T00:50:00Z" w16du:dateUtc="2026-06-18T16:50:00Z">
              <w:rPr>
                <w:sz w:val="20"/>
                <w:szCs w:val="20"/>
                <w:lang w:val="en-GB"/>
              </w:rPr>
            </w:rPrChange>
          </w:rPr>
          <w:t xml:space="preserve"> </w:t>
        </w:r>
        <w:r w:rsidR="00CD3842" w:rsidRPr="00CD3842">
          <w:rPr>
            <w:rFonts w:ascii="Times New Roman" w:hAnsi="Times New Roman" w:cs="Times New Roman"/>
            <w:sz w:val="20"/>
            <w:szCs w:val="20"/>
            <w:lang w:val="en-GB"/>
            <w:rPrChange w:id="9" w:author="#WANG ZIHAO#" w:date="2026-06-19T00:50:00Z" w16du:dateUtc="2026-06-18T16:50:00Z">
              <w:rPr>
                <w:sz w:val="20"/>
                <w:szCs w:val="20"/>
                <w:lang w:val="en-GB"/>
              </w:rPr>
            </w:rPrChange>
          </w:rPr>
          <w:t>tetracycline</w:t>
        </w:r>
        <w:r w:rsidR="00CD3842" w:rsidRPr="00CD3842">
          <w:rPr>
            <w:rFonts w:ascii="Times New Roman" w:hAnsi="Times New Roman" w:cs="Times New Roman"/>
            <w:sz w:val="20"/>
            <w:szCs w:val="20"/>
            <w:rPrChange w:id="10" w:author="#WANG ZIHAO#" w:date="2026-06-19T00:50:00Z" w16du:dateUtc="2026-06-18T16:50:00Z">
              <w:rPr>
                <w:sz w:val="20"/>
                <w:szCs w:val="20"/>
              </w:rPr>
            </w:rPrChange>
          </w:rPr>
          <w:t>- and ceftriaxone-susceptible (hereafter referred to as the baseline susceptible)</w:t>
        </w:r>
        <w:r w:rsidR="00CD3842" w:rsidRPr="00CD3842">
          <w:rPr>
            <w:rFonts w:ascii="Times New Roman" w:hAnsi="Times New Roman" w:cs="Times New Roman"/>
            <w:sz w:val="20"/>
            <w:szCs w:val="20"/>
            <w:rPrChange w:id="11" w:author="#WANG ZIHAO#" w:date="2026-06-19T00:50:00Z" w16du:dateUtc="2026-06-18T16:50:00Z">
              <w:rPr>
                <w:sz w:val="20"/>
                <w:szCs w:val="20"/>
              </w:rPr>
            </w:rPrChange>
          </w:rPr>
          <w:t xml:space="preserve"> </w:t>
        </w:r>
      </w:ins>
      <w:del w:id="12" w:author="#WANG ZIHAO#" w:date="2026-06-19T00:50:00Z" w16du:dateUtc="2026-06-18T16:50:00Z">
        <w:r w:rsidRPr="00CD3842" w:rsidDel="00CD3842">
          <w:rPr>
            <w:rFonts w:ascii="Times New Roman" w:hAnsi="Times New Roman" w:cs="Times New Roman"/>
            <w:color w:val="000000" w:themeColor="text1"/>
            <w:sz w:val="20"/>
            <w:szCs w:val="20"/>
            <w:lang w:val="en-GB"/>
          </w:rPr>
          <w:delText xml:space="preserve"> </w:delText>
        </w:r>
      </w:del>
      <w:r w:rsidRPr="00CD3842">
        <w:rPr>
          <w:rFonts w:ascii="Times New Roman" w:hAnsi="Times New Roman" w:cs="Times New Roman"/>
          <w:color w:val="000000" w:themeColor="text1"/>
          <w:sz w:val="20"/>
          <w:szCs w:val="20"/>
          <w:lang w:val="en-GB"/>
        </w:rPr>
        <w:t>(</w:t>
      </w:r>
      <m:oMath>
        <m:r>
          <w:rPr>
            <w:rFonts w:ascii="Cambria Math" w:hAnsi="Cambria Math" w:cs="Times New Roman"/>
            <w:color w:val="000000" w:themeColor="text1"/>
            <w:sz w:val="20"/>
            <w:szCs w:val="20"/>
            <w:lang w:val="en-GB"/>
          </w:rPr>
          <m:t>0</m:t>
        </m:r>
      </m:oMath>
      <w:r w:rsidRPr="00CD3842">
        <w:rPr>
          <w:rFonts w:ascii="Times New Roman" w:hAnsi="Times New Roman" w:cs="Times New Roman"/>
          <w:color w:val="000000" w:themeColor="text1"/>
          <w:sz w:val="20"/>
          <w:szCs w:val="20"/>
          <w:lang w:val="en-GB"/>
        </w:rPr>
        <w:t>), ceftriaxone</w:t>
      </w:r>
      <w:r w:rsidRPr="00957F7B">
        <w:rPr>
          <w:rFonts w:ascii="Times New Roman" w:hAnsi="Times New Roman" w:cs="Times New Roman"/>
          <w:color w:val="000000" w:themeColor="text1"/>
          <w:sz w:val="20"/>
          <w:szCs w:val="20"/>
          <w:lang w:val="en-GB"/>
        </w:rPr>
        <w:t>-resistant (</w:t>
      </w:r>
      <m:oMath>
        <m:r>
          <w:rPr>
            <w:rFonts w:ascii="Cambria Math" w:hAnsi="Cambria Math" w:cs="Times New Roman"/>
            <w:color w:val="000000" w:themeColor="text1"/>
            <w:sz w:val="20"/>
            <w:szCs w:val="20"/>
            <w:lang w:val="en-GB"/>
          </w:rPr>
          <m:t>c</m:t>
        </m:r>
      </m:oMath>
      <w:r w:rsidRPr="00957F7B">
        <w:rPr>
          <w:rFonts w:ascii="Times New Roman" w:hAnsi="Times New Roman" w:cs="Times New Roman"/>
          <w:color w:val="000000" w:themeColor="text1"/>
          <w:sz w:val="20"/>
          <w:szCs w:val="20"/>
          <w:lang w:val="en-GB"/>
        </w:rPr>
        <w:t>), tetracycline-resistant (</w:t>
      </w:r>
      <m:oMath>
        <m:r>
          <w:rPr>
            <w:rFonts w:ascii="Cambria Math" w:hAnsi="Cambria Math" w:cs="Times New Roman"/>
            <w:color w:val="000000" w:themeColor="text1"/>
            <w:sz w:val="20"/>
            <w:szCs w:val="20"/>
            <w:lang w:val="en-GB"/>
          </w:rPr>
          <m:t>t</m:t>
        </m:r>
      </m:oMath>
      <w:r w:rsidRPr="00957F7B">
        <w:rPr>
          <w:rFonts w:ascii="Times New Roman" w:hAnsi="Times New Roman" w:cs="Times New Roman"/>
          <w:color w:val="000000" w:themeColor="text1"/>
          <w:sz w:val="20"/>
          <w:szCs w:val="20"/>
          <w:lang w:val="en-GB"/>
        </w:rPr>
        <w:t>), and dual-resistant (</w:t>
      </w:r>
      <m:oMath>
        <m:r>
          <w:rPr>
            <w:rFonts w:ascii="Cambria Math" w:hAnsi="Cambria Math" w:cs="Times New Roman"/>
            <w:color w:val="000000" w:themeColor="text1"/>
            <w:sz w:val="20"/>
            <w:szCs w:val="20"/>
            <w:lang w:val="en-GB"/>
          </w:rPr>
          <m:t>d2</m:t>
        </m:r>
      </m:oMath>
      <w:r w:rsidRPr="00957F7B">
        <w:rPr>
          <w:rFonts w:ascii="Times New Roman" w:hAnsi="Times New Roman" w:cs="Times New Roman"/>
          <w:color w:val="000000" w:themeColor="text1"/>
          <w:sz w:val="20"/>
          <w:szCs w:val="20"/>
          <w:lang w:val="en-GB"/>
        </w:rPr>
        <w:t xml:space="preserve">). Ceftriaxone is modelled as </w:t>
      </w:r>
      <w:r w:rsidR="007F74A2">
        <w:rPr>
          <w:rFonts w:ascii="Times New Roman" w:hAnsi="Times New Roman" w:cs="Times New Roman"/>
          <w:color w:val="000000" w:themeColor="text1"/>
          <w:sz w:val="20"/>
          <w:szCs w:val="20"/>
          <w:lang w:val="en-GB"/>
        </w:rPr>
        <w:t xml:space="preserve">it is </w:t>
      </w:r>
      <w:r w:rsidRPr="00957F7B">
        <w:rPr>
          <w:rFonts w:ascii="Times New Roman" w:hAnsi="Times New Roman" w:cs="Times New Roman"/>
          <w:color w:val="000000" w:themeColor="text1"/>
          <w:sz w:val="20"/>
          <w:szCs w:val="20"/>
          <w:lang w:val="en-GB"/>
        </w:rPr>
        <w:t xml:space="preserve">the sole first-line therapeutic regimen administered in compartment </w:t>
      </w:r>
      <m:oMath>
        <m:r>
          <w:rPr>
            <w:rFonts w:ascii="Cambria Math" w:hAnsi="Cambria Math" w:cs="Times New Roman"/>
            <w:color w:val="000000" w:themeColor="text1"/>
            <w:sz w:val="20"/>
            <w:szCs w:val="20"/>
          </w:rPr>
          <m:t>T</m:t>
        </m:r>
      </m:oMath>
      <w:r w:rsidRPr="00957F7B">
        <w:rPr>
          <w:rFonts w:ascii="Times New Roman" w:hAnsi="Times New Roman" w:cs="Times New Roman"/>
          <w:color w:val="000000" w:themeColor="text1"/>
          <w:sz w:val="20"/>
          <w:szCs w:val="20"/>
          <w:lang w:val="en-GB"/>
        </w:rPr>
        <w:t xml:space="preserve">, carrying defined conditional probabilities </w:t>
      </w:r>
      <m:oMath>
        <m:sSub>
          <m:sSubPr>
            <m:ctrlPr>
              <w:rPr>
                <w:rFonts w:ascii="Cambria Math" w:eastAsia="Times New Roman" w:hAnsi="Cambria Math" w:cs="Times New Roman"/>
                <w:color w:val="000000" w:themeColor="text1"/>
                <w:sz w:val="20"/>
                <w:szCs w:val="20"/>
              </w:rPr>
            </m:ctrlPr>
          </m:sSubPr>
          <m:e>
            <m:r>
              <w:rPr>
                <w:rFonts w:ascii="Cambria Math" w:eastAsia="Times New Roman" w:hAnsi="Cambria Math" w:cs="Times New Roman"/>
                <w:color w:val="000000" w:themeColor="text1"/>
                <w:sz w:val="20"/>
                <w:szCs w:val="20"/>
              </w:rPr>
              <m:t>ω</m:t>
            </m:r>
          </m:e>
          <m:sub>
            <m:r>
              <w:rPr>
                <w:rFonts w:ascii="Cambria Math" w:eastAsia="Times New Roman" w:hAnsi="Cambria Math" w:cs="Times New Roman"/>
                <w:color w:val="000000" w:themeColor="text1"/>
                <w:sz w:val="20"/>
                <w:szCs w:val="20"/>
              </w:rPr>
              <m:t>c</m:t>
            </m:r>
          </m:sub>
        </m:sSub>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for the emergence of </w:t>
      </w:r>
      <w:del w:id="13" w:author="#WANG ZIHAO#" w:date="2026-06-19T00:46:00Z" w16du:dateUtc="2026-06-18T16:46:00Z">
        <w:r w:rsidRPr="00957F7B" w:rsidDel="00CD3842">
          <w:rPr>
            <w:rFonts w:ascii="Times New Roman" w:hAnsi="Times New Roman" w:cs="Times New Roman"/>
            <w:color w:val="000000" w:themeColor="text1"/>
            <w:sz w:val="20"/>
            <w:szCs w:val="20"/>
            <w:lang w:val="en-GB"/>
          </w:rPr>
          <w:delText>phenotypic</w:delText>
        </w:r>
      </w:del>
      <w:ins w:id="14" w:author="#WANG ZIHAO#" w:date="2026-06-19T00:46:00Z" w16du:dateUtc="2026-06-18T16:46:00Z">
        <w:r w:rsidR="00CD3842">
          <w:rPr>
            <w:rFonts w:ascii="Times New Roman" w:hAnsi="Times New Roman" w:cs="Times New Roman"/>
            <w:color w:val="000000" w:themeColor="text1"/>
            <w:sz w:val="20"/>
            <w:szCs w:val="20"/>
            <w:lang w:val="en-GB"/>
          </w:rPr>
          <w:t>strain-specific</w:t>
        </w:r>
      </w:ins>
      <w:r w:rsidRPr="00957F7B">
        <w:rPr>
          <w:rFonts w:ascii="Times New Roman" w:hAnsi="Times New Roman" w:cs="Times New Roman"/>
          <w:color w:val="000000" w:themeColor="text1"/>
          <w:sz w:val="20"/>
          <w:szCs w:val="20"/>
          <w:lang w:val="en-GB"/>
        </w:rPr>
        <w:t xml:space="preserve"> resistance during active treatment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0</m:t>
            </m:r>
          </m:sup>
        </m:sSup>
        <m: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c</m:t>
            </m:r>
          </m:sup>
        </m:sSup>
      </m:oMath>
      <w:r w:rsidRPr="00957F7B">
        <w:rPr>
          <w:rFonts w:ascii="Times New Roman" w:hAnsi="Times New Roman" w:cs="Times New Roman"/>
          <w:color w:val="000000" w:themeColor="text1"/>
          <w:sz w:val="20"/>
          <w:szCs w:val="20"/>
        </w:rPr>
        <w:t xml:space="preserve"> </w:t>
      </w:r>
      <w:r w:rsidRPr="00957F7B">
        <w:rPr>
          <w:rFonts w:ascii="Times New Roman" w:hAnsi="Times New Roman" w:cs="Times New Roman"/>
          <w:color w:val="000000" w:themeColor="text1"/>
          <w:sz w:val="20"/>
          <w:szCs w:val="20"/>
          <w:lang w:val="en-GB"/>
        </w:rPr>
        <w:t xml:space="preserve">and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t</m:t>
            </m:r>
          </m:sup>
        </m:sSup>
        <m: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T</m:t>
            </m:r>
          </m:e>
          <m:sup>
            <m:r>
              <w:rPr>
                <w:rFonts w:ascii="Cambria Math" w:hAnsi="Cambria Math" w:cs="Times New Roman"/>
                <w:color w:val="000000" w:themeColor="text1"/>
                <w:sz w:val="20"/>
                <w:szCs w:val="20"/>
              </w:rPr>
              <m:t>d2</m:t>
            </m:r>
          </m:sup>
        </m:sSup>
      </m:oMath>
      <w:r w:rsidRPr="00957F7B">
        <w:rPr>
          <w:rFonts w:ascii="Times New Roman" w:hAnsi="Times New Roman" w:cs="Times New Roman"/>
          <w:color w:val="000000" w:themeColor="text1"/>
          <w:sz w:val="20"/>
          <w:szCs w:val="20"/>
          <w:lang w:val="en-GB"/>
        </w:rPr>
        <w:t>).</w:t>
      </w:r>
    </w:p>
    <w:p w14:paraId="3F5D5AC0" w14:textId="41F00D2C" w:rsidR="0098219A" w:rsidRPr="00DA0D8F" w:rsidRDefault="0098219A" w:rsidP="0098219A">
      <w:pPr>
        <w:spacing w:before="100" w:beforeAutospacing="1" w:after="100" w:afterAutospacing="1" w:line="276" w:lineRule="auto"/>
        <w:jc w:val="both"/>
        <w:rPr>
          <w:rFonts w:ascii="Times New Roman" w:hAnsi="Times New Roman" w:cs="Times New Roman"/>
          <w:color w:val="000000" w:themeColor="text1"/>
          <w:sz w:val="20"/>
          <w:szCs w:val="20"/>
          <w:lang w:val="en-GB"/>
        </w:rPr>
      </w:pPr>
      <w:r w:rsidRPr="00F07E5F">
        <w:rPr>
          <w:rFonts w:ascii="Times New Roman" w:hAnsi="Times New Roman" w:cs="Times New Roman"/>
          <w:sz w:val="20"/>
          <w:szCs w:val="20"/>
          <w:lang w:val="en-GB"/>
        </w:rPr>
        <w:t xml:space="preserve">The </w:t>
      </w:r>
      <w:r w:rsidR="00F07E5F" w:rsidRPr="00F07E5F">
        <w:rPr>
          <w:rFonts w:ascii="Times New Roman" w:hAnsi="Times New Roman" w:cs="Times New Roman"/>
          <w:color w:val="000000" w:themeColor="text1"/>
          <w:sz w:val="20"/>
          <w:szCs w:val="20"/>
          <w:lang w:val="en-GB"/>
        </w:rPr>
        <w:t xml:space="preserve">time-varying strain-specific </w:t>
      </w:r>
      <w:r w:rsidRPr="00F07E5F">
        <w:rPr>
          <w:rFonts w:ascii="Times New Roman" w:hAnsi="Times New Roman" w:cs="Times New Roman"/>
          <w:sz w:val="20"/>
          <w:szCs w:val="20"/>
          <w:lang w:val="en-GB"/>
        </w:rPr>
        <w:t>force</w:t>
      </w:r>
      <w:r w:rsidRPr="00DA0D8F">
        <w:rPr>
          <w:rFonts w:ascii="Times New Roman" w:hAnsi="Times New Roman" w:cs="Times New Roman"/>
          <w:sz w:val="20"/>
          <w:szCs w:val="20"/>
          <w:lang w:val="en-GB"/>
        </w:rPr>
        <w:t xml:space="preserve"> of infection, defined as the rate at which susceptible individuals </w:t>
      </w:r>
      <w:r w:rsidRPr="00DA0D8F">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 xml:space="preserve">in sexual activity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acquire infection,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λ</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is determined by several factors: the annual rate of partner change within each group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oMath>
      <w:r w:rsidRPr="00DA0D8F">
        <w:rPr>
          <w:rFonts w:ascii="Times New Roman" w:hAnsi="Times New Roman" w:cs="Times New Roman"/>
          <w:sz w:val="20"/>
          <w:szCs w:val="20"/>
          <w:lang w:val="en-GB"/>
        </w:rPr>
        <w:t>); the level of assortativity in sexual mixing between groups (</w:t>
      </w:r>
      <m:oMath>
        <m:r>
          <w:rPr>
            <w:rFonts w:ascii="Cambria Math" w:hAnsi="Cambria Math" w:cs="Times New Roman"/>
            <w:sz w:val="20"/>
            <w:szCs w:val="20"/>
            <w:lang w:val="en-GB"/>
          </w:rPr>
          <m:t>ϵ</m:t>
        </m:r>
      </m:oMath>
      <w:r w:rsidRPr="00DA0D8F">
        <w:rPr>
          <w:rFonts w:ascii="Times New Roman" w:hAnsi="Times New Roman" w:cs="Times New Roman"/>
          <w:sz w:val="20"/>
          <w:szCs w:val="20"/>
          <w:lang w:val="en-GB"/>
        </w:rPr>
        <w:t xml:space="preserve">, where </w:t>
      </w:r>
      <m:oMath>
        <m:r>
          <w:rPr>
            <w:rFonts w:ascii="Cambria Math" w:hAnsi="Cambria Math" w:cs="Times New Roman"/>
            <w:sz w:val="20"/>
            <w:szCs w:val="20"/>
            <w:lang w:val="en-GB"/>
          </w:rPr>
          <m:t>ϵ</m:t>
        </m:r>
      </m:oMath>
      <w:r w:rsidRPr="00DA0D8F">
        <w:rPr>
          <w:rFonts w:ascii="Times New Roman" w:hAnsi="Times New Roman" w:cs="Times New Roman"/>
          <w:sz w:val="20"/>
          <w:szCs w:val="20"/>
          <w:lang w:val="en-GB"/>
        </w:rPr>
        <w:t xml:space="preserve"> = 0 represents proportionate mixing and </w:t>
      </w:r>
      <m:oMath>
        <m:r>
          <w:rPr>
            <w:rFonts w:ascii="Cambria Math" w:hAnsi="Cambria Math" w:cs="Times New Roman"/>
            <w:sz w:val="20"/>
            <w:szCs w:val="20"/>
            <w:lang w:val="en-GB"/>
          </w:rPr>
          <m:t>ϵ</m:t>
        </m:r>
      </m:oMath>
      <w:r w:rsidRPr="00DA0D8F">
        <w:rPr>
          <w:rFonts w:ascii="Times New Roman" w:hAnsi="Times New Roman" w:cs="Times New Roman"/>
          <w:sz w:val="20"/>
          <w:szCs w:val="20"/>
          <w:lang w:val="en-GB"/>
        </w:rPr>
        <w:t xml:space="preserve"> = 1 represents fully assortative mixing); </w:t>
      </w:r>
      <w:r w:rsidRPr="00DA0D8F">
        <w:rPr>
          <w:rFonts w:ascii="Times New Roman" w:hAnsi="Times New Roman" w:cs="Times New Roman"/>
          <w:iCs/>
          <w:sz w:val="20"/>
          <w:szCs w:val="20"/>
          <w:lang w:val="en-GB"/>
        </w:rPr>
        <w:t xml:space="preserve">the total number of contagious individuals with strain </w:t>
      </w:r>
      <m:oMath>
        <m:r>
          <w:rPr>
            <w:rFonts w:ascii="Cambria Math" w:hAnsi="Cambria Math" w:cs="Times New Roman"/>
            <w:sz w:val="20"/>
            <w:szCs w:val="20"/>
            <w:lang w:val="en-GB"/>
          </w:rPr>
          <m:t>k</m:t>
        </m:r>
      </m:oMath>
      <w:r w:rsidRPr="00DA0D8F">
        <w:rPr>
          <w:rFonts w:ascii="Times New Roman" w:hAnsi="Times New Roman" w:cs="Times New Roman"/>
          <w:iCs/>
          <w:sz w:val="20"/>
          <w:szCs w:val="20"/>
          <w:lang w:val="en-GB"/>
        </w:rPr>
        <w:t xml:space="preserve"> in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w:t>
      </w:r>
      <m:oMath>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iCs/>
          <w:sz w:val="20"/>
          <w:szCs w:val="20"/>
          <w:lang w:val="en-GB"/>
        </w:rPr>
        <w:t xml:space="preserve">); the total population in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 xml:space="preserve">the prevalence of infectious individuals </w:t>
      </w:r>
      <w:r w:rsidRPr="00DA0D8F">
        <w:rPr>
          <w:rFonts w:ascii="Times New Roman" w:hAnsi="Times New Roman" w:cs="Times New Roman"/>
          <w:iCs/>
          <w:sz w:val="20"/>
          <w:szCs w:val="20"/>
          <w:lang w:val="en-GB"/>
        </w:rPr>
        <w:t xml:space="preserve">with strain </w:t>
      </w:r>
      <m:oMath>
        <m:r>
          <w:rPr>
            <w:rFonts w:ascii="Cambria Math" w:hAnsi="Cambria Math" w:cs="Times New Roman"/>
            <w:sz w:val="20"/>
            <w:szCs w:val="20"/>
            <w:lang w:val="en-GB"/>
          </w:rPr>
          <m:t>k</m:t>
        </m:r>
      </m:oMath>
      <w:r w:rsidRPr="00DA0D8F">
        <w:rPr>
          <w:rFonts w:ascii="Times New Roman" w:hAnsi="Times New Roman" w:cs="Times New Roman"/>
          <w:iCs/>
          <w:sz w:val="20"/>
          <w:szCs w:val="20"/>
          <w:lang w:val="en-GB"/>
        </w:rPr>
        <w:t xml:space="preserve"> </w:t>
      </w:r>
      <w:r w:rsidRPr="00DA0D8F">
        <w:rPr>
          <w:rFonts w:ascii="Times New Roman" w:hAnsi="Times New Roman" w:cs="Times New Roman"/>
          <w:sz w:val="20"/>
          <w:szCs w:val="20"/>
          <w:lang w:val="en-GB"/>
        </w:rPr>
        <w:t>in each group (</w:t>
      </w:r>
      <m:oMath>
        <m:f>
          <m:fPr>
            <m:ctrlPr>
              <w:rPr>
                <w:rFonts w:ascii="Cambria Math" w:hAnsi="Cambria Math" w:cs="Times New Roman"/>
                <w:i/>
                <w:iCs/>
                <w:sz w:val="20"/>
                <w:szCs w:val="20"/>
                <w:lang w:val="en-GB"/>
              </w:rPr>
            </m:ctrlPr>
          </m:fPr>
          <m:num>
            <m:sSup>
              <m:sSupPr>
                <m:ctrlPr>
                  <w:rPr>
                    <w:rFonts w:ascii="Cambria Math" w:hAnsi="Cambria Math" w:cs="Times New Roman"/>
                    <w:i/>
                    <w:iCs/>
                    <w:sz w:val="20"/>
                    <w:szCs w:val="20"/>
                    <w:lang w:val="en-GB"/>
                  </w:rPr>
                </m:ctrlPr>
              </m:sSup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C</m:t>
                    </m:r>
                  </m:e>
                  <m:sub>
                    <m:r>
                      <w:rPr>
                        <w:rFonts w:ascii="Cambria Math" w:hAnsi="Cambria Math" w:cs="Times New Roman"/>
                        <w:sz w:val="20"/>
                        <w:szCs w:val="20"/>
                        <w:lang w:val="en-GB"/>
                      </w:rPr>
                      <m:t>j</m:t>
                    </m:r>
                  </m:sub>
                </m:sSub>
              </m:e>
              <m:sup>
                <m:r>
                  <w:rPr>
                    <w:rFonts w:ascii="Cambria Math" w:hAnsi="Cambria Math" w:cs="Times New Roman"/>
                    <w:sz w:val="20"/>
                    <w:szCs w:val="20"/>
                    <w:lang w:val="en-GB"/>
                  </w:rPr>
                  <m:t>k</m:t>
                </m:r>
              </m:sup>
            </m:sSup>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num>
          <m:den>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N</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den>
        </m:f>
      </m:oMath>
      <w:r w:rsidRPr="00DA0D8F">
        <w:rPr>
          <w:rFonts w:ascii="Times New Roman" w:hAnsi="Times New Roman" w:cs="Times New Roman"/>
          <w:sz w:val="20"/>
          <w:szCs w:val="20"/>
          <w:lang w:val="en-GB"/>
        </w:rPr>
        <w:t xml:space="preserve">); the proportion of all partnerships in the population that include an individual from group </w:t>
      </w:r>
      <m:oMath>
        <m:r>
          <w:rPr>
            <w:rFonts w:ascii="Cambria Math" w:hAnsi="Cambria Math" w:cs="Times New Roman"/>
            <w:sz w:val="20"/>
            <w:szCs w:val="20"/>
            <w:lang w:val="en-GB"/>
          </w:rPr>
          <m:t>j</m:t>
        </m:r>
      </m:oMath>
      <w:r w:rsidRPr="00DA0D8F">
        <w:rPr>
          <w:rFonts w:ascii="Times New Roman" w:hAnsi="Times New Roman" w:cs="Times New Roman"/>
          <w:sz w:val="20"/>
          <w:szCs w:val="20"/>
          <w:lang w:val="en-GB"/>
        </w:rPr>
        <w:t xml:space="preserve">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π</m:t>
            </m:r>
          </m:e>
          <m:sub>
            <m:r>
              <w:rPr>
                <w:rFonts w:ascii="Cambria Math" w:hAnsi="Cambria Math" w:cs="Times New Roman"/>
                <w:sz w:val="20"/>
                <w:szCs w:val="20"/>
                <w:lang w:val="en-GB"/>
              </w:rPr>
              <m:t>j</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iCs/>
          <w:sz w:val="20"/>
          <w:szCs w:val="20"/>
          <w:lang w:val="en-GB"/>
        </w:rPr>
        <w:t>)</w:t>
      </w:r>
      <w:r w:rsidRPr="00DA0D8F">
        <w:rPr>
          <w:rFonts w:ascii="Times New Roman" w:hAnsi="Times New Roman" w:cs="Times New Roman"/>
          <w:sz w:val="20"/>
          <w:szCs w:val="20"/>
          <w:lang w:val="en-GB"/>
        </w:rPr>
        <w:t>; and the transmission probability. The latter is modelled as time-varying, increasing linearly from the baseline transmission rate (</w:t>
      </w:r>
      <m:oMath>
        <m:r>
          <w:rPr>
            <w:rFonts w:ascii="Cambria Math" w:hAnsi="Cambria Math" w:cs="Times New Roman"/>
            <w:sz w:val="20"/>
            <w:szCs w:val="20"/>
            <w:lang w:val="en-GB"/>
          </w:rPr>
          <m:t>β</m:t>
        </m:r>
      </m:oMath>
      <w:r w:rsidRPr="00DA0D8F">
        <w:rPr>
          <w:rFonts w:ascii="Times New Roman" w:hAnsi="Times New Roman" w:cs="Times New Roman"/>
          <w:sz w:val="20"/>
          <w:szCs w:val="20"/>
          <w:lang w:val="en-GB"/>
        </w:rPr>
        <w:t xml:space="preserve">) at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DA0D8F">
        <w:rPr>
          <w:rFonts w:ascii="Times New Roman" w:hAnsi="Times New Roman" w:cs="Times New Roman"/>
          <w:sz w:val="20"/>
          <w:szCs w:val="20"/>
          <w:lang w:val="en-GB"/>
        </w:rPr>
        <w:t xml:space="preserve">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r>
          <w:rPr>
            <w:rFonts w:ascii="Cambria Math" w:hAnsi="Cambria Math" w:cs="Times New Roman"/>
            <w:sz w:val="20"/>
            <w:szCs w:val="20"/>
            <w:lang w:val="en-GB"/>
          </w:rPr>
          <m:t>=2015</m:t>
        </m:r>
      </m:oMath>
      <w:r w:rsidRPr="00DA0D8F">
        <w:rPr>
          <w:rFonts w:ascii="Times New Roman" w:hAnsi="Times New Roman" w:cs="Times New Roman"/>
          <w:sz w:val="20"/>
          <w:szCs w:val="20"/>
          <w:lang w:val="en-GB"/>
        </w:rPr>
        <w:t xml:space="preserve"> for England), with an annual increment of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β</m:t>
            </m:r>
          </m:sub>
        </m:sSub>
      </m:oMath>
      <w:r w:rsidRPr="00DA0D8F">
        <w:rPr>
          <w:rFonts w:ascii="Times New Roman" w:hAnsi="Times New Roman" w:cs="Times New Roman"/>
          <w:sz w:val="20"/>
          <w:szCs w:val="20"/>
          <w:lang w:val="en-GB"/>
        </w:rPr>
        <w:t>. The resulting force of infection is expressed as:</w:t>
      </w:r>
    </w:p>
    <w:p w14:paraId="7B6F4DEA" w14:textId="77777777" w:rsidR="0098219A" w:rsidRPr="00DA0D8F" w:rsidRDefault="00000000" w:rsidP="0098219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r>
                <w:rPr>
                  <w:rFonts w:ascii="Cambria Math" w:hAnsi="Cambria Math"/>
                  <w:sz w:val="20"/>
                  <w:szCs w:val="20"/>
                  <w:lang w:val="en-GB"/>
                </w:rPr>
                <m:t>β</m:t>
              </m:r>
              <m:d>
                <m:dPr>
                  <m:ctrlPr>
                    <w:rPr>
                      <w:rFonts w:ascii="Cambria Math" w:hAnsi="Cambria Math"/>
                      <w:i/>
                      <w:iCs/>
                      <w:sz w:val="20"/>
                      <w:szCs w:val="20"/>
                      <w:lang w:val="en-GB"/>
                    </w:rPr>
                  </m:ctrlPr>
                </m:dPr>
                <m:e>
                  <m:r>
                    <w:rPr>
                      <w:rFonts w:ascii="Cambria Math" w:hAnsi="Cambria Math"/>
                      <w:sz w:val="20"/>
                      <w:szCs w:val="20"/>
                      <w:lang w:val="en-GB"/>
                    </w:rPr>
                    <m:t>1+</m:t>
                  </m:r>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d>
                    <m:dPr>
                      <m:ctrlPr>
                        <w:rPr>
                          <w:rFonts w:ascii="Cambria Math" w:hAnsi="Cambria Math"/>
                          <w:i/>
                          <w:iCs/>
                          <w:sz w:val="20"/>
                          <w:szCs w:val="20"/>
                          <w:lang w:val="en-GB"/>
                        </w:rPr>
                      </m:ctrlPr>
                    </m:dPr>
                    <m:e>
                      <m:r>
                        <w:rPr>
                          <w:rFonts w:ascii="Cambria Math" w:hAnsi="Cambria Math"/>
                          <w:sz w:val="20"/>
                          <w:szCs w:val="20"/>
                          <w:lang w:val="en-GB"/>
                        </w:rPr>
                        <m:t>t-</m:t>
                      </m:r>
                      <m:sSub>
                        <m:sSubPr>
                          <m:ctrlPr>
                            <w:rPr>
                              <w:rFonts w:ascii="Cambria Math" w:hAnsi="Cambria Math"/>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e>
                  </m:d>
                </m:e>
              </m:d>
              <m:d>
                <m:dPr>
                  <m:ctrlPr>
                    <w:rPr>
                      <w:rFonts w:ascii="Cambria Math" w:hAnsi="Cambria Math"/>
                      <w:i/>
                      <w:iCs/>
                      <w:sz w:val="20"/>
                      <w:szCs w:val="20"/>
                      <w:lang w:val="en-GB"/>
                    </w:rPr>
                  </m:ctrlPr>
                </m:dPr>
                <m:e>
                  <m:r>
                    <w:rPr>
                      <w:rFonts w:ascii="Cambria Math" w:hAnsi="Cambria Math"/>
                      <w:sz w:val="20"/>
                      <w:szCs w:val="20"/>
                      <w:lang w:val="en-GB"/>
                    </w:rPr>
                    <m:t>ϵ</m:t>
                  </m:r>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1-ϵ</m:t>
                      </m:r>
                    </m:e>
                  </m:d>
                  <m:d>
                    <m:dPr>
                      <m:ctrlPr>
                        <w:rPr>
                          <w:rFonts w:ascii="Cambria Math" w:hAnsi="Cambria Math"/>
                          <w:i/>
                          <w:iCs/>
                          <w:sz w:val="20"/>
                          <w:szCs w:val="20"/>
                          <w:lang w:val="en-GB"/>
                        </w:rPr>
                      </m:ctrlPr>
                    </m:dPr>
                    <m:e>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e>
                      </m:nary>
                    </m:e>
                  </m:d>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m:t>
                  </m:r>
                </m:e>
              </m:d>
            </m:e>
          </m:eqArr>
          <m:r>
            <m:rPr>
              <m:sty m:val="p"/>
            </m:rPr>
            <w:rPr>
              <w:rFonts w:ascii="Cambria Math" w:hAnsi="Cambria Math"/>
              <w:sz w:val="20"/>
              <w:szCs w:val="20"/>
              <w:lang w:val="en-GB"/>
            </w:rPr>
            <w:br/>
          </m:r>
        </m:oMath>
      </m:oMathPara>
      <w:r w:rsidR="0098219A" w:rsidRPr="00DA0D8F">
        <w:rPr>
          <w:iCs/>
          <w:sz w:val="20"/>
          <w:szCs w:val="20"/>
          <w:lang w:val="en-GB"/>
        </w:rPr>
        <w:t>where</w:t>
      </w:r>
    </w:p>
    <w:p w14:paraId="780D05DC" w14:textId="57B015ED" w:rsidR="0098219A" w:rsidRPr="00DA0D8F" w:rsidRDefault="00000000" w:rsidP="0098219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r>
                <w:rPr>
                  <w:rFonts w:ascii="Cambria Math" w:hAnsi="Cambria Math"/>
                  <w:sz w:val="20"/>
                  <w:szCs w:val="20"/>
                  <w:lang w:val="en-GB"/>
                </w:rPr>
                <m:t xml:space="preserve"> </m:t>
              </m:r>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f>
                <m:fPr>
                  <m:ctrlPr>
                    <w:rPr>
                      <w:rFonts w:ascii="Cambria Math" w:hAnsi="Cambria Math"/>
                      <w:i/>
                      <w:iCs/>
                      <w:sz w:val="20"/>
                      <w:szCs w:val="20"/>
                      <w:lang w:val="en-GB"/>
                    </w:rPr>
                  </m:ctrlPr>
                </m:fPr>
                <m:num>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num>
                <m:den>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nary>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2</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3</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U</m:t>
                  </m:r>
                </m:e>
                <m:sub>
                  <m:r>
                    <w:rPr>
                      <w:rFonts w:ascii="Cambria Math" w:hAnsi="Cambria Math"/>
                      <w:sz w:val="20"/>
                      <w:szCs w:val="20"/>
                      <w:lang w:val="en-GB"/>
                    </w:rPr>
                    <m:t>j</m:t>
                  </m:r>
                </m:sub>
                <m:sup>
                  <m:r>
                    <w:rPr>
                      <w:rFonts w:ascii="Cambria Math" w:hAnsi="Cambria Math"/>
                      <w:sz w:val="20"/>
                      <w:szCs w:val="20"/>
                      <w:lang w:val="en-GB"/>
                    </w:rPr>
                    <m:t xml:space="preserve"> </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limLoc m:val="undOvr"/>
                  <m:supHide m:val="1"/>
                  <m:ctrlPr>
                    <w:rPr>
                      <w:rFonts w:ascii="Cambria Math" w:hAnsi="Cambria Math"/>
                      <w:i/>
                      <w:iCs/>
                      <w:sz w:val="20"/>
                      <w:szCs w:val="20"/>
                      <w:lang w:val="en-GB"/>
                    </w:rPr>
                  </m:ctrlPr>
                </m:naryPr>
                <m:sub>
                  <m:r>
                    <w:rPr>
                      <w:rFonts w:ascii="Cambria Math" w:hAnsi="Cambria Math"/>
                      <w:sz w:val="20"/>
                      <w:szCs w:val="20"/>
                      <w:lang w:val="en-GB"/>
                    </w:rPr>
                    <m:t>k∈</m:t>
                  </m:r>
                  <m:r>
                    <m:rPr>
                      <m:lit/>
                    </m:rPr>
                    <w:rPr>
                      <w:rFonts w:ascii="Cambria Math" w:hAnsi="Cambria Math"/>
                      <w:sz w:val="20"/>
                      <w:szCs w:val="20"/>
                      <w:lang w:val="en-GB"/>
                    </w:rPr>
                    <m:t>{</m:t>
                  </m:r>
                  <m:r>
                    <w:rPr>
                      <w:rFonts w:ascii="Cambria Math" w:hAnsi="Cambria Math"/>
                      <w:color w:val="000000" w:themeColor="text1"/>
                      <w:sz w:val="20"/>
                      <w:szCs w:val="20"/>
                      <w:lang w:val="en-GB"/>
                    </w:rPr>
                    <m:t>0, c, t, d2</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m:t>
                  </m:r>
                </m:e>
              </m:d>
            </m:e>
          </m:eqArr>
        </m:oMath>
      </m:oMathPara>
    </w:p>
    <w:p w14:paraId="26A6D2DE" w14:textId="77777777" w:rsidR="0098219A" w:rsidRPr="00DA0D8F" w:rsidRDefault="0098219A" w:rsidP="0098219A">
      <w:pPr>
        <w:spacing w:before="100" w:beforeAutospacing="1" w:after="100" w:afterAutospacing="1"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The screening rate,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η</m:t>
            </m:r>
            <m:ctrlPr>
              <w:rPr>
                <w:rFonts w:ascii="Cambria Math" w:hAnsi="Cambria Math" w:cs="Times New Roman"/>
                <w:color w:val="000000"/>
                <w:sz w:val="20"/>
                <w:szCs w:val="20"/>
                <w:lang w:val="en-GB"/>
              </w:rPr>
            </m:ctrlP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DA0D8F">
        <w:rPr>
          <w:rFonts w:ascii="Times New Roman" w:hAnsi="Times New Roman" w:cs="Times New Roman"/>
          <w:color w:val="000000"/>
          <w:sz w:val="20"/>
          <w:szCs w:val="20"/>
          <w:lang w:val="en-GB"/>
        </w:rPr>
        <w:t xml:space="preserve">, </w:t>
      </w:r>
      <w:r w:rsidRPr="00DA0D8F">
        <w:rPr>
          <w:rFonts w:ascii="Times New Roman" w:hAnsi="Times New Roman" w:cs="Times New Roman"/>
          <w:sz w:val="20"/>
          <w:szCs w:val="20"/>
          <w:lang w:val="en-GB"/>
        </w:rPr>
        <w:t xml:space="preserve">defined as testing in the absence of symptoms and thus applicable to asymptomatic or uninfected individuals, varies by sexual activity group. For both groups, the screening rate increases linearly over time, rising by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oMath>
      <w:r w:rsidRPr="00DA0D8F">
        <w:rPr>
          <w:rFonts w:ascii="Times New Roman" w:hAnsi="Times New Roman" w:cs="Times New Roman"/>
          <w:sz w:val="20"/>
          <w:szCs w:val="20"/>
          <w:lang w:val="en-GB"/>
        </w:rPr>
        <w:t xml:space="preserve"> each year from the initial rate at </w:t>
      </w:r>
      <m:oMath>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DA0D8F">
        <w:rPr>
          <w:rFonts w:ascii="Times New Roman" w:hAnsi="Times New Roman" w:cs="Times New Roman"/>
          <w:sz w:val="20"/>
          <w:szCs w:val="20"/>
          <w:lang w:val="en-GB"/>
        </w:rPr>
        <w:t>, as follows:</w:t>
      </w:r>
    </w:p>
    <w:p w14:paraId="68F4518F" w14:textId="77777777" w:rsidR="0098219A" w:rsidRPr="00DA0D8F" w:rsidRDefault="00000000" w:rsidP="0098219A">
      <w:pPr>
        <w:spacing w:before="100" w:beforeAutospacing="1" w:after="100" w:afterAutospacing="1" w:line="276" w:lineRule="auto"/>
        <w:jc w:val="both"/>
        <w:rPr>
          <w:rFonts w:ascii="Times New Roman" w:hAnsi="Times New Roman" w:cs="Times New Roman"/>
          <w:iCs/>
          <w:sz w:val="20"/>
          <w:szCs w:val="20"/>
          <w:lang w:val="en-GB"/>
        </w:rPr>
      </w:pPr>
      <m:oMathPara>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d>
                <m:dPr>
                  <m:ctrlPr>
                    <w:rPr>
                      <w:rFonts w:ascii="Cambria Math" w:hAnsi="Cambria Math" w:cs="Times New Roman"/>
                      <w:i/>
                      <w:iCs/>
                      <w:sz w:val="20"/>
                      <w:szCs w:val="20"/>
                      <w:lang w:val="en-GB"/>
                    </w:rPr>
                  </m:ctrlPr>
                </m:dPr>
                <m:e>
                  <m:r>
                    <w:rPr>
                      <w:rFonts w:ascii="Cambria Math" w:hAnsi="Cambria Math" w:cs="Times New Roman"/>
                      <w:sz w:val="20"/>
                      <w:szCs w:val="20"/>
                      <w:lang w:val="en-GB"/>
                    </w:rPr>
                    <m:t>1+</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5</m:t>
                  </m:r>
                </m:e>
              </m:d>
            </m:e>
          </m:eqArr>
          <m:r>
            <m:rPr>
              <m:sty m:val="p"/>
            </m:rPr>
            <w:rPr>
              <w:rFonts w:ascii="Cambria Math" w:hAnsi="Cambria Math" w:cs="Times New Roman"/>
              <w:sz w:val="20"/>
              <w:szCs w:val="20"/>
              <w:lang w:val="en-GB"/>
            </w:rPr>
            <w:br/>
          </m:r>
        </m:oMath>
        <m:oMath>
          <m:eqArr>
            <m:eqArrPr>
              <m:maxDist m:val="1"/>
              <m:ctrlPr>
                <w:rPr>
                  <w:rFonts w:ascii="Cambria Math" w:hAnsi="Cambria Math" w:cs="Times New Roman"/>
                  <w:i/>
                  <w:iCs/>
                  <w:sz w:val="20"/>
                  <w:szCs w:val="20"/>
                  <w:lang w:val="en-GB"/>
                </w:rPr>
              </m:ctrlPr>
            </m:eqArrPr>
            <m:e>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L</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=ω</m:t>
              </m:r>
              <m:sSub>
                <m:sSubPr>
                  <m:ctrlPr>
                    <w:rPr>
                      <w:rFonts w:ascii="Cambria Math" w:hAnsi="Cambria Math" w:cs="Times New Roman"/>
                      <w:i/>
                      <w:iCs/>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iCs/>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d>
                <m:dPr>
                  <m:ctrlPr>
                    <w:rPr>
                      <w:rFonts w:ascii="Cambria Math" w:hAnsi="Cambria Math" w:cs="Times New Roman"/>
                      <w:i/>
                      <w:iCs/>
                      <w:sz w:val="20"/>
                      <w:szCs w:val="20"/>
                      <w:lang w:val="en-GB"/>
                    </w:rPr>
                  </m:ctrlPr>
                </m:dPr>
                <m:e>
                  <m:r>
                    <w:rPr>
                      <w:rFonts w:ascii="Cambria Math" w:hAnsi="Cambria Math" w:cs="Times New Roman"/>
                      <w:sz w:val="20"/>
                      <w:szCs w:val="20"/>
                      <w:lang w:val="en-GB"/>
                    </w:rPr>
                    <m:t>6</m:t>
                  </m:r>
                </m:e>
              </m:d>
            </m:e>
          </m:eqArr>
        </m:oMath>
      </m:oMathPara>
    </w:p>
    <w:p w14:paraId="7FE9BCA7" w14:textId="0F447499" w:rsidR="0098219A" w:rsidRPr="00DA0D8F" w:rsidRDefault="0098219A" w:rsidP="0098219A">
      <w:pPr>
        <w:spacing w:before="100" w:beforeAutospacing="1" w:after="100" w:afterAutospacing="1"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To account for differences in behaviour, a factor</w:t>
      </w:r>
      <w:r w:rsidR="007F74A2">
        <w:rPr>
          <w:rFonts w:ascii="Times New Roman" w:hAnsi="Times New Roman" w:cs="Times New Roman"/>
          <w:sz w:val="20"/>
          <w:szCs w:val="20"/>
          <w:lang w:val="en-GB"/>
        </w:rPr>
        <w:t xml:space="preserve"> of</w:t>
      </w:r>
      <w:r w:rsidRPr="00DA0D8F">
        <w:rPr>
          <w:rFonts w:ascii="Times New Roman" w:hAnsi="Times New Roman" w:cs="Times New Roman"/>
          <w:sz w:val="20"/>
          <w:szCs w:val="20"/>
          <w:lang w:val="en-GB"/>
        </w:rPr>
        <w:t xml:space="preserve"> </w:t>
      </w:r>
      <m:oMath>
        <m:r>
          <w:rPr>
            <w:rFonts w:ascii="Cambria Math" w:hAnsi="Cambria Math" w:cs="Times New Roman"/>
            <w:sz w:val="20"/>
            <w:szCs w:val="20"/>
            <w:lang w:val="en-GB"/>
          </w:rPr>
          <m:t>0&lt;ω&lt;1</m:t>
        </m:r>
      </m:oMath>
      <w:r w:rsidRPr="00DA0D8F">
        <w:rPr>
          <w:rFonts w:ascii="Times New Roman" w:hAnsi="Times New Roman" w:cs="Times New Roman"/>
          <w:sz w:val="20"/>
          <w:szCs w:val="20"/>
          <w:lang w:val="en-GB"/>
        </w:rPr>
        <w:t xml:space="preserve"> is applied, reflecting that individuals in the low-activity group undergo screening less frequently than those in the high-activity group.</w:t>
      </w:r>
    </w:p>
    <w:p w14:paraId="55F1FBFF" w14:textId="77777777" w:rsidR="0098219A" w:rsidRPr="00DA0D8F" w:rsidRDefault="0098219A" w:rsidP="00B72ECA">
      <w:pPr>
        <w:spacing w:line="276" w:lineRule="auto"/>
        <w:jc w:val="both"/>
        <w:rPr>
          <w:rFonts w:ascii="Times New Roman" w:hAnsi="Times New Roman" w:cs="Times New Roman"/>
          <w:sz w:val="20"/>
          <w:szCs w:val="20"/>
          <w:lang w:val="en-GB"/>
        </w:rPr>
      </w:pPr>
    </w:p>
    <w:p w14:paraId="139A2ED7" w14:textId="77777777" w:rsidR="00B72ECA" w:rsidRPr="009A200B" w:rsidRDefault="00B72ECA" w:rsidP="00450CFC">
      <w:pPr>
        <w:spacing w:before="100" w:beforeAutospacing="1" w:after="100" w:afterAutospacing="1" w:line="276" w:lineRule="auto"/>
        <w:jc w:val="both"/>
        <w:rPr>
          <w:rFonts w:ascii="Times New Roman" w:hAnsi="Times New Roman" w:cs="Times New Roman"/>
          <w:b/>
          <w:bCs/>
          <w:color w:val="212121"/>
          <w:sz w:val="20"/>
          <w:szCs w:val="20"/>
          <w:lang w:val="en-GB"/>
        </w:rPr>
      </w:pPr>
    </w:p>
    <w:p w14:paraId="1A7BADD3" w14:textId="4158624E" w:rsidR="004C5B1A" w:rsidRPr="00DA0D8F" w:rsidRDefault="004C5B1A" w:rsidP="001B6CFF">
      <w:pPr>
        <w:pStyle w:val="NormalWeb"/>
        <w:spacing w:line="276" w:lineRule="auto"/>
        <w:jc w:val="both"/>
        <w:rPr>
          <w:sz w:val="20"/>
          <w:szCs w:val="20"/>
          <w:lang w:val="en-GB"/>
        </w:rPr>
      </w:pPr>
    </w:p>
    <w:p w14:paraId="236805CF" w14:textId="77777777" w:rsidR="003C479B" w:rsidRPr="00DA0D8F" w:rsidRDefault="003C479B" w:rsidP="003B3837">
      <w:pPr>
        <w:pStyle w:val="NormalWeb"/>
        <w:spacing w:line="276" w:lineRule="auto"/>
        <w:jc w:val="both"/>
        <w:rPr>
          <w:sz w:val="20"/>
          <w:szCs w:val="20"/>
          <w:lang w:val="en-GB"/>
        </w:rPr>
      </w:pPr>
    </w:p>
    <w:p w14:paraId="4E393B0A" w14:textId="77777777" w:rsidR="001B6CFF" w:rsidRPr="00DA0D8F" w:rsidRDefault="001B6CFF" w:rsidP="003B3837">
      <w:pPr>
        <w:pStyle w:val="NormalWeb"/>
        <w:spacing w:line="276" w:lineRule="auto"/>
        <w:jc w:val="both"/>
        <w:rPr>
          <w:sz w:val="20"/>
          <w:szCs w:val="20"/>
          <w:lang w:val="en-GB"/>
        </w:rPr>
      </w:pPr>
    </w:p>
    <w:p w14:paraId="482AFC20" w14:textId="037007FF" w:rsidR="001B6CFF" w:rsidRPr="00DA0D8F" w:rsidRDefault="001B6CFF" w:rsidP="003B3837">
      <w:pPr>
        <w:pStyle w:val="NormalWeb"/>
        <w:spacing w:line="276" w:lineRule="auto"/>
        <w:jc w:val="both"/>
        <w:rPr>
          <w:sz w:val="20"/>
          <w:szCs w:val="20"/>
          <w:lang w:val="en-GB"/>
        </w:rPr>
        <w:sectPr w:rsidR="001B6CFF" w:rsidRPr="00DA0D8F" w:rsidSect="00276DCE">
          <w:footerReference w:type="even" r:id="rId12"/>
          <w:footerReference w:type="default" r:id="rId13"/>
          <w:pgSz w:w="11910" w:h="16840"/>
          <w:pgMar w:top="1582" w:right="1418" w:bottom="958" w:left="1418" w:header="0" w:footer="760" w:gutter="170"/>
          <w:cols w:space="720"/>
          <w:docGrid w:linePitch="360"/>
        </w:sectPr>
      </w:pPr>
    </w:p>
    <w:p w14:paraId="2281CD9D" w14:textId="40BD9292" w:rsidR="006B751E" w:rsidRPr="00DA0D8F" w:rsidRDefault="00B71524" w:rsidP="003B3837">
      <w:pPr>
        <w:pStyle w:val="NormalWeb"/>
        <w:spacing w:line="276" w:lineRule="auto"/>
        <w:jc w:val="center"/>
        <w:rPr>
          <w:sz w:val="20"/>
          <w:szCs w:val="20"/>
          <w:lang w:val="en-GB"/>
        </w:rPr>
      </w:pPr>
      <w:r w:rsidRPr="00DA0D8F">
        <w:rPr>
          <w:noProof/>
          <w:sz w:val="20"/>
          <w:szCs w:val="20"/>
          <w:lang w:val="en-GB"/>
          <w14:ligatures w14:val="standardContextual"/>
        </w:rPr>
        <w:lastRenderedPageBreak/>
        <w:drawing>
          <wp:inline distT="0" distB="0" distL="0" distR="0" wp14:anchorId="43ACC314" wp14:editId="292FE322">
            <wp:extent cx="3438371" cy="4572000"/>
            <wp:effectExtent l="0" t="0" r="3810" b="0"/>
            <wp:docPr id="18306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82738" name="Picture 1830682738"/>
                    <pic:cNvPicPr/>
                  </pic:nvPicPr>
                  <pic:blipFill>
                    <a:blip r:embed="rId14"/>
                    <a:stretch>
                      <a:fillRect/>
                    </a:stretch>
                  </pic:blipFill>
                  <pic:spPr>
                    <a:xfrm>
                      <a:off x="0" y="0"/>
                      <a:ext cx="3438371" cy="4572000"/>
                    </a:xfrm>
                    <a:prstGeom prst="rect">
                      <a:avLst/>
                    </a:prstGeom>
                  </pic:spPr>
                </pic:pic>
              </a:graphicData>
            </a:graphic>
          </wp:inline>
        </w:drawing>
      </w:r>
    </w:p>
    <w:p w14:paraId="42CE73F8" w14:textId="60CE3AA7" w:rsidR="001725A7" w:rsidRPr="00DA0D8F" w:rsidRDefault="009701A4" w:rsidP="003B3837">
      <w:pPr>
        <w:pStyle w:val="NormalWeb"/>
        <w:spacing w:line="276" w:lineRule="auto"/>
        <w:jc w:val="both"/>
        <w:rPr>
          <w:sz w:val="20"/>
          <w:szCs w:val="20"/>
          <w:lang w:val="en-GB"/>
        </w:rPr>
        <w:sectPr w:rsidR="001725A7" w:rsidRPr="00DA0D8F" w:rsidSect="00276DCE">
          <w:pgSz w:w="16838" w:h="11906" w:orient="landscape"/>
          <w:pgMar w:top="1440" w:right="1440" w:bottom="1440" w:left="1440" w:header="708" w:footer="708" w:gutter="0"/>
          <w:cols w:space="708"/>
          <w:docGrid w:linePitch="360"/>
        </w:sectPr>
      </w:pPr>
      <w:r w:rsidRPr="004B7482">
        <w:rPr>
          <w:b/>
          <w:bCs/>
          <w:sz w:val="20"/>
          <w:szCs w:val="20"/>
          <w:lang w:val="en-GB"/>
        </w:rPr>
        <w:t xml:space="preserve">Fig. 1: </w:t>
      </w:r>
      <w:r w:rsidR="008925D7" w:rsidRPr="004B7482">
        <w:rPr>
          <w:b/>
          <w:bCs/>
          <w:sz w:val="20"/>
          <w:szCs w:val="20"/>
          <w:lang w:val="en-GB"/>
        </w:rPr>
        <w:t>Strain-specific g</w:t>
      </w:r>
      <w:r w:rsidRPr="004B7482">
        <w:rPr>
          <w:b/>
          <w:bCs/>
          <w:sz w:val="20"/>
          <w:szCs w:val="20"/>
          <w:lang w:val="en-GB"/>
        </w:rPr>
        <w:t>onorrhoea transmission model.</w:t>
      </w:r>
      <w:r w:rsidR="000A68D3">
        <w:rPr>
          <w:sz w:val="20"/>
          <w:szCs w:val="20"/>
          <w:lang w:val="en-GB"/>
        </w:rPr>
        <w:t xml:space="preserve"> </w:t>
      </w:r>
      <w:r w:rsidR="000A68D3" w:rsidRPr="00CF5428">
        <w:rPr>
          <w:color w:val="000000" w:themeColor="text1"/>
          <w:sz w:val="20"/>
          <w:szCs w:val="20"/>
          <w:lang w:val="en-GB"/>
        </w:rPr>
        <w:t>The target MSM population is stratified into low-activity (orange) and high-activity (red) sexual behaviour classes</w:t>
      </w:r>
      <w:r w:rsidR="00957F7B" w:rsidRPr="00957F7B">
        <w:rPr>
          <w:sz w:val="20"/>
          <w:szCs w:val="20"/>
          <w:lang w:val="en-GB"/>
        </w:rPr>
        <w:t xml:space="preserve"> </w:t>
      </w:r>
      <w:r w:rsidR="00957F7B" w:rsidRPr="004273A8">
        <w:rPr>
          <w:sz w:val="20"/>
          <w:szCs w:val="20"/>
          <w:lang w:val="en-GB"/>
        </w:rPr>
        <w:t xml:space="preserve">with a proportion </w:t>
      </w:r>
      <m:oMath>
        <m:sSub>
          <m:sSubPr>
            <m:ctrlPr>
              <w:rPr>
                <w:rFonts w:ascii="Cambria Math" w:hAnsi="Cambria Math"/>
                <w:i/>
                <w:sz w:val="20"/>
                <w:szCs w:val="20"/>
                <w:lang w:val="en-GB"/>
              </w:rPr>
            </m:ctrlPr>
          </m:sSubPr>
          <m:e>
            <m:r>
              <w:rPr>
                <w:rFonts w:ascii="Cambria Math" w:hAnsi="Cambria Math"/>
                <w:sz w:val="20"/>
                <w:szCs w:val="20"/>
                <w:lang w:val="en-GB"/>
              </w:rPr>
              <m:t>q</m:t>
            </m:r>
          </m:e>
          <m:sub>
            <m:r>
              <w:rPr>
                <w:rFonts w:ascii="Cambria Math" w:hAnsi="Cambria Math"/>
                <w:sz w:val="20"/>
                <w:szCs w:val="20"/>
                <w:lang w:val="en-GB"/>
              </w:rPr>
              <m:t>L</m:t>
            </m:r>
          </m:sub>
        </m:sSub>
      </m:oMath>
      <w:r w:rsidR="00957F7B" w:rsidRPr="004273A8">
        <w:rPr>
          <w:sz w:val="20"/>
          <w:szCs w:val="20"/>
          <w:lang w:val="en-GB"/>
        </w:rPr>
        <w:t xml:space="preserve"> assigned to the low-activity group and the remainder (</w:t>
      </w:r>
      <m:oMath>
        <m:sSub>
          <m:sSubPr>
            <m:ctrlPr>
              <w:rPr>
                <w:rFonts w:ascii="Cambria Math" w:hAnsi="Cambria Math"/>
                <w:i/>
                <w:sz w:val="20"/>
                <w:szCs w:val="20"/>
                <w:lang w:val="en-GB"/>
              </w:rPr>
            </m:ctrlPr>
          </m:sSubPr>
          <m:e>
            <m:r>
              <w:rPr>
                <w:rFonts w:ascii="Cambria Math" w:hAnsi="Cambria Math"/>
                <w:sz w:val="20"/>
                <w:szCs w:val="20"/>
                <w:lang w:val="en-GB"/>
              </w:rPr>
              <m:t>q</m:t>
            </m:r>
          </m:e>
          <m:sub>
            <m:r>
              <w:rPr>
                <w:rFonts w:ascii="Cambria Math" w:hAnsi="Cambria Math"/>
                <w:sz w:val="20"/>
                <w:szCs w:val="20"/>
                <w:lang w:val="en-GB"/>
              </w:rPr>
              <m:t>H</m:t>
            </m:r>
          </m:sub>
        </m:sSub>
        <m:r>
          <w:rPr>
            <w:rFonts w:ascii="Cambria Math" w:hAnsi="Cambria Math"/>
            <w:sz w:val="20"/>
            <w:szCs w:val="20"/>
            <w:lang w:val="en-GB"/>
          </w:rPr>
          <m:t>=1-</m:t>
        </m:r>
        <m:sSub>
          <m:sSubPr>
            <m:ctrlPr>
              <w:rPr>
                <w:rFonts w:ascii="Cambria Math" w:hAnsi="Cambria Math"/>
                <w:i/>
                <w:sz w:val="20"/>
                <w:szCs w:val="20"/>
                <w:lang w:val="en-GB"/>
              </w:rPr>
            </m:ctrlPr>
          </m:sSubPr>
          <m:e>
            <m:r>
              <w:rPr>
                <w:rFonts w:ascii="Cambria Math" w:hAnsi="Cambria Math"/>
                <w:sz w:val="20"/>
                <w:szCs w:val="20"/>
                <w:lang w:val="en-GB"/>
              </w:rPr>
              <m:t>q</m:t>
            </m:r>
          </m:e>
          <m:sub>
            <m:r>
              <w:rPr>
                <w:rFonts w:ascii="Cambria Math" w:hAnsi="Cambria Math"/>
                <w:sz w:val="20"/>
                <w:szCs w:val="20"/>
                <w:lang w:val="en-GB"/>
              </w:rPr>
              <m:t>L</m:t>
            </m:r>
          </m:sub>
        </m:sSub>
      </m:oMath>
      <w:r w:rsidR="00957F7B" w:rsidRPr="004273A8">
        <w:rPr>
          <w:sz w:val="20"/>
          <w:szCs w:val="20"/>
          <w:lang w:val="en-GB"/>
        </w:rPr>
        <w:t>) to the high-activity group</w:t>
      </w:r>
      <w:r w:rsidR="000A68D3" w:rsidRPr="00CF5428">
        <w:rPr>
          <w:color w:val="000000" w:themeColor="text1"/>
          <w:sz w:val="20"/>
          <w:szCs w:val="20"/>
          <w:lang w:val="en-GB"/>
        </w:rPr>
        <w:t>. Both classes share identical internal compartmental structures but possess distinct partner-change and transmission rates; for visual clarity, only inter-compartmental flows for the high-activity cohort (upper layer) are explicitly plotted. Demographic churning 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0A68D3" w:rsidRPr="00CF5428">
        <w:rPr>
          <w:color w:val="000000" w:themeColor="text1"/>
          <w:sz w:val="20"/>
          <w:szCs w:val="20"/>
          <w:lang w:val="en-GB"/>
        </w:rPr>
        <w:t>)</w:t>
      </w:r>
      <w:r w:rsidR="00724CEC">
        <w:rPr>
          <w:color w:val="000000" w:themeColor="text1"/>
          <w:sz w:val="20"/>
          <w:szCs w:val="20"/>
          <w:lang w:val="en-GB"/>
        </w:rPr>
        <w:t xml:space="preserve"> at a rate </w:t>
      </w:r>
      <m:oMath>
        <m:r>
          <w:rPr>
            <w:rFonts w:ascii="Cambria Math" w:hAnsi="Cambria Math"/>
            <w:color w:val="000000" w:themeColor="text1"/>
            <w:sz w:val="20"/>
            <w:szCs w:val="20"/>
          </w:rPr>
          <m:t>α</m:t>
        </m:r>
      </m:oMath>
      <w:r w:rsidR="000A68D3" w:rsidRPr="00CF5428">
        <w:rPr>
          <w:color w:val="000000" w:themeColor="text1"/>
          <w:sz w:val="20"/>
          <w:szCs w:val="20"/>
          <w:lang w:val="en-GB"/>
        </w:rPr>
        <w:t>, balanced by a constant background attrition rate across all states due to aging or exit from the active network</w:t>
      </w:r>
      <w:r w:rsidR="00724CEC">
        <w:rPr>
          <w:color w:val="000000" w:themeColor="text1"/>
          <w:sz w:val="20"/>
          <w:szCs w:val="20"/>
          <w:lang w:val="en-GB"/>
        </w:rPr>
        <w:t xml:space="preserve"> at a rate </w:t>
      </w:r>
      <m:oMath>
        <m:r>
          <w:rPr>
            <w:rFonts w:ascii="Cambria Math" w:hAnsi="Cambria Math"/>
            <w:color w:val="000000" w:themeColor="text1"/>
            <w:sz w:val="20"/>
            <w:szCs w:val="20"/>
          </w:rPr>
          <m:t>1/γ</m:t>
        </m:r>
      </m:oMath>
      <w:r w:rsidR="000A68D3">
        <w:rPr>
          <w:color w:val="000000" w:themeColor="text1"/>
          <w:sz w:val="20"/>
          <w:szCs w:val="20"/>
          <w:lang w:val="en-GB"/>
        </w:rPr>
        <w:t>. C</w:t>
      </w:r>
      <w:r w:rsidR="000A68D3" w:rsidRPr="00CF5428">
        <w:rPr>
          <w:color w:val="000000" w:themeColor="text1"/>
          <w:sz w:val="20"/>
          <w:szCs w:val="20"/>
          <w:lang w:val="en-GB"/>
        </w:rPr>
        <w:t xml:space="preserve">linical progression follows an extended </w:t>
      </w:r>
      <w:r w:rsidR="000A68D3" w:rsidRPr="00CF5428">
        <w:rPr>
          <w:color w:val="000000" w:themeColor="text1"/>
          <w:sz w:val="20"/>
          <w:szCs w:val="20"/>
          <w:lang w:val="en-GB"/>
        </w:rPr>
        <w:lastRenderedPageBreak/>
        <w:t>Susceptible-Exposed-Infectious-</w:t>
      </w:r>
      <w:r w:rsidR="008B4876">
        <w:rPr>
          <w:color w:val="000000" w:themeColor="text1"/>
          <w:sz w:val="20"/>
          <w:szCs w:val="20"/>
          <w:lang w:val="en-GB"/>
        </w:rPr>
        <w:t>Treated</w:t>
      </w:r>
      <w:r w:rsidR="008B4876" w:rsidRPr="00CF5428">
        <w:rPr>
          <w:color w:val="000000" w:themeColor="text1"/>
          <w:sz w:val="20"/>
          <w:szCs w:val="20"/>
          <w:lang w:val="en-GB"/>
        </w:rPr>
        <w:t xml:space="preserve"> </w:t>
      </w:r>
      <w:r w:rsidR="000A68D3" w:rsidRPr="00CF5428">
        <w:rPr>
          <w:color w:val="000000" w:themeColor="text1"/>
          <w:sz w:val="20"/>
          <w:szCs w:val="20"/>
          <w:lang w:val="en-GB"/>
        </w:rPr>
        <w:t>framework: uninfected (</w:t>
      </w:r>
      <m:oMath>
        <m:r>
          <w:rPr>
            <w:rFonts w:ascii="Cambria Math" w:hAnsi="Cambria Math"/>
            <w:color w:val="000000" w:themeColor="text1"/>
            <w:sz w:val="20"/>
            <w:szCs w:val="20"/>
            <w:lang w:val="en-GB"/>
          </w:rPr>
          <m:t>U</m:t>
        </m:r>
      </m:oMath>
      <w:r w:rsidR="000A68D3"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000A68D3" w:rsidRPr="00CF5428">
        <w:rPr>
          <w:color w:val="000000" w:themeColor="text1"/>
          <w:sz w:val="20"/>
          <w:szCs w:val="20"/>
          <w:lang w:val="en-GB"/>
        </w:rPr>
        <w:t>)</w:t>
      </w:r>
      <w:r w:rsidR="00EE37F4">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sidR="00EE37F4">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000A68D3" w:rsidRPr="00CF5428">
        <w:rPr>
          <w:color w:val="000000" w:themeColor="text1"/>
          <w:sz w:val="20"/>
          <w:szCs w:val="20"/>
          <w:lang w:val="en-GB"/>
        </w:rPr>
        <w:t xml:space="preserve">, </w:t>
      </w:r>
      <w:r w:rsidR="00EE37F4" w:rsidRPr="00CF5428">
        <w:rPr>
          <w:color w:val="000000" w:themeColor="text1"/>
          <w:sz w:val="20"/>
          <w:szCs w:val="20"/>
          <w:lang w:val="en-GB"/>
        </w:rPr>
        <w:t>progressing subsequently to either asymptomatic (</w:t>
      </w:r>
      <m:oMath>
        <m:r>
          <w:rPr>
            <w:rFonts w:ascii="Cambria Math" w:hAnsi="Cambria Math"/>
            <w:color w:val="000000" w:themeColor="text1"/>
            <w:sz w:val="20"/>
            <w:szCs w:val="20"/>
            <w:lang w:val="en-GB"/>
          </w:rPr>
          <m:t>A</m:t>
        </m:r>
      </m:oMath>
      <w:r w:rsidR="00EE37F4" w:rsidRPr="00CF5428">
        <w:rPr>
          <w:color w:val="000000" w:themeColor="text1"/>
          <w:sz w:val="20"/>
          <w:szCs w:val="20"/>
          <w:lang w:val="en-GB"/>
        </w:rPr>
        <w:t xml:space="preserve">) </w:t>
      </w:r>
      <w:r w:rsidR="00EE37F4">
        <w:rPr>
          <w:color w:val="000000" w:themeColor="text1"/>
          <w:sz w:val="20"/>
          <w:szCs w:val="20"/>
          <w:lang w:val="en-GB"/>
        </w:rPr>
        <w:t xml:space="preserve">with a probability </w:t>
      </w:r>
      <m:oMath>
        <m:r>
          <w:rPr>
            <w:rFonts w:ascii="Cambria Math" w:hAnsi="Cambria Math"/>
            <w:color w:val="000000" w:themeColor="text1"/>
            <w:sz w:val="20"/>
            <w:szCs w:val="20"/>
          </w:rPr>
          <m:t>1-ψ</m:t>
        </m:r>
      </m:oMath>
      <w:r w:rsidR="00EE37F4">
        <w:rPr>
          <w:color w:val="000000" w:themeColor="text1"/>
          <w:sz w:val="20"/>
          <w:szCs w:val="20"/>
        </w:rPr>
        <w:t xml:space="preserve"> </w:t>
      </w:r>
      <w:r w:rsidR="00EE37F4"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00EE37F4" w:rsidRPr="00CF5428">
        <w:rPr>
          <w:color w:val="000000" w:themeColor="text1"/>
          <w:sz w:val="20"/>
          <w:szCs w:val="20"/>
          <w:lang w:val="en-GB"/>
        </w:rPr>
        <w:t xml:space="preserve">) </w:t>
      </w:r>
      <w:r w:rsidR="00EE37F4">
        <w:rPr>
          <w:color w:val="000000" w:themeColor="text1"/>
          <w:sz w:val="20"/>
          <w:szCs w:val="20"/>
          <w:lang w:val="en-GB"/>
        </w:rPr>
        <w:t xml:space="preserve">with a probability </w:t>
      </w:r>
      <m:oMath>
        <m:r>
          <w:rPr>
            <w:rFonts w:ascii="Cambria Math" w:hAnsi="Cambria Math"/>
            <w:color w:val="000000" w:themeColor="text1"/>
            <w:sz w:val="20"/>
            <w:szCs w:val="20"/>
          </w:rPr>
          <m:t>ψ</m:t>
        </m:r>
      </m:oMath>
      <w:r w:rsidR="00EE37F4">
        <w:rPr>
          <w:color w:val="000000" w:themeColor="text1"/>
          <w:sz w:val="20"/>
          <w:szCs w:val="20"/>
        </w:rPr>
        <w:t xml:space="preserve"> </w:t>
      </w:r>
      <w:r w:rsidR="00EE37F4" w:rsidRPr="00CF5428">
        <w:rPr>
          <w:color w:val="000000" w:themeColor="text1"/>
          <w:sz w:val="20"/>
          <w:szCs w:val="20"/>
          <w:lang w:val="en-GB"/>
        </w:rPr>
        <w:t>acute infectious states</w:t>
      </w:r>
      <w:r w:rsidR="00EE37F4">
        <w:rPr>
          <w:color w:val="000000" w:themeColor="text1"/>
          <w:sz w:val="20"/>
          <w:szCs w:val="20"/>
          <w:lang w:val="en-GB"/>
        </w:rPr>
        <w:t xml:space="preserve"> at a rate </w:t>
      </w:r>
      <m:oMath>
        <m:r>
          <w:rPr>
            <w:rFonts w:ascii="Cambria Math" w:hAnsi="Cambria Math"/>
            <w:color w:val="000000" w:themeColor="text1"/>
            <w:sz w:val="20"/>
            <w:szCs w:val="20"/>
          </w:rPr>
          <m:t>σ</m:t>
        </m:r>
      </m:oMath>
      <w:r w:rsidR="00EE37F4" w:rsidRPr="00CF5428">
        <w:rPr>
          <w:color w:val="000000" w:themeColor="text1"/>
          <w:sz w:val="20"/>
          <w:szCs w:val="20"/>
          <w:lang w:val="en-GB"/>
        </w:rPr>
        <w:t>.</w:t>
      </w:r>
      <w:r w:rsidR="00EE37F4">
        <w:rPr>
          <w:color w:val="000000" w:themeColor="text1"/>
          <w:sz w:val="20"/>
          <w:szCs w:val="20"/>
          <w:lang w:val="en-GB"/>
        </w:rPr>
        <w:t xml:space="preserve"> S</w:t>
      </w:r>
      <w:r w:rsidR="00EE37F4" w:rsidRPr="00CF5428">
        <w:rPr>
          <w:color w:val="000000" w:themeColor="text1"/>
          <w:sz w:val="20"/>
          <w:szCs w:val="20"/>
          <w:lang w:val="en-GB"/>
        </w:rPr>
        <w:t xml:space="preserve">creened individuals </w:t>
      </w:r>
      <w:r w:rsidR="00EE37F4">
        <w:rPr>
          <w:color w:val="000000" w:themeColor="text1"/>
          <w:sz w:val="20"/>
          <w:szCs w:val="20"/>
          <w:lang w:val="en-GB"/>
        </w:rPr>
        <w:t>(including both s</w:t>
      </w:r>
      <w:r w:rsidR="00EE37F4" w:rsidRPr="00CF5428">
        <w:rPr>
          <w:color w:val="000000" w:themeColor="text1"/>
          <w:sz w:val="20"/>
          <w:szCs w:val="20"/>
          <w:lang w:val="en-GB"/>
        </w:rPr>
        <w:t xml:space="preserve">ymptomatic </w:t>
      </w:r>
      <w:r w:rsidR="00EE37F4">
        <w:rPr>
          <w:color w:val="000000" w:themeColor="text1"/>
          <w:sz w:val="20"/>
          <w:szCs w:val="20"/>
          <w:lang w:val="en-GB"/>
        </w:rPr>
        <w:t xml:space="preserve">at a rate </w:t>
      </w:r>
      <m:oMath>
        <m:r>
          <w:rPr>
            <w:rFonts w:ascii="Cambria Math" w:hAnsi="Cambria Math"/>
            <w:color w:val="000000" w:themeColor="text1"/>
            <w:sz w:val="20"/>
            <w:szCs w:val="20"/>
          </w:rPr>
          <m:t>μ</m:t>
        </m:r>
      </m:oMath>
      <w:r w:rsidR="00EE37F4">
        <w:rPr>
          <w:color w:val="000000" w:themeColor="text1"/>
          <w:sz w:val="20"/>
          <w:szCs w:val="20"/>
        </w:rPr>
        <w:t xml:space="preserve"> </w:t>
      </w:r>
      <w:r w:rsidR="00EE37F4">
        <w:rPr>
          <w:color w:val="000000" w:themeColor="text1"/>
          <w:sz w:val="20"/>
          <w:szCs w:val="20"/>
          <w:lang w:val="en-GB"/>
        </w:rPr>
        <w:t xml:space="preserve">and asymptomatic hosts at a screening-dependent rate </w:t>
      </w:r>
      <m:oMath>
        <m:r>
          <w:rPr>
            <w:rFonts w:ascii="Cambria Math" w:hAnsi="Cambria Math"/>
            <w:color w:val="000000" w:themeColor="text1"/>
            <w:sz w:val="20"/>
            <w:szCs w:val="20"/>
          </w:rPr>
          <m:t>η</m:t>
        </m:r>
      </m:oMath>
      <w:r w:rsidR="00EE37F4">
        <w:rPr>
          <w:color w:val="000000" w:themeColor="text1"/>
          <w:sz w:val="20"/>
          <w:szCs w:val="20"/>
          <w:lang w:val="en-GB"/>
        </w:rPr>
        <w:t xml:space="preserve">) </w:t>
      </w:r>
      <w:r w:rsidR="00EE37F4"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00EE37F4"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00EE37F4" w:rsidRPr="00CF5428">
        <w:rPr>
          <w:color w:val="000000" w:themeColor="text1"/>
          <w:sz w:val="20"/>
          <w:szCs w:val="20"/>
          <w:lang w:val="en-GB"/>
        </w:rPr>
        <w:t>)</w:t>
      </w:r>
      <w:r w:rsidR="00EE37F4">
        <w:rPr>
          <w:color w:val="000000" w:themeColor="text1"/>
          <w:sz w:val="20"/>
          <w:szCs w:val="20"/>
          <w:lang w:val="en-GB"/>
        </w:rPr>
        <w:t xml:space="preserve"> at a rate </w:t>
      </w:r>
      <m:oMath>
        <m:r>
          <w:rPr>
            <w:rFonts w:ascii="Cambria Math" w:hAnsi="Cambria Math"/>
            <w:color w:val="000000" w:themeColor="text1"/>
            <w:sz w:val="20"/>
            <w:szCs w:val="20"/>
          </w:rPr>
          <m:t>ν</m:t>
        </m:r>
      </m:oMath>
      <w:r w:rsidR="00EE37F4" w:rsidRPr="00CF5428">
        <w:rPr>
          <w:color w:val="000000" w:themeColor="text1"/>
          <w:sz w:val="20"/>
          <w:szCs w:val="20"/>
          <w:lang w:val="en-GB"/>
        </w:rPr>
        <w:t>.</w:t>
      </w:r>
      <w:r w:rsidR="00FA2377" w:rsidRPr="00CF5428">
        <w:rPr>
          <w:color w:val="000000" w:themeColor="text1"/>
          <w:sz w:val="20"/>
          <w:szCs w:val="20"/>
          <w:lang w:val="en-GB"/>
        </w:rPr>
        <w:t xml:space="preserve"> </w:t>
      </w:r>
      <w:r w:rsidR="00EE37F4" w:rsidRPr="004F3AD6">
        <w:rPr>
          <w:color w:val="000000" w:themeColor="text1"/>
          <w:sz w:val="20"/>
          <w:szCs w:val="20"/>
          <w:lang w:val="en-GB"/>
        </w:rPr>
        <w:t>Following successful therapeutic intervention, treated individuals return to the susceptible state (</w:t>
      </w:r>
      <m:oMath>
        <m:r>
          <w:rPr>
            <w:rFonts w:ascii="Cambria Math" w:hAnsi="Cambria Math"/>
            <w:color w:val="000000" w:themeColor="text1"/>
            <w:sz w:val="20"/>
            <w:szCs w:val="20"/>
          </w:rPr>
          <m:t>T→U</m:t>
        </m:r>
      </m:oMath>
      <w:r w:rsidR="00EE37F4">
        <w:rPr>
          <w:color w:val="000000" w:themeColor="text1"/>
          <w:sz w:val="20"/>
          <w:szCs w:val="20"/>
          <w:lang w:val="en-GB"/>
        </w:rPr>
        <w:t xml:space="preserve">) </w:t>
      </w:r>
      <w:r w:rsidR="00EE37F4">
        <w:rPr>
          <w:color w:val="000000" w:themeColor="text1"/>
          <w:sz w:val="20"/>
          <w:szCs w:val="20"/>
        </w:rPr>
        <w:t xml:space="preserve">at a rate </w:t>
      </w:r>
      <m:oMath>
        <m:r>
          <w:rPr>
            <w:rFonts w:ascii="Cambria Math" w:hAnsi="Cambria Math"/>
            <w:color w:val="000000" w:themeColor="text1"/>
            <w:sz w:val="20"/>
            <w:szCs w:val="20"/>
          </w:rPr>
          <m:t>ρ</m:t>
        </m:r>
      </m:oMath>
      <w:r w:rsidR="00EE37F4">
        <w:rPr>
          <w:color w:val="000000" w:themeColor="text1"/>
          <w:sz w:val="20"/>
          <w:szCs w:val="20"/>
          <w:lang w:val="en-GB"/>
        </w:rPr>
        <w:t xml:space="preserve"> while </w:t>
      </w:r>
      <w:r w:rsidR="00EE37F4" w:rsidRPr="004F3AD6">
        <w:rPr>
          <w:color w:val="000000" w:themeColor="text1"/>
          <w:sz w:val="20"/>
          <w:szCs w:val="20"/>
          <w:lang w:val="en-GB"/>
        </w:rPr>
        <w:t xml:space="preserve">individuals </w:t>
      </w:r>
      <w:r w:rsidR="00EE37F4">
        <w:rPr>
          <w:color w:val="000000" w:themeColor="text1"/>
          <w:sz w:val="20"/>
          <w:szCs w:val="20"/>
          <w:lang w:val="en-GB"/>
        </w:rPr>
        <w:t xml:space="preserve">with Cef-R and Dual-R infections </w:t>
      </w:r>
      <w:r w:rsidR="00EE37F4" w:rsidRPr="004F3AD6">
        <w:rPr>
          <w:color w:val="000000" w:themeColor="text1"/>
          <w:sz w:val="20"/>
          <w:szCs w:val="20"/>
          <w:lang w:val="en-GB"/>
        </w:rPr>
        <w:t xml:space="preserve">experiencing frontline therapeutic treatment failure </w:t>
      </w:r>
      <w:r w:rsidR="00EE37F4">
        <w:rPr>
          <w:color w:val="000000" w:themeColor="text1"/>
          <w:sz w:val="20"/>
          <w:szCs w:val="20"/>
          <w:lang w:val="en-GB"/>
        </w:rPr>
        <w:t xml:space="preserve">with a probability of </w:t>
      </w:r>
      <m:oMath>
        <m:r>
          <w:rPr>
            <w:rFonts w:ascii="Cambria Math" w:hAnsi="Cambria Math"/>
            <w:color w:val="000000" w:themeColor="text1"/>
            <w:sz w:val="20"/>
            <w:szCs w:val="20"/>
          </w:rPr>
          <m:t>ϕ</m:t>
        </m:r>
      </m:oMath>
      <w:r w:rsidR="00EE37F4">
        <w:rPr>
          <w:color w:val="000000" w:themeColor="text1"/>
          <w:sz w:val="20"/>
          <w:szCs w:val="20"/>
        </w:rPr>
        <w:t xml:space="preserve"> </w:t>
      </w:r>
      <w:r w:rsidR="00EE37F4" w:rsidRPr="004F3AD6">
        <w:rPr>
          <w:color w:val="000000" w:themeColor="text1"/>
          <w:sz w:val="20"/>
          <w:szCs w:val="20"/>
          <w:lang w:val="en-GB"/>
        </w:rPr>
        <w:t xml:space="preserve">revert to the actively infectious asymptomatic compartment </w:t>
      </w:r>
      <w:r w:rsidR="00EE37F4">
        <w:rPr>
          <w:color w:val="000000" w:themeColor="text1"/>
          <w:sz w:val="20"/>
          <w:szCs w:val="20"/>
          <w:lang w:val="en-GB"/>
        </w:rPr>
        <w:t>(</w:t>
      </w:r>
      <m:oMath>
        <m:r>
          <w:rPr>
            <w:rFonts w:ascii="Cambria Math" w:hAnsi="Cambria Math"/>
            <w:color w:val="000000" w:themeColor="text1"/>
            <w:sz w:val="20"/>
            <w:szCs w:val="20"/>
          </w:rPr>
          <m:t>T→A</m:t>
        </m:r>
      </m:oMath>
      <w:r w:rsidR="00EE37F4">
        <w:rPr>
          <w:color w:val="000000" w:themeColor="text1"/>
          <w:sz w:val="20"/>
          <w:szCs w:val="20"/>
          <w:lang w:val="en-GB"/>
        </w:rPr>
        <w:t xml:space="preserve">; red arrows) </w:t>
      </w:r>
      <w:r w:rsidR="00EE37F4">
        <w:rPr>
          <w:color w:val="000000" w:themeColor="text1"/>
          <w:sz w:val="20"/>
          <w:szCs w:val="20"/>
        </w:rPr>
        <w:t xml:space="preserve">at a rate </w:t>
      </w:r>
      <m:oMath>
        <m:r>
          <w:rPr>
            <w:rFonts w:ascii="Cambria Math" w:hAnsi="Cambria Math"/>
            <w:color w:val="000000" w:themeColor="text1"/>
            <w:sz w:val="20"/>
            <w:szCs w:val="20"/>
          </w:rPr>
          <m:t>ρ</m:t>
        </m:r>
      </m:oMath>
      <w:r w:rsidR="00EE37F4">
        <w:rPr>
          <w:color w:val="000000" w:themeColor="text1"/>
          <w:sz w:val="20"/>
          <w:szCs w:val="20"/>
          <w:lang w:val="en-GB"/>
        </w:rPr>
        <w:t xml:space="preserve">, </w:t>
      </w:r>
      <w:r w:rsidR="00EE37F4" w:rsidRPr="004F3AD6">
        <w:rPr>
          <w:color w:val="000000" w:themeColor="text1"/>
          <w:sz w:val="20"/>
          <w:szCs w:val="20"/>
          <w:lang w:val="en-GB"/>
        </w:rPr>
        <w:t>establishing a persistent reservoir of transmissible infection</w:t>
      </w:r>
      <w:r w:rsidR="00EE37F4">
        <w:rPr>
          <w:color w:val="000000" w:themeColor="text1"/>
          <w:sz w:val="20"/>
          <w:szCs w:val="20"/>
          <w:lang w:val="en-GB"/>
        </w:rPr>
        <w:t xml:space="preserve">.  </w:t>
      </w:r>
      <w:r w:rsidR="000A68D3" w:rsidRPr="00CF5428">
        <w:rPr>
          <w:color w:val="000000" w:themeColor="text1"/>
          <w:sz w:val="20"/>
          <w:szCs w:val="20"/>
          <w:lang w:val="en-GB"/>
        </w:rPr>
        <w:t xml:space="preserve">Infections are disaggregated across four co-circulating gonococcal strains characterized by distinct resistance profiles (superscript </w:t>
      </w:r>
      <m:oMath>
        <m:r>
          <w:rPr>
            <w:rFonts w:ascii="Cambria Math" w:hAnsi="Cambria Math"/>
            <w:color w:val="000000" w:themeColor="text1"/>
            <w:sz w:val="20"/>
            <w:szCs w:val="20"/>
          </w:rPr>
          <m:t>k</m:t>
        </m:r>
      </m:oMath>
      <w:r w:rsidR="000A68D3" w:rsidRPr="00CF5428">
        <w:rPr>
          <w:color w:val="000000" w:themeColor="text1"/>
          <w:sz w:val="20"/>
          <w:szCs w:val="20"/>
          <w:lang w:val="en-GB"/>
        </w:rPr>
        <w:t xml:space="preserve">): </w:t>
      </w:r>
      <w:del w:id="15" w:author="#WANG ZIHAO#" w:date="2026-06-19T00:48:00Z" w16du:dateUtc="2026-06-18T16:48:00Z">
        <w:r w:rsidR="000A68D3" w:rsidRPr="00CF5428" w:rsidDel="00CD3842">
          <w:rPr>
            <w:color w:val="000000" w:themeColor="text1"/>
            <w:sz w:val="20"/>
            <w:szCs w:val="20"/>
            <w:lang w:val="en-GB"/>
          </w:rPr>
          <w:delText>wild-type/</w:delText>
        </w:r>
      </w:del>
      <w:del w:id="16" w:author="#WANG ZIHAO#" w:date="2026-06-19T00:50:00Z" w16du:dateUtc="2026-06-18T16:50:00Z">
        <w:r w:rsidR="000A68D3" w:rsidRPr="00CF5428" w:rsidDel="00CD3842">
          <w:rPr>
            <w:color w:val="000000" w:themeColor="text1"/>
            <w:sz w:val="20"/>
            <w:szCs w:val="20"/>
            <w:lang w:val="en-GB"/>
          </w:rPr>
          <w:delText>susceptible</w:delText>
        </w:r>
      </w:del>
      <w:ins w:id="17" w:author="#WANG ZIHAO#" w:date="2026-06-19T00:50:00Z" w16du:dateUtc="2026-06-18T16:50:00Z">
        <w:r w:rsidR="00CD3842">
          <w:rPr>
            <w:color w:val="000000" w:themeColor="text1"/>
            <w:sz w:val="20"/>
            <w:szCs w:val="20"/>
            <w:lang w:val="en-GB"/>
          </w:rPr>
          <w:t>baseline susceptible</w:t>
        </w:r>
      </w:ins>
      <w:r w:rsidR="000A68D3" w:rsidRPr="00CF5428">
        <w:rPr>
          <w:color w:val="000000" w:themeColor="text1"/>
          <w:sz w:val="20"/>
          <w:szCs w:val="20"/>
          <w:lang w:val="en-GB"/>
        </w:rPr>
        <w:t xml:space="preserve"> (</w:t>
      </w:r>
      <m:oMath>
        <m:r>
          <w:rPr>
            <w:rFonts w:ascii="Cambria Math" w:hAnsi="Cambria Math"/>
            <w:color w:val="000000" w:themeColor="text1"/>
            <w:sz w:val="20"/>
            <w:szCs w:val="20"/>
            <w:lang w:val="en-GB"/>
          </w:rPr>
          <m:t>0</m:t>
        </m:r>
      </m:oMath>
      <w:r w:rsidR="000A68D3"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000A68D3"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000A68D3"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000A68D3" w:rsidRPr="00CF5428">
        <w:rPr>
          <w:color w:val="000000" w:themeColor="text1"/>
          <w:sz w:val="20"/>
          <w:szCs w:val="20"/>
          <w:lang w:val="en-GB"/>
        </w:rPr>
        <w:t xml:space="preserve">). </w:t>
      </w:r>
      <w:r w:rsidR="00424970" w:rsidRPr="00CF5428">
        <w:rPr>
          <w:color w:val="000000" w:themeColor="text1"/>
          <w:sz w:val="20"/>
          <w:szCs w:val="20"/>
          <w:lang w:val="en-GB"/>
        </w:rPr>
        <w:t xml:space="preserve">Ceftriaxone is modelled as the sole first-line therapeutic regimen administered in compartment </w:t>
      </w:r>
      <m:oMath>
        <m:r>
          <w:rPr>
            <w:rFonts w:ascii="Cambria Math" w:hAnsi="Cambria Math"/>
            <w:color w:val="000000" w:themeColor="text1"/>
            <w:sz w:val="20"/>
            <w:szCs w:val="20"/>
          </w:rPr>
          <m:t>T</m:t>
        </m:r>
      </m:oMath>
      <w:r w:rsidR="00424970"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sidR="00424970">
        <w:rPr>
          <w:color w:val="000000" w:themeColor="text1"/>
          <w:sz w:val="20"/>
          <w:szCs w:val="20"/>
        </w:rPr>
        <w:t xml:space="preserve"> </w:t>
      </w:r>
      <w:r w:rsidR="00424970" w:rsidRPr="00CF5428">
        <w:rPr>
          <w:color w:val="000000" w:themeColor="text1"/>
          <w:sz w:val="20"/>
          <w:szCs w:val="20"/>
          <w:lang w:val="en-GB"/>
        </w:rPr>
        <w:t xml:space="preserve">for the emergence of </w:t>
      </w:r>
      <w:del w:id="18" w:author="#WANG ZIHAO#" w:date="2026-06-19T00:46:00Z" w16du:dateUtc="2026-06-18T16:46:00Z">
        <w:r w:rsidR="00424970" w:rsidRPr="00CF5428" w:rsidDel="00CD3842">
          <w:rPr>
            <w:color w:val="000000" w:themeColor="text1"/>
            <w:sz w:val="20"/>
            <w:szCs w:val="20"/>
            <w:lang w:val="en-GB"/>
          </w:rPr>
          <w:delText>phenotypic</w:delText>
        </w:r>
      </w:del>
      <w:ins w:id="19" w:author="#WANG ZIHAO#" w:date="2026-06-19T00:46:00Z" w16du:dateUtc="2026-06-18T16:46:00Z">
        <w:r w:rsidR="00CD3842">
          <w:rPr>
            <w:color w:val="000000" w:themeColor="text1"/>
            <w:sz w:val="20"/>
            <w:szCs w:val="20"/>
            <w:lang w:val="en-GB"/>
          </w:rPr>
          <w:t>strain-specific</w:t>
        </w:r>
      </w:ins>
      <w:r w:rsidR="00424970" w:rsidRPr="00CF5428">
        <w:rPr>
          <w:color w:val="000000" w:themeColor="text1"/>
          <w:sz w:val="20"/>
          <w:szCs w:val="20"/>
          <w:lang w:val="en-GB"/>
        </w:rPr>
        <w:t xml:space="preserve">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00424970" w:rsidRPr="00CF5428">
        <w:rPr>
          <w:color w:val="000000" w:themeColor="text1"/>
          <w:sz w:val="20"/>
          <w:szCs w:val="20"/>
        </w:rPr>
        <w:t xml:space="preserve"> </w:t>
      </w:r>
      <w:r w:rsidR="00424970"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00424970" w:rsidRPr="00CF5428">
        <w:rPr>
          <w:color w:val="000000" w:themeColor="text1"/>
          <w:sz w:val="20"/>
          <w:szCs w:val="20"/>
          <w:lang w:val="en-GB"/>
        </w:rPr>
        <w:t>).</w:t>
      </w:r>
    </w:p>
    <w:p w14:paraId="2160432B" w14:textId="0385831B" w:rsidR="00F9466C" w:rsidRPr="009A200B" w:rsidRDefault="0009557A" w:rsidP="003B3837">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9A200B">
        <w:rPr>
          <w:rFonts w:ascii="Times New Roman" w:eastAsia="Times New Roman" w:hAnsi="Times New Roman" w:cs="Times New Roman"/>
          <w:b/>
          <w:bCs/>
          <w:color w:val="000000" w:themeColor="text1"/>
          <w:kern w:val="0"/>
          <w:sz w:val="20"/>
          <w:szCs w:val="20"/>
          <w:lang w:val="en-GB"/>
          <w14:ligatures w14:val="none"/>
        </w:rPr>
        <w:lastRenderedPageBreak/>
        <w:t xml:space="preserve">2.2. </w:t>
      </w:r>
      <w:r w:rsidR="00F9466C" w:rsidRPr="009A200B">
        <w:rPr>
          <w:rFonts w:ascii="Times New Roman" w:eastAsia="Times New Roman" w:hAnsi="Times New Roman" w:cs="Times New Roman"/>
          <w:b/>
          <w:bCs/>
          <w:color w:val="000000" w:themeColor="text1"/>
          <w:kern w:val="0"/>
          <w:sz w:val="20"/>
          <w:szCs w:val="20"/>
          <w:lang w:val="en-GB"/>
          <w14:ligatures w14:val="none"/>
        </w:rPr>
        <w:t>Compartmental model equations</w:t>
      </w:r>
    </w:p>
    <w:p w14:paraId="3426AA3D" w14:textId="386B5ED2" w:rsidR="00B26C1F"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23</m:t>
                  </m:r>
                </m:e>
              </m:d>
            </m:e>
          </m:eqArr>
        </m:oMath>
      </m:oMathPara>
    </w:p>
    <w:p w14:paraId="42876E51" w14:textId="5B90E283" w:rsidR="0009557A" w:rsidRPr="009A200B" w:rsidRDefault="0009557A" w:rsidP="003B3837">
      <w:pPr>
        <w:spacing w:line="276" w:lineRule="auto"/>
        <w:jc w:val="both"/>
        <w:rPr>
          <w:rFonts w:ascii="Times New Roman" w:hAnsi="Times New Roman" w:cs="Times New Roman"/>
          <w:b/>
          <w:bCs/>
          <w:sz w:val="20"/>
          <w:szCs w:val="20"/>
          <w:lang w:val="en-GB"/>
        </w:rPr>
      </w:pPr>
      <w:r w:rsidRPr="009A200B">
        <w:rPr>
          <w:rFonts w:ascii="Times New Roman" w:hAnsi="Times New Roman" w:cs="Times New Roman"/>
          <w:b/>
          <w:bCs/>
          <w:sz w:val="20"/>
          <w:szCs w:val="20"/>
          <w:lang w:val="en-GB"/>
        </w:rPr>
        <w:t>2.3. Observation process</w:t>
      </w:r>
      <w:r w:rsidR="00DA573C">
        <w:rPr>
          <w:rFonts w:ascii="Times New Roman" w:hAnsi="Times New Roman" w:cs="Times New Roman"/>
          <w:b/>
          <w:bCs/>
          <w:sz w:val="20"/>
          <w:szCs w:val="20"/>
          <w:lang w:val="en-GB"/>
        </w:rPr>
        <w:t>es</w:t>
      </w:r>
    </w:p>
    <w:p w14:paraId="3CF9654F" w14:textId="38A14CDC" w:rsidR="00373D9B" w:rsidRPr="00DA0D8F" w:rsidRDefault="00AA275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Pr>
          <w:rFonts w:ascii="Times New Roman" w:hAnsi="Times New Roman" w:cs="Times New Roman"/>
          <w:color w:val="000000"/>
          <w:sz w:val="20"/>
          <w:szCs w:val="20"/>
          <w:lang w:val="en-GB"/>
        </w:rPr>
        <w:t>First, w</w:t>
      </w:r>
      <w:r w:rsidR="00373D9B" w:rsidRPr="00DA0D8F">
        <w:rPr>
          <w:rFonts w:ascii="Times New Roman" w:hAnsi="Times New Roman" w:cs="Times New Roman"/>
          <w:color w:val="000000"/>
          <w:sz w:val="20"/>
          <w:szCs w:val="20"/>
          <w:lang w:val="en-GB"/>
        </w:rPr>
        <w:t>e compared the observed annual number of gonorrhoea tests and diagnoses</w:t>
      </w:r>
      <w:r w:rsidR="00BF327B" w:rsidRPr="00DA0D8F">
        <w:rPr>
          <w:rFonts w:ascii="Times New Roman" w:hAnsi="Times New Roman" w:cs="Times New Roman"/>
          <w:color w:val="000000"/>
          <w:sz w:val="20"/>
          <w:szCs w:val="20"/>
          <w:lang w:val="en-GB"/>
        </w:rPr>
        <w:t xml:space="preserve"> </w:t>
      </w:r>
      <w:r w:rsidR="005C0826">
        <w:rPr>
          <w:rFonts w:ascii="Times New Roman" w:hAnsi="Times New Roman" w:cs="Times New Roman"/>
          <w:color w:val="000000"/>
          <w:sz w:val="20"/>
          <w:szCs w:val="20"/>
          <w:lang w:val="en-GB"/>
        </w:rPr>
        <w:t xml:space="preserve">(Table 1) </w:t>
      </w:r>
      <w:r w:rsidR="00BF327B" w:rsidRPr="00DA0D8F">
        <w:rPr>
          <w:rFonts w:ascii="Times New Roman" w:hAnsi="Times New Roman" w:cs="Times New Roman"/>
          <w:color w:val="000000"/>
          <w:sz w:val="20"/>
          <w:szCs w:val="20"/>
          <w:lang w:val="en-GB"/>
        </w:rPr>
        <w:t xml:space="preserve">in the </w:t>
      </w:r>
      <w:r w:rsidR="00A21F28" w:rsidRPr="00DA0D8F">
        <w:rPr>
          <w:rFonts w:ascii="Times New Roman" w:hAnsi="Times New Roman" w:cs="Times New Roman"/>
          <w:color w:val="000000"/>
          <w:sz w:val="20"/>
          <w:szCs w:val="20"/>
          <w:lang w:val="en-GB"/>
        </w:rPr>
        <w:t xml:space="preserve">Genitourinary Medicine Clinic Activity </w:t>
      </w:r>
      <w:r w:rsidR="00A21F28" w:rsidRPr="00AB4311">
        <w:rPr>
          <w:rFonts w:ascii="Times New Roman" w:hAnsi="Times New Roman" w:cs="Times New Roman"/>
          <w:color w:val="000000"/>
          <w:sz w:val="20"/>
          <w:szCs w:val="20"/>
          <w:lang w:val="en-GB"/>
        </w:rPr>
        <w:t>Dataset (</w:t>
      </w:r>
      <w:r w:rsidR="00BF327B" w:rsidRPr="00AB4311">
        <w:rPr>
          <w:rFonts w:ascii="Times New Roman" w:hAnsi="Times New Roman" w:cs="Times New Roman"/>
          <w:color w:val="000000"/>
          <w:sz w:val="20"/>
          <w:szCs w:val="20"/>
          <w:lang w:val="en-GB"/>
        </w:rPr>
        <w:t>GUMCAD</w:t>
      </w:r>
      <w:r w:rsidR="00A21F28" w:rsidRPr="00AB4311">
        <w:rPr>
          <w:rFonts w:ascii="Times New Roman" w:hAnsi="Times New Roman" w:cs="Times New Roman"/>
          <w:color w:val="000000"/>
          <w:sz w:val="20"/>
          <w:szCs w:val="20"/>
          <w:lang w:val="en-GB"/>
        </w:rPr>
        <w:t>)</w:t>
      </w:r>
      <w:r w:rsidR="00BF327B" w:rsidRPr="00AB4311">
        <w:rPr>
          <w:rFonts w:ascii="Times New Roman" w:hAnsi="Times New Roman" w:cs="Times New Roman"/>
          <w:color w:val="000000"/>
          <w:sz w:val="20"/>
          <w:szCs w:val="20"/>
          <w:lang w:val="en-GB"/>
        </w:rPr>
        <w:t xml:space="preserve"> </w:t>
      </w:r>
      <w:r w:rsidR="008E03D8" w:rsidRPr="00AB4311">
        <w:rPr>
          <w:rFonts w:ascii="Times New Roman" w:hAnsi="Times New Roman" w:cs="Times New Roman"/>
          <w:sz w:val="20"/>
          <w:szCs w:val="20"/>
        </w:rPr>
        <w:fldChar w:fldCharType="begin"/>
      </w:r>
      <w:r w:rsidR="00B90A2B">
        <w:rPr>
          <w:rFonts w:ascii="Times New Roman" w:hAnsi="Times New Roman" w:cs="Times New Roman"/>
          <w:sz w:val="20"/>
          <w:szCs w:val="20"/>
        </w:rPr>
        <w:instrText xml:space="preserve"> ADDIN ZOTERO_ITEM CSL_CITATION {"citationID":"WAnwlG3V","properties":{"unsorted":false,"formattedCitation":"[10]","plainCitation":"[10]","noteIndex":0},"citationItems":[{"id":593,"uris":["http://zotero.org/users/9663344/items/WFQVFVBZ"],"itemData":{"id":593,"type":"webpage","abstract":"Information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008E03D8" w:rsidRPr="00AB4311">
        <w:rPr>
          <w:rFonts w:ascii="Times New Roman" w:hAnsi="Times New Roman" w:cs="Times New Roman"/>
          <w:sz w:val="20"/>
          <w:szCs w:val="20"/>
        </w:rPr>
        <w:fldChar w:fldCharType="separate"/>
      </w:r>
      <w:r w:rsidR="00B90A2B">
        <w:rPr>
          <w:rFonts w:ascii="Times New Roman" w:hAnsi="Times New Roman" w:cs="Times New Roman"/>
          <w:noProof/>
          <w:sz w:val="20"/>
          <w:szCs w:val="20"/>
        </w:rPr>
        <w:t>[10]</w:t>
      </w:r>
      <w:r w:rsidR="008E03D8" w:rsidRPr="00AB4311">
        <w:rPr>
          <w:rFonts w:ascii="Times New Roman" w:hAnsi="Times New Roman" w:cs="Times New Roman"/>
          <w:sz w:val="20"/>
          <w:szCs w:val="20"/>
        </w:rPr>
        <w:fldChar w:fldCharType="end"/>
      </w:r>
      <w:r w:rsidR="008E03D8" w:rsidRPr="00AB4311">
        <w:rPr>
          <w:rFonts w:ascii="Times New Roman" w:hAnsi="Times New Roman" w:cs="Times New Roman"/>
          <w:sz w:val="20"/>
          <w:szCs w:val="20"/>
          <w:lang w:val="en-GB"/>
        </w:rPr>
        <w:t xml:space="preserve"> </w:t>
      </w:r>
      <w:r w:rsidR="00BF327B" w:rsidRPr="00AB4311">
        <w:rPr>
          <w:rFonts w:ascii="Times New Roman" w:hAnsi="Times New Roman" w:cs="Times New Roman"/>
          <w:color w:val="000000"/>
          <w:sz w:val="20"/>
          <w:szCs w:val="20"/>
          <w:lang w:val="en-GB"/>
        </w:rPr>
        <w:t>sample</w:t>
      </w:r>
      <w:r w:rsidR="00373D9B" w:rsidRPr="00DA0D8F">
        <w:rPr>
          <w:rFonts w:ascii="Times New Roman" w:hAnsi="Times New Roman" w:cs="Times New Roman"/>
          <w:color w:val="000000"/>
          <w:sz w:val="20"/>
          <w:szCs w:val="20"/>
          <w:lang w:val="en-GB"/>
        </w:rPr>
        <w:t>,</w:t>
      </w:r>
      <w:r w:rsidR="00373D9B" w:rsidRPr="00DA0D8F">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iCs/>
          <w:color w:val="0D0D0D"/>
          <w:sz w:val="20"/>
          <w:szCs w:val="20"/>
          <w:shd w:val="clear" w:color="auto" w:fill="FFFFFF"/>
          <w:lang w:val="en-GB"/>
        </w:rPr>
        <w:t>,</w:t>
      </w:r>
      <w:r w:rsidR="00373D9B" w:rsidRPr="00DA0D8F">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color w:val="0D0D0D"/>
          <w:sz w:val="20"/>
          <w:szCs w:val="20"/>
          <w:shd w:val="clear" w:color="auto" w:fill="FFFFFF"/>
          <w:lang w:val="en-GB"/>
        </w:rPr>
        <w:t xml:space="preserve">, </w:t>
      </w:r>
      <w:r w:rsidR="00373D9B" w:rsidRPr="00DA0D8F">
        <w:rPr>
          <w:rFonts w:ascii="Times New Roman" w:hAnsi="Times New Roman" w:cs="Times New Roman"/>
          <w:color w:val="000000"/>
          <w:sz w:val="20"/>
          <w:szCs w:val="20"/>
          <w:lang w:val="en-GB"/>
        </w:rPr>
        <w:t xml:space="preserve">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color w:val="0D0D0D"/>
          <w:sz w:val="20"/>
          <w:szCs w:val="20"/>
          <w:shd w:val="clear" w:color="auto" w:fill="FFFFFF"/>
          <w:lang w:val="en-GB"/>
        </w:rPr>
        <w:t>,</w:t>
      </w:r>
      <w:r w:rsidR="00373D9B" w:rsidRPr="00DA0D8F">
        <w:rPr>
          <w:rFonts w:ascii="Times New Roman" w:hAnsi="Times New Roman" w:cs="Times New Roman"/>
          <w:color w:val="000000"/>
          <w:sz w:val="20"/>
          <w:szCs w:val="20"/>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73D9B" w:rsidRPr="00DA0D8F">
        <w:rPr>
          <w:rFonts w:ascii="Times New Roman" w:hAnsi="Times New Roman" w:cs="Times New Roman"/>
          <w:color w:val="000000"/>
          <w:sz w:val="20"/>
          <w:szCs w:val="20"/>
          <w:lang w:val="en-GB"/>
        </w:rPr>
        <w:t xml:space="preserve"> using Negative-Binomial likelihoods to allow for over-dispersion in the observation process relative to a Poisson distribution.</w:t>
      </w:r>
      <w:r w:rsidR="00373D9B" w:rsidRPr="00DA0D8F">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00373D9B" w:rsidRPr="00DA0D8F">
        <w:rPr>
          <w:rFonts w:ascii="Times New Roman" w:hAnsi="Times New Roman" w:cs="Times New Roman"/>
          <w:sz w:val="20"/>
          <w:szCs w:val="20"/>
          <w:lang w:val="en-GB"/>
        </w:rPr>
        <w:t xml:space="preserve"> </w:t>
      </w:r>
      <w:r w:rsidR="00373D9B" w:rsidRPr="00DA0D8F">
        <w:rPr>
          <w:rFonts w:ascii="Cambria Math" w:hAnsi="Cambria Math" w:cs="Cambria Math"/>
          <w:sz w:val="20"/>
          <w:szCs w:val="20"/>
          <w:lang w:val="en-GB"/>
        </w:rPr>
        <w:t>∼</w:t>
      </w:r>
      <w:r w:rsidR="00373D9B" w:rsidRPr="00DA0D8F">
        <w:rPr>
          <w:rFonts w:ascii="Times New Roman" w:hAnsi="Times New Roman" w:cs="Times New Roman"/>
          <w:sz w:val="20"/>
          <w:szCs w:val="20"/>
          <w:lang w:val="en-GB"/>
        </w:rPr>
        <w:t xml:space="preserve"> NegBinom(</w:t>
      </w:r>
      <m:oMath>
        <m:r>
          <w:rPr>
            <w:rFonts w:ascii="Cambria Math" w:hAnsi="Cambria Math" w:cs="Times New Roman"/>
            <w:color w:val="0D0D0D"/>
            <w:sz w:val="20"/>
            <w:szCs w:val="20"/>
            <w:shd w:val="clear" w:color="auto" w:fill="FFFFFF"/>
            <w:lang w:val="en-GB"/>
          </w:rPr>
          <m:t>m</m:t>
        </m:r>
      </m:oMath>
      <w:r w:rsidR="00373D9B" w:rsidRPr="00DA0D8F">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00373D9B" w:rsidRPr="00DA0D8F">
        <w:rPr>
          <w:rFonts w:ascii="Times New Roman" w:hAnsi="Times New Roman" w:cs="Times New Roman"/>
          <w:sz w:val="20"/>
          <w:szCs w:val="20"/>
          <w:lang w:val="en-GB"/>
        </w:rPr>
        <w:t xml:space="preserve">), with mean </w:t>
      </w:r>
      <m:oMath>
        <m:r>
          <w:rPr>
            <w:rFonts w:ascii="Cambria Math" w:hAnsi="Cambria Math" w:cs="Times New Roman"/>
            <w:color w:val="0D0D0D"/>
            <w:sz w:val="20"/>
            <w:szCs w:val="20"/>
            <w:shd w:val="clear" w:color="auto" w:fill="FFFFFF"/>
            <w:lang w:val="en-GB"/>
          </w:rPr>
          <m:t>m</m:t>
        </m:r>
      </m:oMath>
      <w:r w:rsidR="00373D9B" w:rsidRPr="00DA0D8F">
        <w:rPr>
          <w:rFonts w:ascii="Times New Roman" w:hAnsi="Times New Roman" w:cs="Times New Roman"/>
          <w:sz w:val="20"/>
          <w:szCs w:val="20"/>
          <w:lang w:val="en-GB"/>
        </w:rPr>
        <w:t xml:space="preserve"> and shape parameter </w:t>
      </w:r>
      <m:oMath>
        <m:r>
          <w:rPr>
            <w:rFonts w:ascii="Cambria Math" w:hAnsi="Cambria Math" w:cs="Times New Roman"/>
            <w:color w:val="0D0D0D"/>
            <w:sz w:val="20"/>
            <w:szCs w:val="20"/>
            <w:shd w:val="clear" w:color="auto" w:fill="FFFFFF"/>
            <w:lang w:val="en-GB"/>
          </w:rPr>
          <m:t>κ</m:t>
        </m:r>
      </m:oMath>
      <w:r w:rsidR="00373D9B" w:rsidRPr="00DA0D8F">
        <w:rPr>
          <w:rFonts w:ascii="Times New Roman" w:hAnsi="Times New Roman" w:cs="Times New Roman"/>
          <w:sz w:val="20"/>
          <w:szCs w:val="20"/>
          <w:lang w:val="en-GB"/>
        </w:rPr>
        <w:t>, then:</w:t>
      </w:r>
    </w:p>
    <w:p w14:paraId="46B06941" w14:textId="65B3B60D" w:rsidR="00373D9B" w:rsidRPr="00DA0D8F" w:rsidRDefault="00000000" w:rsidP="003B3837">
      <w:pPr>
        <w:pStyle w:val="ListParagraph"/>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m,κ</m:t>
                  </m:r>
                </m:e>
              </m:d>
              <m:r>
                <w:rPr>
                  <w:rFonts w:ascii="Cambria Math" w:hAnsi="Cambria Math" w:cs="Times New Roman"/>
                  <w:color w:val="0D0D0D"/>
                  <w:sz w:val="20"/>
                  <w:szCs w:val="20"/>
                  <w:shd w:val="clear" w:color="auto" w:fill="FFFFFF"/>
                  <w:lang w:val="en-GB"/>
                </w:rPr>
                <m:t>=</m:t>
              </m:r>
              <m:f>
                <m:fPr>
                  <m:ctrlPr>
                    <w:rPr>
                      <w:rFonts w:ascii="Cambria Math" w:hAnsi="Cambria Math" w:cs="Times New Roman"/>
                      <w:i/>
                      <w:color w:val="0D0D0D"/>
                      <w:sz w:val="20"/>
                      <w:szCs w:val="20"/>
                      <w:shd w:val="clear" w:color="auto" w:fill="FFFFFF"/>
                      <w:lang w:val="en-GB"/>
                    </w:rPr>
                  </m:ctrlPr>
                </m:fPr>
                <m:num>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κ+x</m:t>
                      </m:r>
                    </m:e>
                  </m:d>
                </m:num>
                <m:den>
                  <m:r>
                    <w:rPr>
                      <w:rFonts w:ascii="Cambria Math" w:hAnsi="Cambria Math" w:cs="Times New Roman"/>
                      <w:color w:val="0D0D0D"/>
                      <w:sz w:val="20"/>
                      <w:szCs w:val="20"/>
                      <w:shd w:val="clear" w:color="auto" w:fill="FFFFFF"/>
                      <w:lang w:val="en-GB"/>
                    </w:rPr>
                    <m:t>x!</m:t>
                  </m:r>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κ</m:t>
                      </m:r>
                    </m:e>
                  </m:d>
                </m:den>
              </m:f>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κ</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κ</m:t>
                  </m:r>
                </m:sup>
              </m:sSup>
              <m:sSup>
                <m:sSupPr>
                  <m:ctrlPr>
                    <w:rPr>
                      <w:rFonts w:ascii="Cambria Math" w:hAnsi="Cambria Math" w:cs="Times New Roman"/>
                      <w:i/>
                      <w:color w:val="0D0D0D"/>
                      <w:sz w:val="20"/>
                      <w:szCs w:val="20"/>
                      <w:shd w:val="clear" w:color="auto" w:fill="FFFFFF"/>
                      <w:lang w:val="en-GB"/>
                    </w:rPr>
                  </m:ctrlPr>
                </m:sSupPr>
                <m:e>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m</m:t>
                          </m:r>
                        </m:num>
                        <m:den>
                          <m:r>
                            <w:rPr>
                              <w:rFonts w:ascii="Cambria Math" w:hAnsi="Cambria Math" w:cs="Times New Roman"/>
                              <w:color w:val="0D0D0D"/>
                              <w:sz w:val="20"/>
                              <w:szCs w:val="20"/>
                              <w:shd w:val="clear" w:color="auto" w:fill="FFFFFF"/>
                              <w:lang w:val="en-GB"/>
                            </w:rPr>
                            <m:t>κ+m</m:t>
                          </m:r>
                        </m:den>
                      </m:f>
                    </m:e>
                  </m:d>
                </m:e>
                <m:sup>
                  <m:r>
                    <w:rPr>
                      <w:rFonts w:ascii="Cambria Math" w:hAnsi="Cambria Math" w:cs="Times New Roman"/>
                      <w:color w:val="0D0D0D"/>
                      <w:sz w:val="20"/>
                      <w:szCs w:val="20"/>
                      <w:shd w:val="clear" w:color="auto" w:fill="FFFFFF"/>
                      <w:lang w:val="en-GB"/>
                    </w:rPr>
                    <m:t>x</m:t>
                  </m:r>
                </m:sup>
              </m:sSup>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24</m:t>
                  </m:r>
                </m:e>
              </m:d>
            </m:e>
          </m:eqArr>
        </m:oMath>
      </m:oMathPara>
    </w:p>
    <w:p w14:paraId="78C2CF7B" w14:textId="42CCFCEF" w:rsidR="00373D9B" w:rsidRPr="00DA0D8F" w:rsidRDefault="00373D9B" w:rsidP="003B3837">
      <w:pPr>
        <w:spacing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where the shape parameter characterises the level of clustering or heterogeneity in the observation process, and </w:t>
      </w:r>
      <m:oMath>
        <m:r>
          <m:rPr>
            <m:sty m:val="p"/>
          </m:rPr>
          <w:rPr>
            <w:rFonts w:ascii="Cambria Math" w:hAnsi="Cambria Math" w:cs="Times New Roman"/>
            <w:color w:val="0D0D0D"/>
            <w:sz w:val="20"/>
            <w:szCs w:val="20"/>
            <w:shd w:val="clear" w:color="auto" w:fill="FFFFFF"/>
            <w:lang w:val="en-GB"/>
          </w:rPr>
          <m:t>Γ</m:t>
        </m:r>
        <m:d>
          <m:dPr>
            <m:ctrlPr>
              <w:rPr>
                <w:rFonts w:ascii="Cambria Math" w:hAnsi="Cambria Math" w:cs="Times New Roman"/>
                <w:color w:val="0D0D0D"/>
                <w:sz w:val="20"/>
                <w:szCs w:val="20"/>
                <w:shd w:val="clear" w:color="auto" w:fill="FFFFFF"/>
                <w:lang w:val="en-GB"/>
              </w:rPr>
            </m:ctrlPr>
          </m:dPr>
          <m:e>
            <m:r>
              <m:rPr>
                <m:sty m:val="p"/>
              </m:rPr>
              <w:rPr>
                <w:rFonts w:ascii="Cambria Math" w:hAnsi="Cambria Math" w:cs="Times New Roman"/>
                <w:color w:val="0D0D0D"/>
                <w:sz w:val="20"/>
                <w:szCs w:val="20"/>
                <w:shd w:val="clear" w:color="auto" w:fill="FFFFFF"/>
                <w:lang w:val="en-GB"/>
              </w:rPr>
              <m:t>∙</m:t>
            </m:r>
          </m:e>
        </m:d>
      </m:oMath>
      <w:r w:rsidRPr="00DA0D8F">
        <w:rPr>
          <w:rFonts w:ascii="Times New Roman" w:hAnsi="Times New Roman" w:cs="Times New Roman"/>
          <w:sz w:val="20"/>
          <w:szCs w:val="20"/>
          <w:lang w:val="en-GB"/>
        </w:rPr>
        <w:t xml:space="preserve"> is the Gamma function. Under the </w:t>
      </w:r>
      <w:r w:rsidR="000B2196" w:rsidRPr="00DA0D8F">
        <w:rPr>
          <w:rFonts w:ascii="Times New Roman" w:hAnsi="Times New Roman" w:cs="Times New Roman"/>
          <w:sz w:val="20"/>
          <w:szCs w:val="20"/>
          <w:lang w:val="en-GB"/>
        </w:rPr>
        <w:t>N</w:t>
      </w:r>
      <w:r w:rsidRPr="00DA0D8F">
        <w:rPr>
          <w:rFonts w:ascii="Times New Roman" w:hAnsi="Times New Roman" w:cs="Times New Roman"/>
          <w:sz w:val="20"/>
          <w:szCs w:val="20"/>
          <w:lang w:val="en-GB"/>
        </w:rPr>
        <w:t>egative</w:t>
      </w:r>
      <w:r w:rsidR="000B2196" w:rsidRPr="00DA0D8F">
        <w:rPr>
          <w:rFonts w:ascii="Times New Roman" w:hAnsi="Times New Roman" w:cs="Times New Roman"/>
          <w:sz w:val="20"/>
          <w:szCs w:val="20"/>
          <w:lang w:val="en-GB"/>
        </w:rPr>
        <w:t>-B</w:t>
      </w:r>
      <w:r w:rsidRPr="00DA0D8F">
        <w:rPr>
          <w:rFonts w:ascii="Times New Roman" w:hAnsi="Times New Roman" w:cs="Times New Roman"/>
          <w:sz w:val="20"/>
          <w:szCs w:val="20"/>
          <w:lang w:val="en-GB"/>
        </w:rPr>
        <w:t>inomial distribution</w:t>
      </w:r>
      <w:r w:rsidR="000B2196" w:rsidRPr="00DA0D8F">
        <w:rPr>
          <w:rFonts w:ascii="Times New Roman" w:hAnsi="Times New Roman" w:cs="Times New Roman"/>
          <w:sz w:val="20"/>
          <w:szCs w:val="20"/>
          <w:lang w:val="en-GB"/>
        </w:rPr>
        <w:t>,</w:t>
      </w:r>
      <w:r w:rsidRPr="00DA0D8F">
        <w:rPr>
          <w:rFonts w:ascii="Times New Roman" w:hAnsi="Times New Roman" w:cs="Times New Roman"/>
          <w:sz w:val="20"/>
          <w:szCs w:val="20"/>
          <w:lang w:val="en-GB"/>
        </w:rPr>
        <w:t xml:space="preserve"> </w:t>
      </w:r>
      <w:r w:rsidR="000B2196" w:rsidRPr="00DA0D8F">
        <w:rPr>
          <w:rFonts w:ascii="Times New Roman" w:hAnsi="Times New Roman" w:cs="Times New Roman"/>
          <w:color w:val="0D0D0D"/>
          <w:sz w:val="20"/>
          <w:szCs w:val="20"/>
          <w:shd w:val="clear" w:color="auto" w:fill="FFFFFF"/>
          <w:lang w:val="en-GB"/>
        </w:rPr>
        <w:t xml:space="preserve">the variance of </w:t>
      </w:r>
      <m:oMath>
        <m:r>
          <w:rPr>
            <w:rFonts w:ascii="Cambria Math" w:hAnsi="Cambria Math" w:cs="Times New Roman"/>
            <w:color w:val="0D0D0D"/>
            <w:sz w:val="20"/>
            <w:szCs w:val="20"/>
            <w:shd w:val="clear" w:color="auto" w:fill="FFFFFF"/>
            <w:lang w:val="en-GB"/>
          </w:rPr>
          <m:t>X</m:t>
        </m:r>
      </m:oMath>
      <w:r w:rsidR="000B2196" w:rsidRPr="00DA0D8F">
        <w:rPr>
          <w:rFonts w:ascii="Times New Roman" w:hAnsi="Times New Roman" w:cs="Times New Roman"/>
          <w:color w:val="0D0D0D"/>
          <w:sz w:val="20"/>
          <w:szCs w:val="20"/>
          <w:shd w:val="clear" w:color="auto" w:fill="FFFFFF"/>
          <w:lang w:val="en-GB"/>
        </w:rPr>
        <w:t xml:space="preserve"> is </w:t>
      </w:r>
      <m:oMath>
        <m:r>
          <w:rPr>
            <w:rFonts w:ascii="Cambria Math" w:hAnsi="Cambria Math" w:cs="Times New Roman"/>
            <w:sz w:val="20"/>
            <w:szCs w:val="20"/>
            <w:lang w:val="en-GB"/>
          </w:rPr>
          <m:t>Var</m:t>
        </m:r>
        <m:d>
          <m:dPr>
            <m:begChr m:val="["/>
            <m:endChr m:val="]"/>
            <m:ctrlPr>
              <w:rPr>
                <w:rFonts w:ascii="Cambria Math" w:hAnsi="Cambria Math" w:cs="Times New Roman"/>
                <w:i/>
                <w:sz w:val="20"/>
                <w:szCs w:val="20"/>
                <w:lang w:val="en-GB"/>
              </w:rPr>
            </m:ctrlPr>
          </m:dPr>
          <m:e>
            <m:r>
              <w:rPr>
                <w:rFonts w:ascii="Cambria Math" w:hAnsi="Cambria Math" w:cs="Times New Roman"/>
                <w:sz w:val="20"/>
                <w:szCs w:val="20"/>
                <w:lang w:val="en-GB"/>
              </w:rPr>
              <m:t>X</m:t>
            </m:r>
          </m:e>
        </m:d>
        <m:r>
          <w:rPr>
            <w:rFonts w:ascii="Cambria Math" w:hAnsi="Cambria Math" w:cs="Times New Roman"/>
            <w:sz w:val="20"/>
            <w:szCs w:val="20"/>
            <w:lang w:val="en-GB"/>
          </w:rPr>
          <m:t>=m+</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m</m:t>
            </m:r>
          </m:e>
          <m:sup>
            <m:r>
              <w:rPr>
                <w:rFonts w:ascii="Cambria Math" w:hAnsi="Cambria Math" w:cs="Times New Roman"/>
                <w:sz w:val="20"/>
                <w:szCs w:val="20"/>
                <w:lang w:val="en-GB"/>
              </w:rPr>
              <m:t>2</m:t>
            </m:r>
          </m:sup>
        </m:sSup>
        <m:r>
          <m:rPr>
            <m:lit/>
          </m:rPr>
          <w:rPr>
            <w:rFonts w:ascii="Cambria Math" w:hAnsi="Cambria Math" w:cs="Times New Roman"/>
            <w:sz w:val="20"/>
            <w:szCs w:val="20"/>
            <w:lang w:val="en-GB"/>
          </w:rPr>
          <m:t>/</m:t>
        </m:r>
        <m:r>
          <w:rPr>
            <w:rFonts w:ascii="Cambria Math" w:hAnsi="Cambria Math" w:cs="Times New Roman"/>
            <w:sz w:val="20"/>
            <w:szCs w:val="20"/>
            <w:lang w:val="en-GB"/>
          </w:rPr>
          <m:t>k</m:t>
        </m:r>
      </m:oMath>
      <w:r w:rsidRPr="00DA0D8F">
        <w:rPr>
          <w:rFonts w:ascii="Times New Roman" w:hAnsi="Times New Roman" w:cs="Times New Roman"/>
          <w:sz w:val="20"/>
          <w:szCs w:val="20"/>
          <w:lang w:val="en-GB"/>
        </w:rPr>
        <w:t>.</w:t>
      </w:r>
    </w:p>
    <w:p w14:paraId="649E9EF6" w14:textId="459C59D0" w:rsidR="00373D9B" w:rsidRPr="00DA0D8F" w:rsidRDefault="00241D2F" w:rsidP="003B3837">
      <w:pPr>
        <w:spacing w:line="276" w:lineRule="auto"/>
        <w:jc w:val="both"/>
        <w:rPr>
          <w:rFonts w:ascii="Times New Roman" w:hAnsi="Times New Roman" w:cs="Times New Roman"/>
          <w:sz w:val="20"/>
          <w:szCs w:val="20"/>
          <w:lang w:val="en-GB"/>
        </w:rPr>
      </w:pPr>
      <w:r>
        <w:rPr>
          <w:rFonts w:ascii="Times New Roman" w:hAnsi="Times New Roman" w:cs="Times New Roman"/>
          <w:sz w:val="20"/>
          <w:szCs w:val="20"/>
          <w:lang w:val="en-GB"/>
        </w:rPr>
        <w:lastRenderedPageBreak/>
        <w:t>Specifically, t</w:t>
      </w:r>
      <w:r w:rsidR="00373D9B" w:rsidRPr="00DA0D8F">
        <w:rPr>
          <w:rFonts w:ascii="Times New Roman" w:hAnsi="Times New Roman" w:cs="Times New Roman"/>
          <w:sz w:val="20"/>
          <w:szCs w:val="20"/>
          <w:lang w:val="en-GB"/>
        </w:rPr>
        <w:t xml:space="preserve">he </w:t>
      </w:r>
      <w:r w:rsidR="00BF7575" w:rsidRPr="00DA0D8F">
        <w:rPr>
          <w:rFonts w:ascii="Times New Roman" w:hAnsi="Times New Roman" w:cs="Times New Roman"/>
          <w:sz w:val="20"/>
          <w:szCs w:val="20"/>
          <w:lang w:val="en-GB"/>
        </w:rPr>
        <w:t>observation processes</w:t>
      </w:r>
      <w:r w:rsidR="00373D9B" w:rsidRPr="00DA0D8F">
        <w:rPr>
          <w:rFonts w:ascii="Times New Roman" w:hAnsi="Times New Roman" w:cs="Times New Roman"/>
          <w:sz w:val="20"/>
          <w:szCs w:val="20"/>
          <w:lang w:val="en-GB"/>
        </w:rPr>
        <w:t xml:space="preserve"> of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Z</m:t>
            </m:r>
          </m:e>
          <m:sub>
            <m:r>
              <w:rPr>
                <w:rFonts w:ascii="Cambria Math" w:hAnsi="Cambria Math" w:cs="Times New Roman"/>
                <w:sz w:val="20"/>
                <w:szCs w:val="20"/>
                <w:lang w:val="en-GB"/>
              </w:rPr>
              <m:t>T</m:t>
            </m:r>
          </m:sub>
        </m:sSub>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26C1F" w:rsidRPr="00DA0D8F">
        <w:rPr>
          <w:rFonts w:ascii="Times New Roman" w:hAnsi="Times New Roman" w:cs="Times New Roman"/>
          <w:sz w:val="20"/>
          <w:szCs w:val="20"/>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for each strain (i.e.,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A26C1F" w:rsidRPr="00DA0D8F">
        <w:rPr>
          <w:rFonts w:ascii="Times New Roman" w:hAnsi="Times New Roman" w:cs="Times New Roman"/>
          <w:color w:val="0D0D0D"/>
          <w:sz w:val="20"/>
          <w:szCs w:val="20"/>
          <w:shd w:val="clear" w:color="auto" w:fill="FFFFFF"/>
          <w:lang w:val="en-GB"/>
        </w:rPr>
        <w:t xml:space="preserve">), </w:t>
      </w:r>
      <w:r w:rsidR="00A26C1F" w:rsidRPr="00DA0D8F">
        <w:rPr>
          <w:rFonts w:ascii="Times New Roman" w:hAnsi="Times New Roman" w:cs="Times New Roman"/>
          <w:sz w:val="20"/>
          <w:szCs w:val="20"/>
          <w:lang w:val="en-GB"/>
        </w:rPr>
        <w:t>are</w:t>
      </w:r>
      <w:r w:rsidR="00373D9B" w:rsidRPr="00DA0D8F">
        <w:rPr>
          <w:rFonts w:ascii="Times New Roman" w:hAnsi="Times New Roman" w:cs="Times New Roman"/>
          <w:sz w:val="20"/>
          <w:szCs w:val="20"/>
          <w:lang w:val="en-GB"/>
        </w:rPr>
        <w:t>:</w:t>
      </w:r>
    </w:p>
    <w:p w14:paraId="3445382E" w14:textId="65A6727F" w:rsidR="00373D9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#(25)</m:t>
                  </m:r>
                </m:e>
              </m:eqArr>
              <m:r>
                <w:rPr>
                  <w:rFonts w:ascii="Cambria Math" w:hAnsi="Cambria Math" w:cs="Times New Roman"/>
                  <w:color w:val="0D0D0D"/>
                  <w:sz w:val="20"/>
                  <w:szCs w:val="20"/>
                  <w:shd w:val="clear" w:color="auto" w:fill="FFFFFF"/>
                  <w:lang w:val="en-GB"/>
                </w:rPr>
                <m:t>#</m:t>
              </m:r>
            </m:e>
          </m:eqArr>
        </m:oMath>
      </m:oMathPara>
    </w:p>
    <w:p w14:paraId="7B8989CA" w14:textId="083AB6F2"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26</m:t>
                  </m:r>
                </m:e>
              </m:d>
            </m:e>
          </m:eqArr>
        </m:oMath>
      </m:oMathPara>
    </w:p>
    <w:p w14:paraId="5B283957" w14:textId="78396B2D"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27</m:t>
                  </m:r>
                </m:e>
              </m:d>
            </m:e>
          </m:eqArr>
        </m:oMath>
      </m:oMathPara>
    </w:p>
    <w:p w14:paraId="23FC7EDA" w14:textId="3DE484A0"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28</m:t>
                  </m:r>
                </m:e>
              </m:d>
            </m:e>
          </m:eqArr>
        </m:oMath>
      </m:oMathPara>
    </w:p>
    <w:p w14:paraId="0FADA385" w14:textId="78C74E11" w:rsidR="00BF327B" w:rsidRPr="00DA0D8F" w:rsidRDefault="00000000" w:rsidP="003B3837">
      <w:pPr>
        <w:pStyle w:val="ListParagraph"/>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~NegBinom</m:t>
              </m:r>
              <m:d>
                <m:dPr>
                  <m:ctrlPr>
                    <w:rPr>
                      <w:rFonts w:ascii="Cambria Math" w:hAnsi="Cambria Math" w:cs="Times New Roman"/>
                      <w:i/>
                      <w:color w:val="0D0D0D"/>
                      <w:sz w:val="20"/>
                      <w:szCs w:val="20"/>
                      <w:shd w:val="clear" w:color="auto" w:fill="FFFFFF"/>
                      <w:lang w:val="en-GB"/>
                    </w:rPr>
                  </m:ctrlPr>
                </m:d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29</m:t>
                  </m:r>
                </m:e>
              </m:d>
            </m:e>
          </m:eqArr>
        </m:oMath>
      </m:oMathPara>
    </w:p>
    <w:p w14:paraId="17BE8868" w14:textId="54A05077" w:rsidR="00666618" w:rsidRPr="00DA0D8F"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where</w:t>
      </w:r>
      <w:r w:rsidRPr="00DA0D8F">
        <w:rPr>
          <w:rFonts w:ascii="Times New Roman" w:hAnsi="Times New Roman" w:cs="Times New Roman"/>
          <w:color w:val="0D0D0D"/>
          <w:sz w:val="20"/>
          <w:szCs w:val="20"/>
          <w:shd w:val="clear" w:color="auto" w:fill="FFFFFF"/>
          <w:lang w:val="en-GB"/>
        </w:rPr>
        <w:br/>
      </w: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T</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eqArr>
                            <m:eqArrPr>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e>
                            <m:e>
                              <m:r>
                                <w:rPr>
                                  <w:rFonts w:ascii="Cambria Math" w:hAnsi="Cambria Math" w:cs="Times New Roman"/>
                                  <w:color w:val="0D0D0D"/>
                                  <w:sz w:val="20"/>
                                  <w:szCs w:val="20"/>
                                  <w:shd w:val="clear" w:color="auto" w:fill="FFFFFF"/>
                                  <w:lang w:val="en-GB"/>
                                </w:rPr>
                                <m:t>+ 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eqAr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30</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0</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31</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c</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32</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t</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33</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D</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ρ</m:t>
                          </m:r>
                          <m:sSup>
                            <m:sSupPr>
                              <m:ctrlPr>
                                <w:rPr>
                                  <w:rFonts w:ascii="Cambria Math" w:hAnsi="Cambria Math" w:cs="Times New Roman"/>
                                  <w:i/>
                                  <w:color w:val="0D0D0D"/>
                                  <w:sz w:val="20"/>
                                  <w:szCs w:val="20"/>
                                  <w:shd w:val="clear" w:color="auto" w:fill="FFFFFF"/>
                                  <w:lang w:val="en-GB"/>
                                </w:rPr>
                              </m:ctrlPr>
                            </m:sSup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j</m:t>
                                  </m:r>
                                </m:sub>
                              </m:sSub>
                            </m:e>
                            <m:sup>
                              <m:r>
                                <w:rPr>
                                  <w:rFonts w:ascii="Cambria Math" w:hAnsi="Cambria Math" w:cs="Times New Roman"/>
                                  <w:color w:val="0D0D0D"/>
                                  <w:sz w:val="20"/>
                                  <w:szCs w:val="20"/>
                                  <w:shd w:val="clear" w:color="auto" w:fill="FFFFFF"/>
                                  <w:lang w:val="en-GB"/>
                                </w:rPr>
                                <m:t>d2</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34</m:t>
                  </m:r>
                </m:e>
              </m:d>
            </m:e>
          </m:eqArr>
        </m:oMath>
      </m:oMathPara>
    </w:p>
    <w:p w14:paraId="4D388520" w14:textId="083D54B8" w:rsidR="00373D9B" w:rsidRPr="00DA0D8F"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DA0D8F">
        <w:rPr>
          <w:rFonts w:ascii="Times New Roman" w:hAnsi="Times New Roman" w:cs="Times New Roman"/>
          <w:color w:val="0D0D0D"/>
          <w:sz w:val="20"/>
          <w:szCs w:val="20"/>
          <w:shd w:val="clear" w:color="auto" w:fill="FFFFFF"/>
          <w:lang w:val="en-GB"/>
        </w:rPr>
        <w:t xml:space="preserve"> denotes the time variable of integration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T</m:t>
            </m:r>
          </m:sub>
        </m:sSub>
      </m:oMath>
      <w:r w:rsidR="001F6852" w:rsidRPr="00DA0D8F">
        <w:rPr>
          <w:rFonts w:ascii="Times New Roman" w:hAnsi="Times New Roman" w:cs="Times New Roman"/>
          <w:iCs/>
          <w:color w:val="0D0D0D"/>
          <w:sz w:val="20"/>
          <w:szCs w:val="20"/>
          <w:shd w:val="clear" w:color="auto" w:fill="FFFFFF"/>
          <w:lang w:val="en-GB"/>
        </w:rPr>
        <w:t xml:space="preserve"> </w:t>
      </w:r>
      <w:r w:rsidRPr="00DA0D8F">
        <w:rPr>
          <w:rFonts w:ascii="Times New Roman" w:hAnsi="Times New Roman" w:cs="Times New Roman"/>
          <w:color w:val="0D0D0D"/>
          <w:sz w:val="20"/>
          <w:szCs w:val="20"/>
          <w:shd w:val="clear" w:color="auto" w:fill="FFFFFF"/>
          <w:lang w:val="en-GB"/>
        </w:rPr>
        <w:t xml:space="preserve">denotes the </w:t>
      </w:r>
      <w:r w:rsidR="001F6852" w:rsidRPr="00DA0D8F">
        <w:rPr>
          <w:rFonts w:ascii="Times New Roman" w:hAnsi="Times New Roman" w:cs="Times New Roman"/>
          <w:color w:val="0D0D0D"/>
          <w:sz w:val="20"/>
          <w:szCs w:val="20"/>
          <w:shd w:val="clear" w:color="auto" w:fill="FFFFFF"/>
          <w:lang w:val="en-GB"/>
        </w:rPr>
        <w:t xml:space="preserve">shared </w:t>
      </w:r>
      <w:r w:rsidRPr="00DA0D8F">
        <w:rPr>
          <w:rFonts w:ascii="Times New Roman" w:hAnsi="Times New Roman" w:cs="Times New Roman"/>
          <w:color w:val="0D0D0D"/>
          <w:sz w:val="20"/>
          <w:szCs w:val="20"/>
          <w:shd w:val="clear" w:color="auto" w:fill="FFFFFF"/>
          <w:lang w:val="en-GB"/>
        </w:rPr>
        <w:t>shape parameter</w:t>
      </w:r>
      <w:r w:rsidR="00BF327B" w:rsidRPr="00DA0D8F">
        <w:rPr>
          <w:rFonts w:ascii="Times New Roman" w:hAnsi="Times New Roman" w:cs="Times New Roman"/>
          <w:color w:val="0D0D0D"/>
          <w:sz w:val="20"/>
          <w:szCs w:val="20"/>
          <w:shd w:val="clear" w:color="auto" w:fill="FFFFFF"/>
          <w:lang w:val="en-GB"/>
        </w:rPr>
        <w:t xml:space="preserve"> for GUMCAD data streams</w:t>
      </w:r>
      <w:r w:rsidRPr="00DA0D8F">
        <w:rPr>
          <w:rFonts w:ascii="Times New Roman" w:hAnsi="Times New Roman" w:cs="Times New Roman"/>
          <w:color w:val="0D0D0D"/>
          <w:sz w:val="20"/>
          <w:szCs w:val="20"/>
          <w:shd w:val="clear" w:color="auto" w:fill="FFFFFF"/>
          <w:lang w:val="en-GB"/>
        </w:rPr>
        <w:t>.</w:t>
      </w:r>
    </w:p>
    <w:p w14:paraId="51FC9C33" w14:textId="0F72A67D" w:rsidR="003C1F45" w:rsidRPr="00DA0D8F" w:rsidRDefault="00CF2BD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sz w:val="20"/>
          <w:szCs w:val="20"/>
          <w:lang w:val="en-GB"/>
        </w:rPr>
      </w:pPr>
      <w:r>
        <w:rPr>
          <w:rFonts w:ascii="Times New Roman" w:hAnsi="Times New Roman" w:cs="Times New Roman"/>
          <w:color w:val="000000"/>
          <w:sz w:val="20"/>
          <w:szCs w:val="20"/>
          <w:lang w:val="en-GB"/>
        </w:rPr>
        <w:t>Second, w</w:t>
      </w:r>
      <w:r w:rsidR="003C1F45" w:rsidRPr="00DA0D8F">
        <w:rPr>
          <w:rFonts w:ascii="Times New Roman" w:hAnsi="Times New Roman" w:cs="Times New Roman"/>
          <w:color w:val="000000"/>
          <w:sz w:val="20"/>
          <w:szCs w:val="20"/>
          <w:lang w:val="en-GB"/>
        </w:rPr>
        <w:t xml:space="preserve">e compared the observed annual number of symptomatic gonorrhoea diagnoses </w:t>
      </w:r>
      <w:r w:rsidR="009D2491">
        <w:rPr>
          <w:rFonts w:ascii="Times New Roman" w:hAnsi="Times New Roman" w:cs="Times New Roman"/>
          <w:color w:val="000000"/>
          <w:sz w:val="20"/>
          <w:szCs w:val="20"/>
          <w:lang w:val="en-GB"/>
        </w:rPr>
        <w:t>(Table 1)</w:t>
      </w:r>
      <w:r w:rsidR="00D07D91">
        <w:rPr>
          <w:rFonts w:ascii="Times New Roman" w:hAnsi="Times New Roman" w:cs="Times New Roman"/>
          <w:color w:val="000000"/>
          <w:sz w:val="20"/>
          <w:szCs w:val="20"/>
          <w:lang w:val="en-GB"/>
        </w:rPr>
        <w:t xml:space="preserve"> </w:t>
      </w:r>
      <w:r w:rsidR="003C1F45" w:rsidRPr="00DA0D8F">
        <w:rPr>
          <w:rFonts w:ascii="Times New Roman" w:hAnsi="Times New Roman" w:cs="Times New Roman"/>
          <w:color w:val="000000"/>
          <w:sz w:val="20"/>
          <w:szCs w:val="20"/>
          <w:lang w:val="en-GB"/>
        </w:rPr>
        <w:t xml:space="preserve">in the </w:t>
      </w:r>
      <w:r w:rsidR="0084213D" w:rsidRPr="00DA0D8F">
        <w:rPr>
          <w:rFonts w:ascii="Times New Roman" w:hAnsi="Times New Roman" w:cs="Times New Roman"/>
          <w:color w:val="000000"/>
          <w:sz w:val="20"/>
          <w:szCs w:val="20"/>
          <w:lang w:val="en-GB"/>
        </w:rPr>
        <w:t xml:space="preserve">Gonococcal Resistance to Antimicrobials Surveillance </w:t>
      </w:r>
      <w:r w:rsidR="0084213D" w:rsidRPr="004F63BD">
        <w:rPr>
          <w:rFonts w:ascii="Times New Roman" w:hAnsi="Times New Roman" w:cs="Times New Roman"/>
          <w:color w:val="000000"/>
          <w:sz w:val="20"/>
          <w:szCs w:val="20"/>
          <w:lang w:val="en-GB"/>
        </w:rPr>
        <w:t>Program (</w:t>
      </w:r>
      <w:r w:rsidR="003C1F45" w:rsidRPr="004F63BD">
        <w:rPr>
          <w:rFonts w:ascii="Times New Roman" w:hAnsi="Times New Roman" w:cs="Times New Roman"/>
          <w:color w:val="000000"/>
          <w:sz w:val="20"/>
          <w:szCs w:val="20"/>
          <w:lang w:val="en-GB"/>
        </w:rPr>
        <w:t>GRASP</w:t>
      </w:r>
      <w:r w:rsidR="0084213D" w:rsidRPr="004F63BD">
        <w:rPr>
          <w:rFonts w:ascii="Times New Roman" w:hAnsi="Times New Roman" w:cs="Times New Roman"/>
          <w:color w:val="000000"/>
          <w:sz w:val="20"/>
          <w:szCs w:val="20"/>
          <w:lang w:val="en-GB"/>
        </w:rPr>
        <w:t>)</w:t>
      </w:r>
      <w:r w:rsidR="003C1F45" w:rsidRPr="004F63BD">
        <w:rPr>
          <w:rFonts w:ascii="Times New Roman" w:hAnsi="Times New Roman" w:cs="Times New Roman"/>
          <w:color w:val="000000"/>
          <w:sz w:val="20"/>
          <w:szCs w:val="20"/>
          <w:lang w:val="en-GB"/>
        </w:rPr>
        <w:t xml:space="preserve"> </w:t>
      </w:r>
      <w:r w:rsidR="008E03D8" w:rsidRPr="004F63BD">
        <w:rPr>
          <w:rFonts w:ascii="Times New Roman" w:hAnsi="Times New Roman" w:cs="Times New Roman"/>
          <w:sz w:val="20"/>
          <w:szCs w:val="20"/>
        </w:rPr>
        <w:fldChar w:fldCharType="begin"/>
      </w:r>
      <w:r w:rsidR="00B90A2B">
        <w:rPr>
          <w:rFonts w:ascii="Times New Roman" w:hAnsi="Times New Roman" w:cs="Times New Roman"/>
          <w:sz w:val="20"/>
          <w:szCs w:val="20"/>
        </w:rPr>
        <w:instrText xml:space="preserve"> ADDIN ZOTERO_ITEM CSL_CITATION {"citationID":"ahHcqRkU","properties":{"unsorted":false,"formattedCitation":"[11]","plainCitation":"[11]","noteIndex":0},"citationItems":[{"id":594,"uris":["http://zotero.org/users/9663344/items/LZ46HFCM"],"itemData":{"id":594,"type":"webpage","abstract":"Data on trends in antimicrobial resistance and decreased susceptibility in gonococcal infection in England and Wales are provided by GRASP.","container-title":"UK Health Security Agency","language":"en","title":"Gonococcal resistance to antimicrobials surveillance programme report","URL":"https://www.gov.uk/government/publications/gonococcal-resistance-to-antimicrobials-surveillance-programme-grasp-report","accessed":{"date-parts":[["2026",5,19]]},"issued":{"date-parts":[["2025",12,18]]}}}],"schema":"https://github.com/citation-style-language/schema/raw/master/csl-citation.json"} </w:instrText>
      </w:r>
      <w:r w:rsidR="008E03D8" w:rsidRPr="004F63BD">
        <w:rPr>
          <w:rFonts w:ascii="Times New Roman" w:hAnsi="Times New Roman" w:cs="Times New Roman"/>
          <w:sz w:val="20"/>
          <w:szCs w:val="20"/>
        </w:rPr>
        <w:fldChar w:fldCharType="separate"/>
      </w:r>
      <w:r w:rsidR="00B90A2B">
        <w:rPr>
          <w:rFonts w:ascii="Times New Roman" w:hAnsi="Times New Roman" w:cs="Times New Roman"/>
          <w:noProof/>
          <w:sz w:val="20"/>
          <w:szCs w:val="20"/>
        </w:rPr>
        <w:t>[11]</w:t>
      </w:r>
      <w:r w:rsidR="008E03D8" w:rsidRPr="004F63BD">
        <w:rPr>
          <w:rFonts w:ascii="Times New Roman" w:hAnsi="Times New Roman" w:cs="Times New Roman"/>
          <w:sz w:val="20"/>
          <w:szCs w:val="20"/>
        </w:rPr>
        <w:fldChar w:fldCharType="end"/>
      </w:r>
      <w:r w:rsidR="008E03D8" w:rsidRPr="004F63BD">
        <w:rPr>
          <w:rFonts w:ascii="Times New Roman" w:hAnsi="Times New Roman" w:cs="Times New Roman"/>
          <w:sz w:val="20"/>
          <w:szCs w:val="20"/>
        </w:rPr>
        <w:t xml:space="preserve"> </w:t>
      </w:r>
      <w:r w:rsidR="003C1F45" w:rsidRPr="004F63BD">
        <w:rPr>
          <w:rFonts w:ascii="Times New Roman" w:hAnsi="Times New Roman" w:cs="Times New Roman"/>
          <w:color w:val="000000"/>
          <w:sz w:val="20"/>
          <w:szCs w:val="20"/>
          <w:lang w:val="en-GB"/>
        </w:rPr>
        <w:t>sample</w:t>
      </w:r>
      <w:r w:rsidR="003C1F45" w:rsidRPr="00DA0D8F">
        <w:rPr>
          <w:rFonts w:ascii="Times New Roman" w:hAnsi="Times New Roman" w:cs="Times New Roman"/>
          <w:color w:val="000000"/>
          <w:sz w:val="20"/>
          <w:szCs w:val="20"/>
          <w:lang w:val="en-GB"/>
        </w:rPr>
        <w:t>,</w:t>
      </w:r>
      <w:r w:rsidR="003C1F45" w:rsidRPr="00DA0D8F">
        <w:rPr>
          <w:rFonts w:ascii="Cambria Math" w:hAnsi="Cambria Math" w:cs="Times New Roman"/>
          <w:i/>
          <w:color w:val="0D0D0D"/>
          <w:sz w:val="20"/>
          <w:szCs w:val="20"/>
          <w:shd w:val="clear" w:color="auto" w:fill="FFFFFF"/>
          <w:lang w:val="en-GB"/>
        </w:rPr>
        <w:t xml:space="preserv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C1F45" w:rsidRPr="00DA0D8F">
        <w:rPr>
          <w:rFonts w:ascii="Times New Roman" w:hAnsi="Times New Roman" w:cs="Times New Roman"/>
          <w:iCs/>
          <w:color w:val="0D0D0D"/>
          <w:sz w:val="20"/>
          <w:szCs w:val="20"/>
          <w:shd w:val="clear" w:color="auto" w:fill="FFFFFF"/>
          <w:lang w:val="en-GB"/>
        </w:rPr>
        <w:t>,</w:t>
      </w:r>
      <w:r w:rsidR="003C1F45" w:rsidRPr="00DA0D8F">
        <w:rPr>
          <w:rFonts w:ascii="Times New Roman" w:hAnsi="Times New Roman" w:cs="Times New Roman"/>
          <w:color w:val="000000"/>
          <w:sz w:val="20"/>
          <w:szCs w:val="20"/>
          <w:lang w:val="en-GB"/>
        </w:rPr>
        <w:t xml:space="preserve"> with those predicted by our model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3C1F45" w:rsidRPr="00DA0D8F">
        <w:rPr>
          <w:rFonts w:ascii="Times New Roman" w:hAnsi="Times New Roman" w:cs="Times New Roman"/>
          <w:color w:val="0D0D0D"/>
          <w:sz w:val="20"/>
          <w:szCs w:val="20"/>
          <w:shd w:val="clear" w:color="auto" w:fill="FFFFFF"/>
          <w:lang w:val="en-GB"/>
        </w:rPr>
        <w:t xml:space="preserve"> </w:t>
      </w:r>
      <w:r w:rsidR="003C1F45" w:rsidRPr="00DA0D8F">
        <w:rPr>
          <w:rFonts w:ascii="Times New Roman" w:hAnsi="Times New Roman" w:cs="Times New Roman"/>
          <w:color w:val="000000"/>
          <w:sz w:val="20"/>
          <w:szCs w:val="20"/>
          <w:lang w:val="en-GB"/>
        </w:rPr>
        <w:t xml:space="preserve">using </w:t>
      </w:r>
      <w:r w:rsidR="0079342B" w:rsidRPr="00DA0D8F">
        <w:rPr>
          <w:rFonts w:ascii="Times New Roman" w:hAnsi="Times New Roman" w:cs="Times New Roman"/>
          <w:color w:val="000000"/>
          <w:sz w:val="20"/>
          <w:szCs w:val="20"/>
          <w:lang w:val="en-GB"/>
        </w:rPr>
        <w:t>a Beta</w:t>
      </w:r>
      <w:r w:rsidR="003C1F45" w:rsidRPr="00DA0D8F">
        <w:rPr>
          <w:rFonts w:ascii="Times New Roman" w:hAnsi="Times New Roman" w:cs="Times New Roman"/>
          <w:color w:val="000000"/>
          <w:sz w:val="20"/>
          <w:szCs w:val="20"/>
          <w:lang w:val="en-GB"/>
        </w:rPr>
        <w:t xml:space="preserve">-Binomial </w:t>
      </w:r>
      <w:r w:rsidR="0079342B" w:rsidRPr="00DA0D8F">
        <w:rPr>
          <w:rFonts w:ascii="Times New Roman" w:hAnsi="Times New Roman" w:cs="Times New Roman"/>
          <w:color w:val="000000"/>
          <w:sz w:val="20"/>
          <w:szCs w:val="20"/>
          <w:lang w:val="en-GB"/>
        </w:rPr>
        <w:t>likelihood</w:t>
      </w:r>
      <w:r w:rsidR="003C1F45" w:rsidRPr="00DA0D8F">
        <w:rPr>
          <w:rFonts w:ascii="Times New Roman" w:hAnsi="Times New Roman" w:cs="Times New Roman"/>
          <w:color w:val="000000"/>
          <w:sz w:val="20"/>
          <w:szCs w:val="20"/>
          <w:lang w:val="en-GB"/>
        </w:rPr>
        <w:t>.</w:t>
      </w:r>
      <w:r w:rsidR="003C1F45" w:rsidRPr="00DA0D8F">
        <w:rPr>
          <w:rFonts w:ascii="Times New Roman" w:hAnsi="Times New Roman" w:cs="Times New Roman"/>
          <w:sz w:val="20"/>
          <w:szCs w:val="20"/>
          <w:lang w:val="en-GB"/>
        </w:rPr>
        <w:t xml:space="preserve"> If </w:t>
      </w:r>
      <m:oMath>
        <m:r>
          <w:rPr>
            <w:rFonts w:ascii="Cambria Math" w:hAnsi="Cambria Math" w:cs="Times New Roman"/>
            <w:sz w:val="20"/>
            <w:szCs w:val="20"/>
            <w:lang w:val="en-GB"/>
          </w:rPr>
          <m:t>X</m:t>
        </m:r>
      </m:oMath>
      <w:r w:rsidR="003C1F45" w:rsidRPr="00DA0D8F">
        <w:rPr>
          <w:rFonts w:ascii="Times New Roman" w:hAnsi="Times New Roman" w:cs="Times New Roman"/>
          <w:sz w:val="20"/>
          <w:szCs w:val="20"/>
          <w:lang w:val="en-GB"/>
        </w:rPr>
        <w:t xml:space="preserve"> </w:t>
      </w:r>
      <w:r w:rsidR="003C1F45" w:rsidRPr="00DA0D8F">
        <w:rPr>
          <w:rFonts w:ascii="Cambria Math" w:hAnsi="Cambria Math" w:cs="Cambria Math"/>
          <w:sz w:val="20"/>
          <w:szCs w:val="20"/>
          <w:lang w:val="en-GB"/>
        </w:rPr>
        <w:t>∼</w:t>
      </w:r>
      <w:r w:rsidR="003C1F45" w:rsidRPr="00DA0D8F">
        <w:rPr>
          <w:rFonts w:ascii="Times New Roman" w:hAnsi="Times New Roman" w:cs="Times New Roman"/>
          <w:sz w:val="20"/>
          <w:szCs w:val="20"/>
          <w:lang w:val="en-GB"/>
        </w:rPr>
        <w:t xml:space="preserve"> </w:t>
      </w:r>
      <w:r w:rsidR="0079342B" w:rsidRPr="00DA0D8F">
        <w:rPr>
          <w:rFonts w:ascii="Times New Roman" w:hAnsi="Times New Roman" w:cs="Times New Roman"/>
          <w:sz w:val="20"/>
          <w:szCs w:val="20"/>
          <w:lang w:val="en-GB"/>
        </w:rPr>
        <w:t>Beta</w:t>
      </w:r>
      <w:r w:rsidR="003C1F45" w:rsidRPr="00DA0D8F">
        <w:rPr>
          <w:rFonts w:ascii="Times New Roman" w:hAnsi="Times New Roman" w:cs="Times New Roman"/>
          <w:sz w:val="20"/>
          <w:szCs w:val="20"/>
          <w:lang w:val="en-GB"/>
        </w:rPr>
        <w:t>Binom(</w:t>
      </w:r>
      <m:oMath>
        <m:r>
          <w:rPr>
            <w:rFonts w:ascii="Cambria Math" w:hAnsi="Cambria Math" w:cs="Times New Roman"/>
            <w:sz w:val="20"/>
            <w:szCs w:val="20"/>
            <w:lang w:val="en-GB"/>
          </w:rPr>
          <m:t>n</m:t>
        </m:r>
      </m:oMath>
      <w:r w:rsidR="003C1F45" w:rsidRPr="00DA0D8F">
        <w:rPr>
          <w:rFonts w:ascii="Times New Roman" w:hAnsi="Times New Roman" w:cs="Times New Roman"/>
          <w:sz w:val="20"/>
          <w:szCs w:val="20"/>
          <w:lang w:val="en-GB"/>
        </w:rPr>
        <w:t>,</w:t>
      </w:r>
      <w:r w:rsidR="0079342B" w:rsidRPr="00DA0D8F">
        <w:rPr>
          <w:rFonts w:ascii="Cambria Math" w:hAnsi="Cambria Math" w:cs="Times New Roman"/>
          <w:i/>
          <w:sz w:val="20"/>
          <w:szCs w:val="20"/>
          <w:lang w:val="en-GB"/>
        </w:rPr>
        <w:t xml:space="preserve"> </w:t>
      </w:r>
      <m:oMath>
        <m:r>
          <w:rPr>
            <w:rFonts w:ascii="Cambria Math" w:hAnsi="Cambria Math" w:cs="Times New Roman"/>
            <w:sz w:val="20"/>
            <w:szCs w:val="20"/>
            <w:lang w:val="en-GB"/>
          </w:rPr>
          <m:t>p</m:t>
        </m:r>
      </m:oMath>
      <w:r w:rsidR="0079342B" w:rsidRPr="00DA0D8F">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003C1F45" w:rsidRPr="00DA0D8F">
        <w:rPr>
          <w:rFonts w:ascii="Times New Roman" w:hAnsi="Times New Roman" w:cs="Times New Roman"/>
          <w:sz w:val="20"/>
          <w:szCs w:val="20"/>
          <w:lang w:val="en-GB"/>
        </w:rPr>
        <w:t xml:space="preserve">), with </w:t>
      </w:r>
      <w:r w:rsidR="0079342B" w:rsidRPr="00DA0D8F">
        <w:rPr>
          <w:rFonts w:ascii="Times New Roman" w:hAnsi="Times New Roman" w:cs="Times New Roman"/>
          <w:sz w:val="20"/>
          <w:szCs w:val="20"/>
          <w:lang w:val="en-GB"/>
        </w:rPr>
        <w:t xml:space="preserve">size </w:t>
      </w:r>
      <m:oMath>
        <m:r>
          <w:rPr>
            <w:rFonts w:ascii="Cambria Math" w:hAnsi="Cambria Math" w:cs="Times New Roman"/>
            <w:sz w:val="20"/>
            <w:szCs w:val="20"/>
            <w:lang w:val="en-GB"/>
          </w:rPr>
          <m:t>n</m:t>
        </m:r>
      </m:oMath>
      <w:r w:rsidR="0079342B" w:rsidRPr="00DA0D8F">
        <w:rPr>
          <w:rFonts w:ascii="Times New Roman" w:hAnsi="Times New Roman" w:cs="Times New Roman"/>
          <w:sz w:val="20"/>
          <w:szCs w:val="20"/>
          <w:lang w:val="en-GB"/>
        </w:rPr>
        <w:t xml:space="preserve">, probability </w:t>
      </w:r>
      <m:oMath>
        <m:r>
          <w:rPr>
            <w:rFonts w:ascii="Cambria Math" w:hAnsi="Cambria Math" w:cs="Times New Roman"/>
            <w:sz w:val="20"/>
            <w:szCs w:val="20"/>
            <w:lang w:val="en-GB"/>
          </w:rPr>
          <m:t>p</m:t>
        </m:r>
      </m:oMath>
      <w:r w:rsidR="0079342B" w:rsidRPr="00DA0D8F">
        <w:rPr>
          <w:rFonts w:ascii="Times New Roman" w:hAnsi="Times New Roman" w:cs="Times New Roman"/>
          <w:sz w:val="20"/>
          <w:szCs w:val="20"/>
          <w:lang w:val="en-GB"/>
        </w:rPr>
        <w:t xml:space="preserve"> </w:t>
      </w:r>
      <w:r w:rsidR="003C1F45" w:rsidRPr="00DA0D8F">
        <w:rPr>
          <w:rFonts w:ascii="Times New Roman" w:hAnsi="Times New Roman" w:cs="Times New Roman"/>
          <w:sz w:val="20"/>
          <w:szCs w:val="20"/>
          <w:lang w:val="en-GB"/>
        </w:rPr>
        <w:t xml:space="preserve">and </w:t>
      </w:r>
      <w:r w:rsidR="0079342B" w:rsidRPr="00DA0D8F">
        <w:rPr>
          <w:rFonts w:ascii="Times New Roman" w:hAnsi="Times New Roman" w:cs="Times New Roman"/>
          <w:sz w:val="20"/>
          <w:szCs w:val="20"/>
          <w:lang w:val="en-GB"/>
        </w:rPr>
        <w:t>over-dispersion</w:t>
      </w:r>
      <w:r w:rsidR="003C1F45" w:rsidRPr="00DA0D8F">
        <w:rPr>
          <w:rFonts w:ascii="Times New Roman" w:hAnsi="Times New Roman" w:cs="Times New Roman"/>
          <w:sz w:val="20"/>
          <w:szCs w:val="20"/>
          <w:lang w:val="en-GB"/>
        </w:rPr>
        <w:t xml:space="preserve"> </w:t>
      </w:r>
      <m:oMath>
        <m:r>
          <w:rPr>
            <w:rFonts w:ascii="Cambria Math" w:hAnsi="Cambria Math" w:cs="Times New Roman"/>
            <w:color w:val="0D0D0D"/>
            <w:sz w:val="20"/>
            <w:szCs w:val="20"/>
            <w:shd w:val="clear" w:color="auto" w:fill="FFFFFF"/>
            <w:lang w:val="en-GB"/>
          </w:rPr>
          <m:t>κ</m:t>
        </m:r>
      </m:oMath>
      <w:r w:rsidR="003C1F45" w:rsidRPr="00DA0D8F">
        <w:rPr>
          <w:rFonts w:ascii="Times New Roman" w:hAnsi="Times New Roman" w:cs="Times New Roman"/>
          <w:sz w:val="20"/>
          <w:szCs w:val="20"/>
          <w:lang w:val="en-GB"/>
        </w:rPr>
        <w:t>, then:</w:t>
      </w:r>
    </w:p>
    <w:p w14:paraId="49884553" w14:textId="096FBE12" w:rsidR="003C1F45" w:rsidRPr="00DA0D8F"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x</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e>
                  <m:r>
                    <w:rPr>
                      <w:rFonts w:ascii="Cambria Math" w:hAnsi="Cambria Math" w:cs="Times New Roman"/>
                      <w:color w:val="0D0D0D"/>
                      <w:sz w:val="20"/>
                      <w:szCs w:val="20"/>
                      <w:shd w:val="clear" w:color="auto" w:fill="FFFFFF"/>
                      <w:lang w:val="en-GB"/>
                    </w:rPr>
                    <m:t>n,p,</m:t>
                  </m:r>
                  <m:r>
                    <m:rPr>
                      <m:sty m:val="p"/>
                    </m:rPr>
                    <w:rPr>
                      <w:rFonts w:ascii="Cambria Math" w:hAnsi="Cambria Math" w:cs="Times New Roman"/>
                      <w:color w:val="0D0D0D"/>
                      <w:sz w:val="20"/>
                      <w:szCs w:val="20"/>
                      <w:shd w:val="clear" w:color="auto" w:fill="FFFFFF"/>
                      <w:lang w:val="en-GB"/>
                    </w:rPr>
                    <m:t>κ</m:t>
                  </m:r>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f>
                    <m:fPr>
                      <m:type m:val="noBar"/>
                      <m:ctrlPr>
                        <w:rPr>
                          <w:rFonts w:ascii="Cambria Math" w:hAnsi="Cambria Math" w:cs="Times New Roman"/>
                          <w:i/>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n</m:t>
                      </m:r>
                    </m:num>
                    <m:den>
                      <m:r>
                        <w:rPr>
                          <w:rFonts w:ascii="Cambria Math" w:hAnsi="Cambria Math" w:cs="Times New Roman"/>
                          <w:color w:val="0D0D0D"/>
                          <w:sz w:val="20"/>
                          <w:szCs w:val="20"/>
                          <w:shd w:val="clear" w:color="auto" w:fill="FFFFFF"/>
                          <w:lang w:val="en-GB"/>
                        </w:rPr>
                        <m:t>x</m:t>
                      </m:r>
                    </m:den>
                  </m:f>
                </m:e>
              </m:d>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x+a,n-x+b</m:t>
                      </m:r>
                    </m:e>
                  </m:d>
                  <m:ctrlPr>
                    <w:rPr>
                      <w:rFonts w:ascii="Cambria Math" w:hAnsi="Cambria Math" w:cs="Times New Roman"/>
                      <w:i/>
                      <w:color w:val="0D0D0D"/>
                      <w:sz w:val="20"/>
                      <w:szCs w:val="20"/>
                      <w:shd w:val="clear" w:color="auto" w:fill="FFFFFF"/>
                      <w:lang w:val="en-GB"/>
                    </w:rPr>
                  </m:ctrlPr>
                </m:num>
                <m:den>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a,b</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35</m:t>
                  </m:r>
                </m:e>
              </m:d>
            </m:e>
          </m:eqArr>
        </m:oMath>
      </m:oMathPara>
    </w:p>
    <w:p w14:paraId="31083E4B" w14:textId="0851C929" w:rsidR="000B2196" w:rsidRPr="00DA0D8F" w:rsidRDefault="00877A9C"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where</w:t>
      </w:r>
      <w:r w:rsidR="000B2196" w:rsidRPr="00DA0D8F">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m:t>
            </m:r>
          </m:e>
        </m:d>
      </m:oMath>
      <w:r w:rsidR="000B2196" w:rsidRPr="00DA0D8F">
        <w:rPr>
          <w:rFonts w:ascii="Times New Roman" w:hAnsi="Times New Roman" w:cs="Times New Roman"/>
          <w:color w:val="0D0D0D"/>
          <w:sz w:val="20"/>
          <w:szCs w:val="20"/>
          <w:shd w:val="clear" w:color="auto" w:fill="FFFFFF"/>
          <w:lang w:val="en-GB"/>
        </w:rPr>
        <w:t xml:space="preserve"> is the Beta function and </w:t>
      </w:r>
      <m:oMath>
        <m:r>
          <w:rPr>
            <w:rFonts w:ascii="Cambria Math" w:hAnsi="Cambria Math" w:cs="Times New Roman"/>
            <w:color w:val="0D0D0D"/>
            <w:sz w:val="20"/>
            <w:szCs w:val="20"/>
            <w:shd w:val="clear" w:color="auto" w:fill="FFFFFF"/>
            <w:lang w:val="en-GB"/>
          </w:rPr>
          <m:t>a=p</m:t>
        </m:r>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DA0D8F">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b=</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f>
              <m:fPr>
                <m:ctrlPr>
                  <w:rPr>
                    <w:rFonts w:ascii="Cambria Math" w:hAnsi="Cambria Math" w:cs="Times New Roman"/>
                    <w:color w:val="0D0D0D"/>
                    <w:sz w:val="20"/>
                    <w:szCs w:val="20"/>
                    <w:shd w:val="clear" w:color="auto" w:fill="FFFFFF"/>
                    <w:lang w:val="en-GB"/>
                  </w:rPr>
                </m:ctrlPr>
              </m:fPr>
              <m:num>
                <m:r>
                  <w:rPr>
                    <w:rFonts w:ascii="Cambria Math" w:hAnsi="Cambria Math" w:cs="Times New Roman"/>
                    <w:color w:val="0D0D0D"/>
                    <w:sz w:val="20"/>
                    <w:szCs w:val="20"/>
                    <w:shd w:val="clear" w:color="auto" w:fill="FFFFFF"/>
                    <w:lang w:val="en-GB"/>
                  </w:rPr>
                  <m:t>1-</m:t>
                </m:r>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num>
              <m:den>
                <m:r>
                  <m:rPr>
                    <m:sty m:val="p"/>
                  </m:rPr>
                  <w:rPr>
                    <w:rFonts w:ascii="Cambria Math" w:hAnsi="Cambria Math" w:cs="Times New Roman"/>
                    <w:color w:val="0D0D0D"/>
                    <w:sz w:val="20"/>
                    <w:szCs w:val="20"/>
                    <w:shd w:val="clear" w:color="auto" w:fill="FFFFFF"/>
                    <w:lang w:val="en-GB"/>
                  </w:rPr>
                  <m:t>κ</m:t>
                </m:r>
                <m:ctrlPr>
                  <w:rPr>
                    <w:rFonts w:ascii="Cambria Math" w:hAnsi="Cambria Math" w:cs="Times New Roman"/>
                    <w:i/>
                    <w:color w:val="0D0D0D"/>
                    <w:sz w:val="20"/>
                    <w:szCs w:val="20"/>
                    <w:shd w:val="clear" w:color="auto" w:fill="FFFFFF"/>
                    <w:lang w:val="en-GB"/>
                  </w:rPr>
                </m:ctrlPr>
              </m:den>
            </m:f>
          </m:e>
        </m:d>
      </m:oMath>
      <w:r w:rsidR="000B2196" w:rsidRPr="00DA0D8F">
        <w:rPr>
          <w:rFonts w:ascii="Times New Roman" w:hAnsi="Times New Roman" w:cs="Times New Roman"/>
          <w:color w:val="0D0D0D"/>
          <w:sz w:val="20"/>
          <w:szCs w:val="20"/>
          <w:shd w:val="clear" w:color="auto" w:fill="FFFFFF"/>
          <w:lang w:val="en-GB"/>
        </w:rPr>
        <w:t xml:space="preserve">. Under the Beta-Binomial distribution, the mean and variance of </w:t>
      </w:r>
      <m:oMath>
        <m:r>
          <w:rPr>
            <w:rFonts w:ascii="Cambria Math" w:hAnsi="Cambria Math" w:cs="Times New Roman"/>
            <w:color w:val="0D0D0D"/>
            <w:sz w:val="20"/>
            <w:szCs w:val="20"/>
            <w:shd w:val="clear" w:color="auto" w:fill="FFFFFF"/>
            <w:lang w:val="en-GB"/>
          </w:rPr>
          <m:t>X</m:t>
        </m:r>
      </m:oMath>
      <w:r w:rsidR="000B2196" w:rsidRPr="00DA0D8F">
        <w:rPr>
          <w:rFonts w:ascii="Times New Roman" w:hAnsi="Times New Roman" w:cs="Times New Roman"/>
          <w:color w:val="0D0D0D"/>
          <w:sz w:val="20"/>
          <w:szCs w:val="20"/>
          <w:shd w:val="clear" w:color="auto" w:fill="FFFFFF"/>
          <w:lang w:val="en-GB"/>
        </w:rPr>
        <w:t xml:space="preserve"> are </w:t>
      </w:r>
      <m:oMath>
        <m:r>
          <w:rPr>
            <w:rFonts w:ascii="Cambria Math" w:hAnsi="Cambria Math" w:cs="Times New Roman"/>
            <w:color w:val="0D0D0D"/>
            <w:sz w:val="20"/>
            <w:szCs w:val="20"/>
            <w:shd w:val="clear" w:color="auto" w:fill="FFFFFF"/>
            <w:lang w:val="en-GB"/>
          </w:rPr>
          <m:t>E</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oMath>
      <w:r w:rsidR="000B2196" w:rsidRPr="00DA0D8F">
        <w:rPr>
          <w:rFonts w:ascii="Times New Roman" w:hAnsi="Times New Roman" w:cs="Times New Roman"/>
          <w:color w:val="0D0D0D"/>
          <w:sz w:val="20"/>
          <w:szCs w:val="20"/>
          <w:shd w:val="clear" w:color="auto" w:fill="FFFFFF"/>
          <w:lang w:val="en-GB"/>
        </w:rPr>
        <w:t xml:space="preserve"> and </w:t>
      </w:r>
      <m:oMath>
        <m:r>
          <w:rPr>
            <w:rFonts w:ascii="Cambria Math" w:hAnsi="Cambria Math" w:cs="Times New Roman"/>
            <w:color w:val="0D0D0D"/>
            <w:sz w:val="20"/>
            <w:szCs w:val="20"/>
            <w:shd w:val="clear" w:color="auto" w:fill="FFFFFF"/>
            <w:lang w:val="en-GB"/>
          </w:rPr>
          <m:t>Var</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X</m:t>
            </m:r>
          </m:e>
        </m:d>
        <m:r>
          <w:rPr>
            <w:rFonts w:ascii="Cambria Math" w:hAnsi="Cambria Math" w:cs="Times New Roman"/>
            <w:color w:val="0D0D0D"/>
            <w:sz w:val="20"/>
            <w:szCs w:val="20"/>
            <w:shd w:val="clear" w:color="auto" w:fill="FFFFFF"/>
            <w:lang w:val="en-GB"/>
          </w:rPr>
          <m:t>=np</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1-p</m:t>
            </m:r>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n-1</m:t>
                </m:r>
              </m:e>
            </m:d>
            <m:r>
              <m:rPr>
                <m:sty m:val="p"/>
              </m:rPr>
              <w:rPr>
                <w:rFonts w:ascii="Cambria Math" w:hAnsi="Cambria Math" w:cs="Times New Roman"/>
                <w:color w:val="0D0D0D"/>
                <w:sz w:val="20"/>
                <w:szCs w:val="20"/>
                <w:shd w:val="clear" w:color="auto" w:fill="FFFFFF"/>
                <w:lang w:val="en-GB"/>
              </w:rPr>
              <m:t>κ</m:t>
            </m:r>
          </m:e>
        </m:d>
      </m:oMath>
      <w:r w:rsidR="00EE4B38" w:rsidRPr="00DA0D8F">
        <w:rPr>
          <w:rFonts w:ascii="Times New Roman" w:hAnsi="Times New Roman" w:cs="Times New Roman"/>
          <w:color w:val="0D0D0D"/>
          <w:sz w:val="20"/>
          <w:szCs w:val="20"/>
          <w:shd w:val="clear" w:color="auto" w:fill="FFFFFF"/>
          <w:lang w:val="en-GB"/>
        </w:rPr>
        <w:t xml:space="preserve"> respectively.</w:t>
      </w:r>
    </w:p>
    <w:p w14:paraId="1EA6A0DE" w14:textId="77777777" w:rsidR="00EE4B38" w:rsidRPr="00DA0D8F"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The model-predicted probability that a diagnosis in year </w:t>
      </w:r>
      <m:oMath>
        <m:r>
          <w:rPr>
            <w:rFonts w:ascii="Cambria Math" w:hAnsi="Cambria Math" w:cs="Times New Roman"/>
            <w:color w:val="0D0D0D"/>
            <w:sz w:val="20"/>
            <w:szCs w:val="20"/>
            <w:shd w:val="clear" w:color="auto" w:fill="FFFFFF"/>
            <w:lang w:val="en-GB"/>
          </w:rPr>
          <m:t>t</m:t>
        </m:r>
      </m:oMath>
      <w:r w:rsidRPr="00DA0D8F">
        <w:rPr>
          <w:rFonts w:ascii="Times New Roman" w:hAnsi="Times New Roman" w:cs="Times New Roman"/>
          <w:color w:val="0D0D0D"/>
          <w:sz w:val="20"/>
          <w:szCs w:val="20"/>
          <w:shd w:val="clear" w:color="auto" w:fill="FFFFFF"/>
          <w:lang w:val="en-GB"/>
        </w:rPr>
        <w:t xml:space="preserve"> was symptomatic is </w:t>
      </w:r>
    </w:p>
    <w:p w14:paraId="72655DE5" w14:textId="6A0A8047" w:rsidR="00EE4B38" w:rsidRPr="00DA0D8F" w:rsidRDefault="00000000" w:rsidP="003B3837">
      <w:pPr>
        <w:spacing w:line="276" w:lineRule="auto"/>
        <w:jc w:val="both"/>
        <w:rPr>
          <w:rFonts w:ascii="Times New Roman" w:hAnsi="Times New Roman" w:cs="Times New Roman"/>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f>
                <m:fPr>
                  <m:ctrlPr>
                    <w:rPr>
                      <w:rFonts w:ascii="Cambria Math" w:hAnsi="Cambria Math" w:cs="Times New Roman"/>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ctrlPr>
                    <w:rPr>
                      <w:rFonts w:ascii="Cambria Math" w:hAnsi="Cambria Math" w:cs="Times New Roman"/>
                      <w:i/>
                      <w:color w:val="0D0D0D"/>
                      <w:sz w:val="20"/>
                      <w:szCs w:val="20"/>
                      <w:shd w:val="clear" w:color="auto" w:fill="FFFFFF"/>
                      <w:lang w:val="en-GB"/>
                    </w:rPr>
                  </m:ctrlPr>
                </m:den>
              </m:f>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36</m:t>
                  </m:r>
                </m:e>
              </m:d>
            </m:e>
          </m:eqArr>
        </m:oMath>
      </m:oMathPara>
    </w:p>
    <w:p w14:paraId="78599312" w14:textId="01B55053" w:rsidR="00EE4B38" w:rsidRPr="00DA0D8F" w:rsidRDefault="00EE4B38"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where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DA0D8F">
        <w:rPr>
          <w:rFonts w:ascii="Times New Roman" w:hAnsi="Times New Roman" w:cs="Times New Roman"/>
          <w:color w:val="0D0D0D"/>
          <w:sz w:val="20"/>
          <w:szCs w:val="20"/>
          <w:shd w:val="clear" w:color="auto" w:fill="FFFFFF"/>
          <w:lang w:val="en-GB"/>
        </w:rPr>
        <w:t xml:space="preserve"> and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DA0D8F">
        <w:rPr>
          <w:rFonts w:ascii="Times New Roman" w:hAnsi="Times New Roman" w:cs="Times New Roman"/>
          <w:color w:val="0D0D0D"/>
          <w:sz w:val="20"/>
          <w:szCs w:val="20"/>
          <w:shd w:val="clear" w:color="auto" w:fill="FFFFFF"/>
          <w:lang w:val="en-GB"/>
        </w:rPr>
        <w:t xml:space="preserve"> and the number of symptomatic and asymptomatic diagnoses in year </w:t>
      </w:r>
      <m:oMath>
        <m:r>
          <w:rPr>
            <w:rFonts w:ascii="Cambria Math" w:hAnsi="Cambria Math" w:cs="Times New Roman"/>
            <w:color w:val="0D0D0D"/>
            <w:sz w:val="20"/>
            <w:szCs w:val="20"/>
            <w:shd w:val="clear" w:color="auto" w:fill="FFFFFF"/>
            <w:lang w:val="en-GB"/>
          </w:rPr>
          <m:t>t</m:t>
        </m:r>
      </m:oMath>
      <w:r w:rsidRPr="00DA0D8F">
        <w:rPr>
          <w:rFonts w:ascii="Times New Roman" w:hAnsi="Times New Roman" w:cs="Times New Roman"/>
          <w:color w:val="0D0D0D"/>
          <w:sz w:val="20"/>
          <w:szCs w:val="20"/>
          <w:shd w:val="clear" w:color="auto" w:fill="FFFFFF"/>
          <w:lang w:val="en-GB"/>
        </w:rPr>
        <w:t>, respectively, as follows:</w:t>
      </w:r>
    </w:p>
    <w:p w14:paraId="1ACB1A93" w14:textId="6E59198D" w:rsidR="00877A9C" w:rsidRPr="00DA0D8F"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r>
                            <w:rPr>
                              <w:rFonts w:ascii="Cambria Math" w:hAnsi="Cambria Math" w:cs="Times New Roman"/>
                              <w:color w:val="0D0D0D"/>
                              <w:sz w:val="20"/>
                              <w:szCs w:val="20"/>
                              <w:shd w:val="clear" w:color="auto" w:fill="FFFFFF"/>
                              <w:lang w:val="en-GB"/>
                            </w:rPr>
                            <m:t>μ</m:t>
                          </m:r>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S</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37</m:t>
                  </m:r>
                </m:e>
              </m:d>
            </m:e>
          </m:eqArr>
          <m:r>
            <m:rPr>
              <m:sty m:val="p"/>
            </m:rPr>
            <w:rPr>
              <w:rFonts w:ascii="Times New Roman" w:hAnsi="Times New Roman" w:cs="Times New Roman"/>
              <w:color w:val="0D0D0D"/>
              <w:sz w:val="20"/>
              <w:szCs w:val="20"/>
              <w:shd w:val="clear" w:color="auto" w:fill="FFFFFF"/>
              <w:lang w:val="en-GB"/>
            </w:rPr>
            <w:br/>
          </m:r>
        </m:oMath>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η</m:t>
                              </m:r>
                            </m:e>
                            <m:sub>
                              <m:r>
                                <w:rPr>
                                  <w:rFonts w:ascii="Cambria Math" w:hAnsi="Cambria Math" w:cs="Times New Roman"/>
                                  <w:color w:val="0D0D0D"/>
                                  <w:sz w:val="20"/>
                                  <w:szCs w:val="20"/>
                                  <w:shd w:val="clear" w:color="auto" w:fill="FFFFFF"/>
                                  <w:lang w:val="en-GB"/>
                                </w:rPr>
                                <m:t>j</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d>
                            <m:dPr>
                              <m:ctrlPr>
                                <w:rPr>
                                  <w:rFonts w:ascii="Cambria Math" w:hAnsi="Cambria Math" w:cs="Times New Roman"/>
                                  <w:i/>
                                  <w:color w:val="0D0D0D"/>
                                  <w:sz w:val="20"/>
                                  <w:szCs w:val="20"/>
                                  <w:shd w:val="clear" w:color="auto" w:fill="FFFFFF"/>
                                  <w:lang w:val="en-GB"/>
                                </w:rPr>
                              </m:ctrlPr>
                            </m:dPr>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m:t>
                              </m:r>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A</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38</m:t>
                  </m:r>
                </m:e>
              </m:d>
            </m:e>
          </m:eqArr>
        </m:oMath>
      </m:oMathPara>
    </w:p>
    <w:p w14:paraId="55CAC18B" w14:textId="5A3FCA6E" w:rsidR="00877A9C" w:rsidRPr="00DA0D8F" w:rsidRDefault="007A5AA5" w:rsidP="003B3837">
      <w:pPr>
        <w:spacing w:line="276" w:lineRule="auto"/>
        <w:jc w:val="both"/>
        <w:rPr>
          <w:rFonts w:ascii="Times New Roman" w:hAnsi="Times New Roman" w:cs="Times New Roman"/>
          <w:color w:val="0D0D0D"/>
          <w:sz w:val="20"/>
          <w:szCs w:val="20"/>
          <w:shd w:val="clear" w:color="auto" w:fill="FFFFFF"/>
          <w:lang w:val="en-GB"/>
        </w:rPr>
      </w:pPr>
      <w:r>
        <w:rPr>
          <w:rFonts w:ascii="Times New Roman" w:hAnsi="Times New Roman" w:cs="Times New Roman"/>
          <w:iCs/>
          <w:color w:val="0D0D0D"/>
          <w:sz w:val="20"/>
          <w:szCs w:val="20"/>
          <w:shd w:val="clear" w:color="auto" w:fill="FFFFFF"/>
          <w:lang w:val="en-GB"/>
        </w:rPr>
        <w:t>Specifically, w</w:t>
      </w:r>
      <w:r w:rsidR="00877A9C" w:rsidRPr="00DA0D8F">
        <w:rPr>
          <w:rFonts w:ascii="Times New Roman" w:hAnsi="Times New Roman" w:cs="Times New Roman"/>
          <w:iCs/>
          <w:color w:val="0D0D0D"/>
          <w:sz w:val="20"/>
          <w:szCs w:val="20"/>
          <w:shd w:val="clear" w:color="auto" w:fill="FFFFFF"/>
          <w:lang w:val="en-GB"/>
        </w:rPr>
        <w:t>e model</w:t>
      </w:r>
      <w:r w:rsidR="00F5221A" w:rsidRPr="00DA0D8F">
        <w:rPr>
          <w:rFonts w:ascii="Times New Roman" w:hAnsi="Times New Roman" w:cs="Times New Roman"/>
          <w:iCs/>
          <w:color w:val="0D0D0D"/>
          <w:sz w:val="20"/>
          <w:szCs w:val="20"/>
          <w:shd w:val="clear" w:color="auto" w:fill="FFFFFF"/>
          <w:lang w:val="en-GB"/>
        </w:rPr>
        <w:t>l</w:t>
      </w:r>
      <w:r w:rsidR="00877A9C" w:rsidRPr="00DA0D8F">
        <w:rPr>
          <w:rFonts w:ascii="Times New Roman" w:hAnsi="Times New Roman" w:cs="Times New Roman"/>
          <w:iCs/>
          <w:color w:val="0D0D0D"/>
          <w:sz w:val="20"/>
          <w:szCs w:val="20"/>
          <w:shd w:val="clear" w:color="auto" w:fill="FFFFFF"/>
          <w:lang w:val="en-GB"/>
        </w:rPr>
        <w:t xml:space="preserve">ed </w:t>
      </w:r>
      <w:r w:rsidR="00F5221A" w:rsidRPr="00DA0D8F">
        <w:rPr>
          <w:rFonts w:ascii="Times New Roman" w:hAnsi="Times New Roman" w:cs="Times New Roman"/>
          <w:iCs/>
          <w:color w:val="0D0D0D"/>
          <w:sz w:val="20"/>
          <w:szCs w:val="20"/>
          <w:shd w:val="clear" w:color="auto" w:fill="FFFFFF"/>
          <w:lang w:val="en-GB"/>
        </w:rPr>
        <w:t xml:space="preserve">the number of symptomatic diagnoses in GRASP, accounting for the size of the GRASP sample,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00F5221A" w:rsidRPr="00DA0D8F">
        <w:rPr>
          <w:rFonts w:ascii="Times New Roman" w:hAnsi="Times New Roman" w:cs="Times New Roman"/>
          <w:iCs/>
          <w:color w:val="0D0D0D"/>
          <w:sz w:val="20"/>
          <w:szCs w:val="20"/>
          <w:shd w:val="clear" w:color="auto" w:fill="FFFFFF"/>
          <w:lang w:val="en-GB"/>
        </w:rPr>
        <w:t xml:space="preserve">, and fitted the shape parameter for the GRASP dataset,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oMath>
      <w:r w:rsidR="00F5221A" w:rsidRPr="00DA0D8F">
        <w:rPr>
          <w:rFonts w:ascii="Times New Roman" w:hAnsi="Times New Roman" w:cs="Times New Roman"/>
          <w:color w:val="0D0D0D"/>
          <w:sz w:val="20"/>
          <w:szCs w:val="20"/>
          <w:shd w:val="clear" w:color="auto" w:fill="FFFFFF"/>
          <w:lang w:val="en-GB"/>
        </w:rPr>
        <w:t>, within the Bayesian framework:</w:t>
      </w:r>
    </w:p>
    <w:p w14:paraId="12E230CF" w14:textId="1B4314F1" w:rsidR="00F5221A" w:rsidRPr="00DA0D8F" w:rsidRDefault="00000000" w:rsidP="003B3837">
      <w:pPr>
        <w:spacing w:line="276" w:lineRule="auto"/>
        <w:jc w:val="both"/>
        <w:rPr>
          <w:rFonts w:ascii="Times New Roman" w:hAnsi="Times New Roman" w:cs="Times New Roman"/>
          <w:i/>
          <w:color w:val="0D0D0D"/>
          <w:sz w:val="20"/>
          <w:szCs w:val="20"/>
          <w:shd w:val="clear" w:color="auto" w:fill="FFFFFF"/>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~BetaBinom</m:t>
              </m:r>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Z</m:t>
                      </m:r>
                    </m:e>
                    <m:sub>
                      <m:r>
                        <w:rPr>
                          <w:rFonts w:ascii="Cambria Math" w:hAnsi="Cambria Math" w:cs="Times New Roman"/>
                          <w:color w:val="0D0D0D"/>
                          <w:sz w:val="20"/>
                          <w:szCs w:val="20"/>
                          <w:shd w:val="clear" w:color="auto" w:fill="FFFFFF"/>
                          <w:lang w:val="en-GB"/>
                        </w:rPr>
                        <m:t>R</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f>
                        <m:fPr>
                          <m:ctrlPr>
                            <w:rPr>
                              <w:rFonts w:ascii="Cambria Math" w:hAnsi="Cambria Math" w:cs="Times New Roman"/>
                              <w:i/>
                              <w:color w:val="0D0D0D"/>
                              <w:sz w:val="20"/>
                              <w:szCs w:val="20"/>
                              <w:shd w:val="clear" w:color="auto" w:fill="FFFFFF"/>
                              <w:lang w:val="en-GB"/>
                            </w:rPr>
                          </m:ctrlPr>
                        </m:fPr>
                        <m:num>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num>
                        <m:den>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S</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Y</m:t>
                              </m:r>
                            </m:e>
                            <m:sub>
                              <m:r>
                                <w:rPr>
                                  <w:rFonts w:ascii="Cambria Math" w:hAnsi="Cambria Math" w:cs="Times New Roman"/>
                                  <w:color w:val="0D0D0D"/>
                                  <w:sz w:val="20"/>
                                  <w:szCs w:val="20"/>
                                  <w:shd w:val="clear" w:color="auto" w:fill="FFFFFF"/>
                                  <w:lang w:val="en-GB"/>
                                </w:rPr>
                                <m:t>A</m:t>
                              </m:r>
                            </m:sub>
                          </m:sSub>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den>
                      </m:f>
                      <m:r>
                        <w:rPr>
                          <w:rFonts w:ascii="Cambria Math" w:hAnsi="Cambria Math" w:cs="Times New Roman"/>
                          <w:color w:val="0D0D0D"/>
                          <w:sz w:val="20"/>
                          <w:szCs w:val="20"/>
                          <w:shd w:val="clear" w:color="auto" w:fill="FFFFFF"/>
                          <w:lang w:val="en-GB"/>
                        </w:rPr>
                        <m:t>,κ</m:t>
                      </m:r>
                    </m:e>
                    <m:sub>
                      <m:r>
                        <w:rPr>
                          <w:rFonts w:ascii="Cambria Math" w:hAnsi="Cambria Math" w:cs="Times New Roman"/>
                          <w:color w:val="0D0D0D"/>
                          <w:sz w:val="20"/>
                          <w:szCs w:val="20"/>
                          <w:shd w:val="clear" w:color="auto" w:fill="FFFFFF"/>
                          <w:lang w:val="en-GB"/>
                        </w:rPr>
                        <m:t>S</m:t>
                      </m:r>
                    </m:sub>
                  </m:sSub>
                </m:e>
              </m:d>
              <m:r>
                <w:rPr>
                  <w:rFonts w:ascii="Cambria Math" w:hAnsi="Cambria Math" w:cs="Times New Roman"/>
                  <w:color w:val="0D0D0D"/>
                  <w:sz w:val="20"/>
                  <w:szCs w:val="20"/>
                  <w:shd w:val="clear" w:color="auto" w:fill="FFFFFF"/>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39</m:t>
                  </m:r>
                </m:e>
              </m:d>
            </m:e>
          </m:eqArr>
        </m:oMath>
      </m:oMathPara>
    </w:p>
    <w:p w14:paraId="0C57FEA2" w14:textId="50B50D6A" w:rsidR="00373D9B" w:rsidRPr="00DA0D8F" w:rsidRDefault="00373D9B" w:rsidP="003B3837">
      <w:pPr>
        <w:spacing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The overall likelihood of the data given the modelled trajectories produced by parameter set </w:t>
      </w:r>
      <m:oMath>
        <m:r>
          <m:rPr>
            <m:sty m:val="p"/>
          </m:rPr>
          <w:rPr>
            <w:rFonts w:ascii="Cambria Math" w:hAnsi="Cambria Math" w:cs="Times New Roman"/>
            <w:color w:val="0D0D0D"/>
            <w:sz w:val="20"/>
            <w:szCs w:val="20"/>
            <w:shd w:val="clear" w:color="auto" w:fill="FFFFFF"/>
            <w:lang w:val="en-GB"/>
          </w:rPr>
          <m:t>Θ</m:t>
        </m:r>
      </m:oMath>
      <w:r w:rsidRPr="00DA0D8F">
        <w:rPr>
          <w:rFonts w:ascii="Times New Roman" w:hAnsi="Times New Roman" w:cs="Times New Roman"/>
          <w:color w:val="0D0D0D"/>
          <w:sz w:val="20"/>
          <w:szCs w:val="20"/>
          <w:shd w:val="clear" w:color="auto" w:fill="FFFFFF"/>
          <w:lang w:val="en-GB"/>
        </w:rPr>
        <w:t xml:space="preserve"> was calculated as the product of the likelihoods of the </w:t>
      </w:r>
      <w:r w:rsidR="00506AFF" w:rsidRPr="00DA0D8F">
        <w:rPr>
          <w:rFonts w:ascii="Times New Roman" w:hAnsi="Times New Roman" w:cs="Times New Roman"/>
          <w:color w:val="0D0D0D"/>
          <w:sz w:val="20"/>
          <w:szCs w:val="20"/>
          <w:shd w:val="clear" w:color="auto" w:fill="FFFFFF"/>
          <w:lang w:val="en-GB"/>
        </w:rPr>
        <w:t xml:space="preserve">six </w:t>
      </w:r>
      <w:r w:rsidRPr="00DA0D8F">
        <w:rPr>
          <w:rFonts w:ascii="Times New Roman" w:hAnsi="Times New Roman" w:cs="Times New Roman"/>
          <w:color w:val="0D0D0D"/>
          <w:sz w:val="20"/>
          <w:szCs w:val="20"/>
          <w:shd w:val="clear" w:color="auto" w:fill="FFFFFF"/>
          <w:lang w:val="en-GB"/>
        </w:rPr>
        <w:t>data stream</w:t>
      </w:r>
      <w:r w:rsidR="00506AFF" w:rsidRPr="00DA0D8F">
        <w:rPr>
          <w:rFonts w:ascii="Times New Roman" w:hAnsi="Times New Roman" w:cs="Times New Roman"/>
          <w:color w:val="0D0D0D"/>
          <w:sz w:val="20"/>
          <w:szCs w:val="20"/>
          <w:shd w:val="clear" w:color="auto" w:fill="FFFFFF"/>
          <w:lang w:val="en-GB"/>
        </w:rPr>
        <w:t>s</w:t>
      </w:r>
      <w:r w:rsidRPr="00DA0D8F">
        <w:rPr>
          <w:rFonts w:ascii="Times New Roman" w:hAnsi="Times New Roman" w:cs="Times New Roman"/>
          <w:color w:val="0D0D0D"/>
          <w:sz w:val="20"/>
          <w:szCs w:val="20"/>
          <w:shd w:val="clear" w:color="auto" w:fill="FFFFFF"/>
          <w:lang w:val="en-GB"/>
        </w:rPr>
        <w:t xml:space="preserve"> in each year </w:t>
      </w:r>
      <m:oMath>
        <m:r>
          <w:rPr>
            <w:rFonts w:ascii="Cambria Math" w:hAnsi="Cambria Math" w:cs="Times New Roman"/>
            <w:color w:val="0D0D0D"/>
            <w:sz w:val="20"/>
            <w:szCs w:val="20"/>
            <w:shd w:val="clear" w:color="auto" w:fill="FFFFFF"/>
            <w:lang w:val="en-GB"/>
          </w:rPr>
          <m:t>t</m:t>
        </m:r>
      </m:oMath>
      <w:r w:rsidRPr="00DA0D8F">
        <w:rPr>
          <w:rFonts w:ascii="Times New Roman" w:hAnsi="Times New Roman" w:cs="Times New Roman"/>
          <w:color w:val="0D0D0D"/>
          <w:sz w:val="20"/>
          <w:szCs w:val="20"/>
          <w:shd w:val="clear" w:color="auto" w:fill="FFFFFF"/>
          <w:lang w:val="en-GB"/>
        </w:rPr>
        <w:t xml:space="preserve"> = 2011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0</m:t>
            </m:r>
          </m:sub>
        </m:sSub>
      </m:oMath>
      <w:r w:rsidRPr="00DA0D8F">
        <w:rPr>
          <w:rFonts w:ascii="Times New Roman" w:hAnsi="Times New Roman" w:cs="Times New Roman"/>
          <w:color w:val="0D0D0D"/>
          <w:sz w:val="20"/>
          <w:szCs w:val="20"/>
          <w:shd w:val="clear" w:color="auto" w:fill="FFFFFF"/>
          <w:lang w:val="en-GB"/>
        </w:rPr>
        <w:t>), …, 20</w:t>
      </w:r>
      <w:r w:rsidR="002A1438" w:rsidRPr="00DA0D8F">
        <w:rPr>
          <w:rFonts w:ascii="Times New Roman" w:hAnsi="Times New Roman" w:cs="Times New Roman"/>
          <w:color w:val="0D0D0D"/>
          <w:sz w:val="20"/>
          <w:szCs w:val="20"/>
          <w:shd w:val="clear" w:color="auto" w:fill="FFFFFF"/>
          <w:lang w:val="en-GB"/>
        </w:rPr>
        <w:t>19, 2022</w:t>
      </w:r>
      <w:r w:rsidRPr="00DA0D8F">
        <w:rPr>
          <w:rFonts w:ascii="Times New Roman" w:hAnsi="Times New Roman" w:cs="Times New Roman"/>
          <w:color w:val="0D0D0D"/>
          <w:sz w:val="20"/>
          <w:szCs w:val="20"/>
          <w:shd w:val="clear" w:color="auto" w:fill="FFFFFF"/>
          <w:lang w:val="en-GB"/>
        </w:rPr>
        <w:t>, 2023, 2024 (</w:t>
      </w:r>
      <m:oMath>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t</m:t>
            </m:r>
          </m:e>
          <m:sub>
            <m:r>
              <w:rPr>
                <w:rFonts w:ascii="Cambria Math" w:hAnsi="Cambria Math" w:cs="Times New Roman"/>
                <w:color w:val="0D0D0D"/>
                <w:sz w:val="20"/>
                <w:szCs w:val="20"/>
                <w:shd w:val="clear" w:color="auto" w:fill="FFFFFF"/>
                <w:lang w:val="en-GB"/>
              </w:rPr>
              <m:t>max</m:t>
            </m:r>
          </m:sub>
        </m:sSub>
      </m:oMath>
      <w:r w:rsidRPr="00DA0D8F">
        <w:rPr>
          <w:rFonts w:ascii="Times New Roman" w:hAnsi="Times New Roman" w:cs="Times New Roman"/>
          <w:color w:val="0D0D0D"/>
          <w:sz w:val="20"/>
          <w:szCs w:val="20"/>
          <w:shd w:val="clear" w:color="auto" w:fill="FFFFFF"/>
          <w:lang w:val="en-GB"/>
        </w:rPr>
        <w:t>) for England</w:t>
      </w:r>
      <w:r w:rsidR="000D472A" w:rsidRPr="00DA0D8F">
        <w:rPr>
          <w:rFonts w:ascii="Times New Roman" w:hAnsi="Times New Roman" w:cs="Times New Roman"/>
          <w:color w:val="0D0D0D"/>
          <w:sz w:val="20"/>
          <w:szCs w:val="20"/>
          <w:shd w:val="clear" w:color="auto" w:fill="FFFFFF"/>
          <w:lang w:val="en-GB"/>
        </w:rPr>
        <w:t xml:space="preserve"> (</w:t>
      </w:r>
      <m:oMath>
        <m:r>
          <w:rPr>
            <w:rFonts w:ascii="Cambria Math" w:hAnsi="Cambria Math" w:cs="Times New Roman"/>
            <w:color w:val="0D0D0D"/>
            <w:sz w:val="20"/>
            <w:szCs w:val="20"/>
            <w:shd w:val="clear" w:color="auto" w:fill="FFFFFF"/>
            <w:lang w:val="en-GB"/>
          </w:rPr>
          <m:t>t=2020, 2021</m:t>
        </m:r>
      </m:oMath>
      <w:r w:rsidR="000D472A" w:rsidRPr="00DA0D8F">
        <w:rPr>
          <w:rFonts w:ascii="Times New Roman" w:hAnsi="Times New Roman" w:cs="Times New Roman"/>
          <w:color w:val="0D0D0D"/>
          <w:sz w:val="20"/>
          <w:szCs w:val="20"/>
          <w:shd w:val="clear" w:color="auto" w:fill="FFFFFF"/>
          <w:lang w:val="en-GB"/>
        </w:rPr>
        <w:t xml:space="preserve"> </w:t>
      </w:r>
      <w:r w:rsidR="0016426E" w:rsidRPr="00DA0D8F">
        <w:rPr>
          <w:rFonts w:ascii="Times New Roman" w:hAnsi="Times New Roman" w:cs="Times New Roman"/>
          <w:color w:val="0D0D0D"/>
          <w:sz w:val="20"/>
          <w:szCs w:val="20"/>
          <w:shd w:val="clear" w:color="auto" w:fill="FFFFFF"/>
          <w:lang w:val="en-GB"/>
        </w:rPr>
        <w:t>were excluded</w:t>
      </w:r>
      <w:r w:rsidR="000D472A" w:rsidRPr="00DA0D8F">
        <w:rPr>
          <w:rFonts w:ascii="Times New Roman" w:hAnsi="Times New Roman" w:cs="Times New Roman"/>
          <w:color w:val="0D0D0D"/>
          <w:sz w:val="20"/>
          <w:szCs w:val="20"/>
          <w:shd w:val="clear" w:color="auto" w:fill="FFFFFF"/>
          <w:lang w:val="en-GB"/>
        </w:rPr>
        <w:t xml:space="preserve"> for England for all six data streams)</w:t>
      </w:r>
      <w:r w:rsidR="00506AFF" w:rsidRPr="00DA0D8F">
        <w:rPr>
          <w:rFonts w:ascii="Times New Roman" w:hAnsi="Times New Roman" w:cs="Times New Roman"/>
          <w:color w:val="0D0D0D"/>
          <w:sz w:val="20"/>
          <w:szCs w:val="20"/>
          <w:shd w:val="clear" w:color="auto" w:fill="FFFFFF"/>
          <w:lang w:val="en-GB"/>
        </w:rPr>
        <w:t>, as follows:</w:t>
      </w:r>
    </w:p>
    <w:p w14:paraId="4E99A476" w14:textId="2AEA31CA" w:rsidR="001725A7" w:rsidRPr="00DA0D8F" w:rsidRDefault="00000000" w:rsidP="003B3837">
      <w:pPr>
        <w:pStyle w:val="NormalWeb"/>
        <w:spacing w:line="276" w:lineRule="auto"/>
        <w:jc w:val="both"/>
        <w:rPr>
          <w:i/>
          <w:sz w:val="20"/>
          <w:szCs w:val="20"/>
          <w:lang w:val="en-GB"/>
        </w:rPr>
      </w:pPr>
      <m:oMathPara>
        <m:oMath>
          <m:eqArr>
            <m:eqArrPr>
              <m:maxDist m:val="1"/>
              <m:ctrlPr>
                <w:rPr>
                  <w:rFonts w:ascii="Cambria Math" w:hAnsi="Cambria Math"/>
                  <w:i/>
                  <w:color w:val="0D0D0D"/>
                  <w:sz w:val="20"/>
                  <w:szCs w:val="20"/>
                  <w:shd w:val="clear" w:color="auto" w:fill="FFFFFF"/>
                  <w:lang w:val="en-GB"/>
                </w:rPr>
              </m:ctrlPr>
            </m:eqArrPr>
            <m:e>
              <m:r>
                <w:rPr>
                  <w:rFonts w:ascii="Cambria Math" w:hAnsi="Cambria Math"/>
                  <w:color w:val="0D0D0D"/>
                  <w:sz w:val="20"/>
                  <w:szCs w:val="20"/>
                  <w:shd w:val="clear" w:color="auto" w:fill="FFFFFF"/>
                  <w:lang w:val="en-GB"/>
                </w:rPr>
                <m:t>L</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Z</m:t>
                  </m:r>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m:t>
                  </m:r>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T</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c</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d2</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 xml:space="preserve"> </m:t>
                  </m:r>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t=2015</m:t>
                      </m:r>
                    </m:sub>
                    <m:sup>
                      <m:r>
                        <w:rPr>
                          <w:rFonts w:ascii="Cambria Math" w:hAnsi="Cambria Math"/>
                          <w:color w:val="0D0D0D"/>
                          <w:sz w:val="20"/>
                          <w:szCs w:val="20"/>
                          <w:shd w:val="clear" w:color="auto" w:fill="FFFFFF"/>
                          <w:lang w:val="en-GB"/>
                        </w:rPr>
                        <m:t>2022</m:t>
                      </m:r>
                    </m:sup>
                    <m:e>
                      <m:sSub>
                        <m:sSubPr>
                          <m:ctrlPr>
                            <w:rPr>
                              <w:rFonts w:ascii="Cambria Math" w:hAnsi="Cambria Math"/>
                              <w:i/>
                              <w:color w:val="0D0D0D"/>
                              <w:sz w:val="20"/>
                              <w:szCs w:val="20"/>
                              <w:shd w:val="clear" w:color="auto" w:fill="FFFFFF"/>
                              <w:lang w:val="en-GB"/>
                            </w:rPr>
                          </m:ctrlPr>
                        </m:sSub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eastAsiaTheme="minorEastAsia" w:hAnsi="Cambria Math"/>
                                      <w:color w:val="0D0D0D"/>
                                      <w:kern w:val="2"/>
                                      <w:sz w:val="20"/>
                                      <w:szCs w:val="20"/>
                                      <w:shd w:val="clear" w:color="auto" w:fill="FFFFFF"/>
                                      <w:lang w:val="en-GB"/>
                                      <w14:ligatures w14:val="standardContextual"/>
                                    </w:rPr>
                                    <m:t>0</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0</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r>
                            <w:rPr>
                              <w:rFonts w:ascii="Cambria Math" w:hAnsi="Cambria Math"/>
                              <w:color w:val="0D0D0D"/>
                              <w:sz w:val="20"/>
                              <w:szCs w:val="20"/>
                              <w:shd w:val="clear" w:color="auto" w:fill="FFFFFF"/>
                              <w:lang w:val="en-GB"/>
                            </w:rPr>
                            <m:t>f</m:t>
                          </m:r>
                        </m:e>
                        <m:sub>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sub>
                      </m:sSub>
                      <m:d>
                        <m:dPr>
                          <m:ctrlPr>
                            <w:rPr>
                              <w:rFonts w:ascii="Cambria Math" w:hAnsi="Cambria Math"/>
                              <w:i/>
                              <w:color w:val="0D0D0D"/>
                              <w:sz w:val="20"/>
                              <w:szCs w:val="20"/>
                              <w:shd w:val="clear" w:color="auto" w:fill="FFFFFF"/>
                              <w:lang w:val="en-GB"/>
                            </w:rPr>
                          </m:ctrlPr>
                        </m:dPr>
                        <m:e>
                          <m:sSup>
                            <m:sSupPr>
                              <m:ctrlPr>
                                <w:rPr>
                                  <w:rFonts w:ascii="Cambria Math" w:eastAsiaTheme="minorEastAsia" w:hAnsi="Cambria Math"/>
                                  <w:i/>
                                  <w:color w:val="0D0D0D"/>
                                  <w:kern w:val="2"/>
                                  <w:sz w:val="20"/>
                                  <w:szCs w:val="20"/>
                                  <w:shd w:val="clear" w:color="auto" w:fill="FFFFFF"/>
                                  <w:lang w:val="en-GB"/>
                                  <w14:ligatures w14:val="standardContextual"/>
                                </w:rPr>
                              </m:ctrlPr>
                            </m:sSup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D</m:t>
                                  </m:r>
                                </m:sub>
                              </m:sSub>
                            </m:e>
                            <m:sup>
                              <m:r>
                                <w:rPr>
                                  <w:rFonts w:ascii="Cambria Math" w:hAnsi="Cambria Math"/>
                                  <w:color w:val="0D0D0D"/>
                                  <w:sz w:val="20"/>
                                  <w:szCs w:val="20"/>
                                  <w:shd w:val="clear" w:color="auto" w:fill="FFFFFF"/>
                                  <w:lang w:val="en-GB"/>
                                </w:rPr>
                                <m:t>t</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r>
                            <w:rPr>
                              <w:rFonts w:ascii="Cambria Math" w:hAnsi="Cambria Math"/>
                              <w:color w:val="0D0D0D"/>
                              <w:sz w:val="20"/>
                              <w:szCs w:val="20"/>
                              <w:shd w:val="clear" w:color="auto" w:fill="FFFFFF"/>
                              <w:lang w:val="en-GB"/>
                            </w:rPr>
                            <m:t>Θ</m:t>
                          </m:r>
                        </m:e>
                      </m:d>
                    </m:e>
                  </m:nary>
                </m:e>
              </m:nary>
              <m:ctrlPr>
                <w:rPr>
                  <w:rFonts w:ascii="Cambria Math" w:eastAsia="Cambria Math" w:hAnsi="Cambria Math" w:cs="Cambria Math"/>
                  <w:i/>
                  <w:color w:val="0D0D0D"/>
                  <w:sz w:val="20"/>
                  <w:szCs w:val="20"/>
                  <w:shd w:val="clear" w:color="auto" w:fill="FFFFFF"/>
                  <w:lang w:val="en-GB"/>
                </w:rPr>
              </m:ctrlPr>
            </m:e>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t=2013</m:t>
                  </m:r>
                </m:sub>
                <m:sup>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max</m:t>
                      </m:r>
                    </m:sub>
                  </m:sSub>
                </m:sup>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f</m:t>
                      </m:r>
                    </m:e>
                    <m:sub>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sub>
                  </m:sSub>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S</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e>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Z</m:t>
                          </m:r>
                        </m:e>
                        <m:sub>
                          <m:r>
                            <w:rPr>
                              <w:rFonts w:ascii="Cambria Math" w:hAnsi="Cambria Math"/>
                              <w:color w:val="0D0D0D"/>
                              <w:sz w:val="20"/>
                              <w:szCs w:val="20"/>
                              <w:shd w:val="clear" w:color="auto" w:fill="FFFFFF"/>
                              <w:lang w:val="en-GB"/>
                            </w:rPr>
                            <m:t>R</m:t>
                          </m:r>
                        </m:sub>
                      </m:sSub>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 Θ</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40</m:t>
                  </m:r>
                </m:e>
              </m:d>
            </m:e>
          </m:eqArr>
        </m:oMath>
      </m:oMathPara>
    </w:p>
    <w:p w14:paraId="6F102B0D" w14:textId="2F903B01" w:rsidR="000B68AF" w:rsidRPr="00DA0D8F" w:rsidRDefault="000B68AF"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bookmarkStart w:id="20" w:name="_Hlk230048090"/>
      <w:r w:rsidRPr="00DA0D8F">
        <w:rPr>
          <w:rFonts w:ascii="Times New Roman" w:hAnsi="Times New Roman" w:cs="Times New Roman"/>
          <w:sz w:val="20"/>
          <w:szCs w:val="20"/>
          <w:lang w:val="en-GB"/>
        </w:rPr>
        <w:t xml:space="preserve">Gonorrhoea can infect multiple anatomical sites (i.e., the rectum, pharynx, and urethra) each associated with distinct probabilities of symptom development and transmission potential </w:t>
      </w:r>
      <w:r w:rsidRPr="00DA0D8F">
        <w:rPr>
          <w:rFonts w:ascii="Times New Roman" w:eastAsia="Times New Roman" w:hAnsi="Times New Roman" w:cs="Times New Roman"/>
          <w:color w:val="000000" w:themeColor="text1"/>
          <w:kern w:val="0"/>
          <w:sz w:val="20"/>
          <w:szCs w:val="20"/>
          <w:lang w:val="en-GB"/>
          <w14:ligatures w14:val="none"/>
        </w:rPr>
        <w:fldChar w:fldCharType="begin"/>
      </w:r>
      <w:r w:rsidR="00B90A2B">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{"citationID":"gu82ZKtP","properties":{"formattedCitation":"[12]","plainCitation":"[12]","noteIndex":0},"citationItems":[{"id":426,"uris":["http://zotero.org/users/9663344/items/5WMZE529"],"itemData":{"id":426,"type":"article-journal","abstract":"We determined the conditions of 26 women who had recently been exposed to Neisseria gonorrhoeae. Infection was more common among women with more than one exposure (13/14) than among those with one exposure (6/12). Gonococcal infection was significantly associated with the presence of findings on physical examination suggestive of upper genital tract inflammation. Nine of 19 infected women had such findings; no uninfected women did. Among infected women, the prevalence of abnormal physical findings was 47% +/- 23% (95% confidence interval). These findings suggest that upper genital tract involvement is a common early complication of gonococcal infection.","container-title":"JAMA","ISSN":"0098-7484","issue":"23","journalAbbreviation":"JAMA","language":"eng","page":"3205-3209","PMID":"6417362","source":"PubMed","title":"Risk of acquiring gonorrhea and prevalence of abnormal adnexal findings among women recently exposed to gonorrhea","volume":"250","author":[{"family":"Platt","given":"R."},{"family":"Rice","given":"P. A."},{"family":"McCormack","given":"W. M."}],"issued":{"date-parts":[["1983",12,16]]}}}],"schema":"https://github.com/citation-style-language/schema/raw/master/csl-citation.json"} </w:instrText>
      </w:r>
      <w:r w:rsidRPr="00DA0D8F">
        <w:rPr>
          <w:rFonts w:ascii="Times New Roman" w:eastAsia="Times New Roman" w:hAnsi="Times New Roman" w:cs="Times New Roman"/>
          <w:color w:val="000000" w:themeColor="text1"/>
          <w:kern w:val="0"/>
          <w:sz w:val="20"/>
          <w:szCs w:val="20"/>
          <w:lang w:val="en-GB"/>
          <w14:ligatures w14:val="none"/>
        </w:rPr>
        <w:fldChar w:fldCharType="separate"/>
      </w:r>
      <w:r w:rsidR="00B90A2B">
        <w:rPr>
          <w:rFonts w:ascii="Times New Roman" w:eastAsia="Times New Roman" w:hAnsi="Times New Roman" w:cs="Times New Roman"/>
          <w:color w:val="000000" w:themeColor="text1"/>
          <w:kern w:val="0"/>
          <w:sz w:val="20"/>
          <w:szCs w:val="20"/>
          <w:lang w:val="en-GB"/>
          <w14:ligatures w14:val="none"/>
        </w:rPr>
        <w:t>[12]</w:t>
      </w:r>
      <w:r w:rsidRPr="00DA0D8F">
        <w:rPr>
          <w:rFonts w:ascii="Times New Roman" w:eastAsia="Times New Roman" w:hAnsi="Times New Roman" w:cs="Times New Roman"/>
          <w:color w:val="000000" w:themeColor="text1"/>
          <w:kern w:val="0"/>
          <w:sz w:val="20"/>
          <w:szCs w:val="20"/>
          <w:lang w:val="en-GB"/>
          <w14:ligatures w14:val="none"/>
        </w:rPr>
        <w:fldChar w:fldCharType="end"/>
      </w:r>
      <w:r w:rsidRPr="00DA0D8F">
        <w:rPr>
          <w:rFonts w:ascii="Times New Roman" w:eastAsia="Times New Roman" w:hAnsi="Times New Roman" w:cs="Times New Roman"/>
          <w:color w:val="000000" w:themeColor="text1"/>
          <w:kern w:val="0"/>
          <w:sz w:val="20"/>
          <w:szCs w:val="20"/>
          <w:lang w:val="en-GB"/>
          <w14:ligatures w14:val="none"/>
        </w:rPr>
        <w:t xml:space="preserve">. </w:t>
      </w:r>
      <w:r w:rsidRPr="00DA0D8F">
        <w:rPr>
          <w:rFonts w:ascii="Times New Roman" w:hAnsi="Times New Roman" w:cs="Times New Roman"/>
          <w:sz w:val="20"/>
          <w:szCs w:val="20"/>
          <w:lang w:val="en-GB"/>
        </w:rPr>
        <w:t xml:space="preserve">Because available surveillance data are not disaggregated by infection site, model parameters represent site-averaged values. The model further assumes that infection does not confer lasting natural immunity </w:t>
      </w:r>
      <w:r w:rsidRPr="00DA0D8F">
        <w:rPr>
          <w:rFonts w:ascii="Times New Roman" w:eastAsia="Times New Roman" w:hAnsi="Times New Roman" w:cs="Times New Roman"/>
          <w:color w:val="000000" w:themeColor="text1"/>
          <w:kern w:val="0"/>
          <w:sz w:val="20"/>
          <w:szCs w:val="20"/>
          <w:lang w:val="en-GB"/>
          <w14:ligatures w14:val="none"/>
        </w:rPr>
        <w:fldChar w:fldCharType="begin"/>
      </w:r>
      <w:r w:rsidR="00B90A2B">
        <w:rPr>
          <w:rFonts w:ascii="Times New Roman" w:eastAsia="Times New Roman" w:hAnsi="Times New Roman" w:cs="Times New Roman"/>
          <w:color w:val="000000" w:themeColor="text1"/>
          <w:kern w:val="0"/>
          <w:sz w:val="20"/>
          <w:szCs w:val="20"/>
          <w:lang w:val="en-GB"/>
          <w14:ligatures w14:val="none"/>
        </w:rPr>
        <w:instrText xml:space="preserve"> ADDIN ZOTERO_ITEM CSL_CITATION {"citationID":"TGzXk0gd","properties":{"formattedCitation":"[8], [9]","plainCitation":"[8], [9]","noteIndex":0},"citationItems":[{"id":428,"uris":["http://zotero.org/users/9663344/items/E74QJDGX"],"itemData":{"id":428,"type":"article-journal","abstract":"BACKGROUND: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Pr="00DA0D8F">
        <w:rPr>
          <w:rFonts w:ascii="Times New Roman" w:eastAsia="Times New Roman" w:hAnsi="Times New Roman" w:cs="Times New Roman"/>
          <w:color w:val="000000" w:themeColor="text1"/>
          <w:kern w:val="0"/>
          <w:sz w:val="20"/>
          <w:szCs w:val="20"/>
          <w:lang w:val="en-GB"/>
          <w14:ligatures w14:val="none"/>
        </w:rPr>
        <w:fldChar w:fldCharType="separate"/>
      </w:r>
      <w:r w:rsidR="00B90A2B">
        <w:rPr>
          <w:rFonts w:ascii="Times New Roman" w:eastAsia="Times New Roman" w:hAnsi="Times New Roman" w:cs="Times New Roman"/>
          <w:color w:val="000000" w:themeColor="text1"/>
          <w:kern w:val="0"/>
          <w:sz w:val="20"/>
          <w:szCs w:val="20"/>
          <w:lang w:val="en-GB"/>
          <w14:ligatures w14:val="none"/>
        </w:rPr>
        <w:t>[8], [9]</w:t>
      </w:r>
      <w:r w:rsidRPr="00DA0D8F">
        <w:rPr>
          <w:rFonts w:ascii="Times New Roman" w:eastAsia="Times New Roman" w:hAnsi="Times New Roman" w:cs="Times New Roman"/>
          <w:color w:val="000000" w:themeColor="text1"/>
          <w:kern w:val="0"/>
          <w:sz w:val="20"/>
          <w:szCs w:val="20"/>
          <w:lang w:val="en-GB"/>
          <w14:ligatures w14:val="none"/>
        </w:rPr>
        <w:fldChar w:fldCharType="end"/>
      </w:r>
      <w:r w:rsidRPr="00DA0D8F">
        <w:rPr>
          <w:rFonts w:ascii="Times New Roman" w:eastAsia="Times New Roman" w:hAnsi="Times New Roman" w:cs="Times New Roman"/>
          <w:color w:val="000000" w:themeColor="text1"/>
          <w:kern w:val="0"/>
          <w:sz w:val="20"/>
          <w:szCs w:val="20"/>
          <w:lang w:val="en-GB"/>
          <w14:ligatures w14:val="none"/>
        </w:rPr>
        <w:t>.</w:t>
      </w:r>
      <w:bookmarkEnd w:id="20"/>
    </w:p>
    <w:p w14:paraId="0C0E4E81" w14:textId="31DD353F" w:rsidR="0068037E" w:rsidRPr="00DA0D8F" w:rsidRDefault="0068037E" w:rsidP="003B3837">
      <w:pPr>
        <w:pStyle w:val="NormalWeb"/>
        <w:spacing w:line="276" w:lineRule="auto"/>
        <w:jc w:val="both"/>
        <w:rPr>
          <w:sz w:val="20"/>
          <w:szCs w:val="20"/>
          <w:lang w:val="en-GB"/>
        </w:rPr>
        <w:sectPr w:rsidR="0068037E" w:rsidRPr="00DA0D8F" w:rsidSect="001725A7">
          <w:pgSz w:w="11906" w:h="16838"/>
          <w:pgMar w:top="1440" w:right="1440" w:bottom="1440" w:left="1440" w:header="708" w:footer="708" w:gutter="0"/>
          <w:cols w:space="708"/>
          <w:docGrid w:linePitch="360"/>
        </w:sectPr>
      </w:pPr>
    </w:p>
    <w:p w14:paraId="0A66F148" w14:textId="3FCC8A4E" w:rsidR="006173E0" w:rsidRPr="00DA0D8F" w:rsidRDefault="006173E0" w:rsidP="003B3837">
      <w:pPr>
        <w:spacing w:line="276" w:lineRule="auto"/>
        <w:jc w:val="both"/>
        <w:rPr>
          <w:rFonts w:ascii="Times New Roman" w:hAnsi="Times New Roman" w:cs="Times New Roman"/>
          <w:sz w:val="20"/>
          <w:szCs w:val="20"/>
          <w:lang w:val="en-GB"/>
        </w:rPr>
      </w:pPr>
      <w:r w:rsidRPr="002E447F">
        <w:rPr>
          <w:rFonts w:ascii="Times New Roman" w:hAnsi="Times New Roman" w:cs="Times New Roman"/>
          <w:b/>
          <w:bCs/>
          <w:color w:val="000000"/>
          <w:sz w:val="20"/>
          <w:szCs w:val="20"/>
          <w:lang w:val="en-GB"/>
        </w:rPr>
        <w:lastRenderedPageBreak/>
        <w:t xml:space="preserve">Table 1. </w:t>
      </w:r>
      <w:r w:rsidRPr="002E447F">
        <w:rPr>
          <w:rFonts w:ascii="Times New Roman" w:hAnsi="Times New Roman" w:cs="Times New Roman"/>
          <w:b/>
          <w:bCs/>
          <w:color w:val="0D0D0D"/>
          <w:sz w:val="20"/>
          <w:szCs w:val="20"/>
          <w:shd w:val="clear" w:color="auto" w:fill="FFFFFF"/>
          <w:lang w:val="en-GB"/>
        </w:rPr>
        <w:t xml:space="preserve">Annual </w:t>
      </w:r>
      <w:r w:rsidR="002D5092" w:rsidRPr="002E447F">
        <w:rPr>
          <w:rFonts w:ascii="Times New Roman" w:hAnsi="Times New Roman" w:cs="Times New Roman"/>
          <w:b/>
          <w:bCs/>
          <w:color w:val="0D0D0D"/>
          <w:sz w:val="20"/>
          <w:szCs w:val="20"/>
          <w:shd w:val="clear" w:color="auto" w:fill="FFFFFF"/>
          <w:lang w:val="en-GB"/>
        </w:rPr>
        <w:t>gonorrhoea</w:t>
      </w:r>
      <w:r w:rsidRPr="002E447F">
        <w:rPr>
          <w:rFonts w:ascii="Times New Roman" w:hAnsi="Times New Roman" w:cs="Times New Roman"/>
          <w:b/>
          <w:bCs/>
          <w:color w:val="0D0D0D"/>
          <w:sz w:val="20"/>
          <w:szCs w:val="20"/>
          <w:shd w:val="clear" w:color="auto" w:fill="FFFFFF"/>
          <w:lang w:val="en-GB"/>
        </w:rPr>
        <w:t xml:space="preserve"> diagnose</w:t>
      </w:r>
      <w:r w:rsidR="006108A8" w:rsidRPr="002E447F">
        <w:rPr>
          <w:rFonts w:ascii="Times New Roman" w:hAnsi="Times New Roman" w:cs="Times New Roman"/>
          <w:b/>
          <w:bCs/>
          <w:color w:val="0D0D0D"/>
          <w:sz w:val="20"/>
          <w:szCs w:val="20"/>
          <w:shd w:val="clear" w:color="auto" w:fill="FFFFFF"/>
          <w:lang w:val="en-GB"/>
        </w:rPr>
        <w:t xml:space="preserve">s, tests, symptomatic diagnoses, asymptomatic diagnoses, percentage ceftriaxone-resistant, and percentage tetracycline-resistant </w:t>
      </w:r>
      <w:r w:rsidRPr="002E447F">
        <w:rPr>
          <w:rFonts w:ascii="Times New Roman" w:hAnsi="Times New Roman" w:cs="Times New Roman"/>
          <w:b/>
          <w:bCs/>
          <w:color w:val="0D0D0D"/>
          <w:sz w:val="20"/>
          <w:szCs w:val="20"/>
          <w:shd w:val="clear" w:color="auto" w:fill="FFFFFF"/>
          <w:lang w:val="en-GB"/>
        </w:rPr>
        <w:t>among MSM in England.</w:t>
      </w:r>
      <w:r w:rsidR="001010DC" w:rsidRPr="00DA0D8F">
        <w:rPr>
          <w:rFonts w:ascii="Times New Roman" w:hAnsi="Times New Roman" w:cs="Times New Roman"/>
          <w:color w:val="0D0D0D"/>
          <w:sz w:val="20"/>
          <w:szCs w:val="20"/>
          <w:shd w:val="clear" w:color="auto" w:fill="FFFFFF"/>
          <w:lang w:val="en-GB"/>
        </w:rPr>
        <w:t xml:space="preserve"> </w:t>
      </w:r>
      <w:r w:rsidR="00630081" w:rsidRPr="00DA0D8F">
        <w:rPr>
          <w:rFonts w:ascii="Times New Roman" w:hAnsi="Times New Roman" w:cs="Times New Roman"/>
          <w:sz w:val="20"/>
          <w:szCs w:val="20"/>
          <w:lang w:val="en-GB"/>
        </w:rPr>
        <w:t xml:space="preserve">Doxycycline susceptibility cannot be directly assessed because doxycycline MICs were not routinely available. Therefore, we used tetracycline MIC </w:t>
      </w:r>
      <m:oMath>
        <m:r>
          <w:rPr>
            <w:rFonts w:ascii="Cambria Math" w:hAnsi="Cambria Math" w:cs="Times New Roman"/>
            <w:sz w:val="20"/>
            <w:szCs w:val="20"/>
            <w:lang w:val="en-GB"/>
          </w:rPr>
          <m:t>&gt;</m:t>
        </m:r>
      </m:oMath>
      <w:r w:rsidR="00630081" w:rsidRPr="00DA0D8F">
        <w:rPr>
          <w:rFonts w:ascii="Times New Roman" w:hAnsi="Times New Roman" w:cs="Times New Roman"/>
          <w:sz w:val="20"/>
          <w:szCs w:val="20"/>
          <w:lang w:val="en-GB"/>
        </w:rPr>
        <w:t xml:space="preserve"> 1 mg/L among MSM isolates as the primary proxy for doxycycline non-susceptibility, consistent with surveillance practice. High-level plasmid-mediated resistance (tetM), typically associated with tetracycline MIC </w:t>
      </w:r>
      <m:oMath>
        <m:r>
          <w:rPr>
            <w:rFonts w:ascii="Cambria Math" w:hAnsi="Cambria Math" w:cs="Times New Roman"/>
            <w:sz w:val="20"/>
            <w:szCs w:val="20"/>
            <w:lang w:val="en-GB"/>
          </w:rPr>
          <m:t>≥</m:t>
        </m:r>
      </m:oMath>
      <w:r w:rsidR="00630081" w:rsidRPr="00DA0D8F">
        <w:rPr>
          <w:rFonts w:ascii="Times New Roman" w:hAnsi="Times New Roman" w:cs="Times New Roman"/>
          <w:sz w:val="20"/>
          <w:szCs w:val="20"/>
          <w:lang w:val="en-GB"/>
        </w:rPr>
        <w:t xml:space="preserve"> 8 mg/L, was available only for the general population; these data were used solely for sensitivity analyses to bound the prevalence of high-level doxycycline resistance in MSM.</w:t>
      </w:r>
    </w:p>
    <w:tbl>
      <w:tblPr>
        <w:tblStyle w:val="TableGrid"/>
        <w:tblW w:w="13958" w:type="dxa"/>
        <w:jc w:val="center"/>
        <w:tblBorders>
          <w:insideV w:val="single" w:sz="4" w:space="0" w:color="auto"/>
        </w:tblBorders>
        <w:tblLook w:val="04A0" w:firstRow="1" w:lastRow="0" w:firstColumn="1" w:lastColumn="0" w:noHBand="0" w:noVBand="1"/>
      </w:tblPr>
      <w:tblGrid>
        <w:gridCol w:w="746"/>
        <w:gridCol w:w="1773"/>
        <w:gridCol w:w="1529"/>
        <w:gridCol w:w="1856"/>
        <w:gridCol w:w="1527"/>
        <w:gridCol w:w="1389"/>
        <w:gridCol w:w="1890"/>
        <w:gridCol w:w="1710"/>
        <w:gridCol w:w="1538"/>
      </w:tblGrid>
      <w:tr w:rsidR="00D95BD9" w:rsidRPr="00DA0D8F" w14:paraId="6EBD6B1A" w14:textId="3F6EA2B6" w:rsidTr="007D28FF">
        <w:trPr>
          <w:jc w:val="center"/>
        </w:trPr>
        <w:tc>
          <w:tcPr>
            <w:tcW w:w="746" w:type="dxa"/>
            <w:tcBorders>
              <w:top w:val="single" w:sz="4" w:space="0" w:color="auto"/>
              <w:bottom w:val="single" w:sz="4" w:space="0" w:color="auto"/>
              <w:right w:val="nil"/>
            </w:tcBorders>
          </w:tcPr>
          <w:p w14:paraId="2A4310C7"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Year</w:t>
            </w:r>
          </w:p>
        </w:tc>
        <w:tc>
          <w:tcPr>
            <w:tcW w:w="1773" w:type="dxa"/>
            <w:tcBorders>
              <w:top w:val="single" w:sz="4" w:space="0" w:color="auto"/>
              <w:left w:val="nil"/>
              <w:bottom w:val="single" w:sz="4" w:space="0" w:color="auto"/>
              <w:right w:val="nil"/>
            </w:tcBorders>
          </w:tcPr>
          <w:p w14:paraId="69E76FEB" w14:textId="523D3CC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diagnoses</w:t>
            </w:r>
          </w:p>
        </w:tc>
        <w:tc>
          <w:tcPr>
            <w:tcW w:w="1529" w:type="dxa"/>
            <w:tcBorders>
              <w:top w:val="single" w:sz="4" w:space="0" w:color="auto"/>
              <w:left w:val="nil"/>
              <w:bottom w:val="single" w:sz="4" w:space="0" w:color="auto"/>
              <w:right w:val="nil"/>
            </w:tcBorders>
          </w:tcPr>
          <w:p w14:paraId="34A265CB" w14:textId="338889D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tests</w:t>
            </w:r>
          </w:p>
        </w:tc>
        <w:tc>
          <w:tcPr>
            <w:tcW w:w="1856" w:type="dxa"/>
            <w:tcBorders>
              <w:top w:val="single" w:sz="4" w:space="0" w:color="auto"/>
              <w:left w:val="nil"/>
              <w:bottom w:val="single" w:sz="4" w:space="0" w:color="auto"/>
              <w:right w:val="nil"/>
            </w:tcBorders>
          </w:tcPr>
          <w:p w14:paraId="20F3F035" w14:textId="6603A37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MSM in GRASP report</w:t>
            </w:r>
          </w:p>
        </w:tc>
        <w:tc>
          <w:tcPr>
            <w:tcW w:w="1527" w:type="dxa"/>
            <w:tcBorders>
              <w:top w:val="single" w:sz="4" w:space="0" w:color="auto"/>
              <w:left w:val="nil"/>
              <w:bottom w:val="single" w:sz="4" w:space="0" w:color="auto"/>
              <w:right w:val="nil"/>
            </w:tcBorders>
          </w:tcPr>
          <w:p w14:paraId="69308E99" w14:textId="261A6395"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symptomatic diagnoses in GRASP report</w:t>
            </w:r>
          </w:p>
        </w:tc>
        <w:tc>
          <w:tcPr>
            <w:tcW w:w="1389" w:type="dxa"/>
            <w:tcBorders>
              <w:top w:val="single" w:sz="4" w:space="0" w:color="auto"/>
              <w:left w:val="nil"/>
              <w:bottom w:val="single" w:sz="4" w:space="0" w:color="auto"/>
              <w:right w:val="nil"/>
            </w:tcBorders>
          </w:tcPr>
          <w:p w14:paraId="72FD1652" w14:textId="5D6B12A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Number of asymptomatic diagnoses in GRASP report</w:t>
            </w:r>
          </w:p>
        </w:tc>
        <w:tc>
          <w:tcPr>
            <w:tcW w:w="1890" w:type="dxa"/>
            <w:tcBorders>
              <w:top w:val="single" w:sz="4" w:space="0" w:color="auto"/>
              <w:left w:val="nil"/>
              <w:bottom w:val="single" w:sz="4" w:space="0" w:color="auto"/>
              <w:right w:val="nil"/>
            </w:tcBorders>
          </w:tcPr>
          <w:p w14:paraId="5F1223B7" w14:textId="4DBC514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 xml:space="preserve">Percentage ceftriaxone-resistant </w:t>
            </w:r>
            <w:r w:rsidR="007D28FF" w:rsidRPr="00DA0D8F">
              <w:rPr>
                <w:rFonts w:cs="Times New Roman"/>
                <w:color w:val="0D0D0D"/>
                <w:szCs w:val="20"/>
                <w:shd w:val="clear" w:color="auto" w:fill="FFFFFF"/>
                <w:lang w:val="en-GB"/>
              </w:rPr>
              <w:t xml:space="preserve">in MSM            </w:t>
            </w:r>
            <w:r w:rsidRPr="00DA0D8F">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DA0D8F">
              <w:rPr>
                <w:rFonts w:cs="Times New Roman"/>
                <w:color w:val="0D0D0D"/>
                <w:szCs w:val="20"/>
                <w:shd w:val="clear" w:color="auto" w:fill="FFFFFF"/>
                <w:lang w:val="en-GB"/>
              </w:rPr>
              <w:t xml:space="preserve"> 0.125mg/L)</w:t>
            </w:r>
          </w:p>
        </w:tc>
        <w:tc>
          <w:tcPr>
            <w:tcW w:w="1710" w:type="dxa"/>
            <w:tcBorders>
              <w:top w:val="single" w:sz="4" w:space="0" w:color="auto"/>
              <w:left w:val="nil"/>
              <w:bottom w:val="single" w:sz="4" w:space="0" w:color="auto"/>
            </w:tcBorders>
          </w:tcPr>
          <w:p w14:paraId="5B9ABA7C" w14:textId="1AA7528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 xml:space="preserve">Percentage tetracycline-resistant </w:t>
            </w:r>
            <w:r w:rsidR="007D28FF" w:rsidRPr="00DA0D8F">
              <w:rPr>
                <w:rFonts w:cs="Times New Roman"/>
                <w:color w:val="0D0D0D"/>
                <w:szCs w:val="20"/>
                <w:shd w:val="clear" w:color="auto" w:fill="FFFFFF"/>
                <w:lang w:val="en-GB"/>
              </w:rPr>
              <w:t xml:space="preserve">in MSM </w:t>
            </w:r>
            <w:r w:rsidRPr="00DA0D8F">
              <w:rPr>
                <w:rFonts w:cs="Times New Roman"/>
                <w:color w:val="0D0D0D"/>
                <w:szCs w:val="20"/>
                <w:shd w:val="clear" w:color="auto" w:fill="FFFFFF"/>
                <w:lang w:val="en-GB"/>
              </w:rPr>
              <w:t xml:space="preserve">(MIC </w:t>
            </w:r>
            <m:oMath>
              <m:r>
                <w:rPr>
                  <w:rFonts w:ascii="Cambria Math" w:hAnsi="Cambria Math" w:cs="Times New Roman"/>
                  <w:sz w:val="16"/>
                  <w:szCs w:val="16"/>
                  <w:lang w:val="en-GB"/>
                </w:rPr>
                <m:t>&gt;</m:t>
              </m:r>
            </m:oMath>
            <w:r w:rsidRPr="00DA0D8F">
              <w:rPr>
                <w:rFonts w:cs="Times New Roman"/>
                <w:color w:val="0D0D0D"/>
                <w:szCs w:val="20"/>
                <w:shd w:val="clear" w:color="auto" w:fill="FFFFFF"/>
                <w:lang w:val="en-GB"/>
              </w:rPr>
              <w:t xml:space="preserve"> 1mg/L)</w:t>
            </w:r>
          </w:p>
        </w:tc>
        <w:tc>
          <w:tcPr>
            <w:tcW w:w="1538" w:type="dxa"/>
            <w:tcBorders>
              <w:top w:val="single" w:sz="4" w:space="0" w:color="auto"/>
              <w:bottom w:val="single" w:sz="4" w:space="0" w:color="auto"/>
            </w:tcBorders>
          </w:tcPr>
          <w:p w14:paraId="1264EBDF" w14:textId="0619623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 xml:space="preserve">Percentage tetracycline-resistant </w:t>
            </w:r>
            <w:r w:rsidR="007D28FF" w:rsidRPr="00DA0D8F">
              <w:rPr>
                <w:rFonts w:cs="Times New Roman"/>
                <w:color w:val="0D0D0D"/>
                <w:szCs w:val="20"/>
                <w:shd w:val="clear" w:color="auto" w:fill="FFFFFF"/>
                <w:lang w:val="en-GB"/>
              </w:rPr>
              <w:t xml:space="preserve">        </w:t>
            </w:r>
            <w:r w:rsidRPr="00DA0D8F">
              <w:rPr>
                <w:rFonts w:cs="Times New Roman"/>
                <w:color w:val="0D0D0D"/>
                <w:szCs w:val="20"/>
                <w:shd w:val="clear" w:color="auto" w:fill="FFFFFF"/>
                <w:lang w:val="en-GB"/>
              </w:rPr>
              <w:t>(MIC</w:t>
            </w:r>
            <w:r w:rsidR="003E7919" w:rsidRPr="00DA0D8F">
              <w:rPr>
                <w:rFonts w:cs="Times New Roman"/>
                <w:color w:val="0D0D0D"/>
                <w:szCs w:val="20"/>
                <w:shd w:val="clear" w:color="auto" w:fill="FFFFFF"/>
                <w:lang w:val="en-GB"/>
              </w:rPr>
              <w:t xml:space="preserve"> </w:t>
            </w:r>
            <m:oMath>
              <m:r>
                <w:rPr>
                  <w:rFonts w:ascii="Cambria Math" w:hAnsi="Cambria Math" w:cs="Times New Roman"/>
                  <w:sz w:val="16"/>
                  <w:szCs w:val="16"/>
                  <w:lang w:val="en-GB"/>
                </w:rPr>
                <m:t>≥</m:t>
              </m:r>
            </m:oMath>
            <w:r w:rsidRPr="00DA0D8F">
              <w:rPr>
                <w:rFonts w:cs="Times New Roman"/>
                <w:color w:val="0D0D0D"/>
                <w:szCs w:val="20"/>
                <w:shd w:val="clear" w:color="auto" w:fill="FFFFFF"/>
                <w:lang w:val="en-GB"/>
              </w:rPr>
              <w:t xml:space="preserve"> 8mg/L)</w:t>
            </w:r>
          </w:p>
        </w:tc>
      </w:tr>
      <w:tr w:rsidR="00D95BD9" w:rsidRPr="00DA0D8F" w14:paraId="46193362" w14:textId="44B995FD" w:rsidTr="007D28FF">
        <w:trPr>
          <w:jc w:val="center"/>
        </w:trPr>
        <w:tc>
          <w:tcPr>
            <w:tcW w:w="746" w:type="dxa"/>
            <w:tcBorders>
              <w:top w:val="single" w:sz="4" w:space="0" w:color="auto"/>
              <w:right w:val="nil"/>
            </w:tcBorders>
          </w:tcPr>
          <w:p w14:paraId="73C2B163"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2011</w:t>
            </w:r>
          </w:p>
        </w:tc>
        <w:tc>
          <w:tcPr>
            <w:tcW w:w="1773" w:type="dxa"/>
            <w:tcBorders>
              <w:top w:val="single" w:sz="4" w:space="0" w:color="auto"/>
              <w:left w:val="nil"/>
              <w:right w:val="nil"/>
            </w:tcBorders>
          </w:tcPr>
          <w:p w14:paraId="0F1C2737" w14:textId="2FA33D7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7797</w:t>
            </w:r>
          </w:p>
        </w:tc>
        <w:tc>
          <w:tcPr>
            <w:tcW w:w="1529" w:type="dxa"/>
            <w:tcBorders>
              <w:top w:val="single" w:sz="4" w:space="0" w:color="auto"/>
              <w:left w:val="nil"/>
              <w:bottom w:val="nil"/>
              <w:right w:val="nil"/>
            </w:tcBorders>
          </w:tcPr>
          <w:p w14:paraId="78205630" w14:textId="51DDBBC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86472</w:t>
            </w:r>
          </w:p>
        </w:tc>
        <w:tc>
          <w:tcPr>
            <w:tcW w:w="1856" w:type="dxa"/>
            <w:tcBorders>
              <w:top w:val="single" w:sz="4" w:space="0" w:color="auto"/>
              <w:left w:val="nil"/>
              <w:bottom w:val="nil"/>
              <w:right w:val="nil"/>
            </w:tcBorders>
          </w:tcPr>
          <w:p w14:paraId="0A72B334" w14:textId="5527EF9E"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27" w:type="dxa"/>
            <w:tcBorders>
              <w:top w:val="single" w:sz="4" w:space="0" w:color="auto"/>
              <w:left w:val="nil"/>
              <w:bottom w:val="nil"/>
              <w:right w:val="nil"/>
            </w:tcBorders>
          </w:tcPr>
          <w:p w14:paraId="2D9DD03A" w14:textId="13D82206"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389" w:type="dxa"/>
            <w:tcBorders>
              <w:top w:val="single" w:sz="4" w:space="0" w:color="auto"/>
              <w:left w:val="nil"/>
              <w:bottom w:val="nil"/>
              <w:right w:val="nil"/>
            </w:tcBorders>
          </w:tcPr>
          <w:p w14:paraId="4088A8E2" w14:textId="659DEFAF"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890" w:type="dxa"/>
            <w:tcBorders>
              <w:top w:val="single" w:sz="4" w:space="0" w:color="auto"/>
              <w:left w:val="nil"/>
              <w:right w:val="nil"/>
            </w:tcBorders>
          </w:tcPr>
          <w:p w14:paraId="1D3DD5E8" w14:textId="724E4A6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single" w:sz="4" w:space="0" w:color="auto"/>
              <w:left w:val="nil"/>
            </w:tcBorders>
          </w:tcPr>
          <w:p w14:paraId="0E656E83" w14:textId="45054DD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38" w:type="dxa"/>
            <w:tcBorders>
              <w:top w:val="single" w:sz="4" w:space="0" w:color="auto"/>
            </w:tcBorders>
          </w:tcPr>
          <w:p w14:paraId="1EBBEBCB" w14:textId="0B3EC42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348D0FEF" w14:textId="2A519F44" w:rsidTr="007D28FF">
        <w:trPr>
          <w:jc w:val="center"/>
        </w:trPr>
        <w:tc>
          <w:tcPr>
            <w:tcW w:w="746" w:type="dxa"/>
            <w:tcBorders>
              <w:right w:val="nil"/>
            </w:tcBorders>
          </w:tcPr>
          <w:p w14:paraId="4FD51E9A"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2012</w:t>
            </w:r>
          </w:p>
        </w:tc>
        <w:tc>
          <w:tcPr>
            <w:tcW w:w="1773" w:type="dxa"/>
            <w:tcBorders>
              <w:left w:val="nil"/>
              <w:right w:val="nil"/>
            </w:tcBorders>
          </w:tcPr>
          <w:p w14:paraId="3E03D848" w14:textId="3500E6E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10690</w:t>
            </w:r>
          </w:p>
        </w:tc>
        <w:tc>
          <w:tcPr>
            <w:tcW w:w="1529" w:type="dxa"/>
            <w:tcBorders>
              <w:top w:val="nil"/>
              <w:left w:val="nil"/>
              <w:bottom w:val="nil"/>
              <w:right w:val="nil"/>
            </w:tcBorders>
          </w:tcPr>
          <w:p w14:paraId="4B8319AC" w14:textId="112AC85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99558</w:t>
            </w:r>
          </w:p>
        </w:tc>
        <w:tc>
          <w:tcPr>
            <w:tcW w:w="1856" w:type="dxa"/>
            <w:tcBorders>
              <w:top w:val="nil"/>
              <w:left w:val="nil"/>
              <w:bottom w:val="nil"/>
              <w:right w:val="nil"/>
            </w:tcBorders>
          </w:tcPr>
          <w:p w14:paraId="6B7ED86E" w14:textId="0B976ED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27" w:type="dxa"/>
            <w:tcBorders>
              <w:top w:val="nil"/>
              <w:left w:val="nil"/>
              <w:bottom w:val="nil"/>
              <w:right w:val="nil"/>
            </w:tcBorders>
          </w:tcPr>
          <w:p w14:paraId="286A2925" w14:textId="3D9BF799"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389" w:type="dxa"/>
            <w:tcBorders>
              <w:top w:val="nil"/>
              <w:left w:val="nil"/>
              <w:bottom w:val="nil"/>
              <w:right w:val="nil"/>
            </w:tcBorders>
          </w:tcPr>
          <w:p w14:paraId="502063CF" w14:textId="23767E4D"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890" w:type="dxa"/>
            <w:tcBorders>
              <w:left w:val="nil"/>
              <w:right w:val="nil"/>
            </w:tcBorders>
          </w:tcPr>
          <w:p w14:paraId="0FB10733" w14:textId="55C3B5C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02431400" w14:textId="01F8E8B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c>
          <w:tcPr>
            <w:tcW w:w="1538" w:type="dxa"/>
          </w:tcPr>
          <w:p w14:paraId="1857C959" w14:textId="1CEEABB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9.5</w:t>
            </w:r>
          </w:p>
        </w:tc>
      </w:tr>
      <w:tr w:rsidR="00D95BD9" w:rsidRPr="00DA0D8F" w14:paraId="0EFC8EF0" w14:textId="7AD42668" w:rsidTr="007D28FF">
        <w:trPr>
          <w:jc w:val="center"/>
        </w:trPr>
        <w:tc>
          <w:tcPr>
            <w:tcW w:w="746" w:type="dxa"/>
            <w:tcBorders>
              <w:right w:val="nil"/>
            </w:tcBorders>
          </w:tcPr>
          <w:p w14:paraId="22A90C22"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2013</w:t>
            </w:r>
          </w:p>
        </w:tc>
        <w:tc>
          <w:tcPr>
            <w:tcW w:w="1773" w:type="dxa"/>
            <w:tcBorders>
              <w:left w:val="nil"/>
              <w:right w:val="nil"/>
            </w:tcBorders>
          </w:tcPr>
          <w:p w14:paraId="4A4332B1" w14:textId="2305CD3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13579</w:t>
            </w:r>
          </w:p>
        </w:tc>
        <w:tc>
          <w:tcPr>
            <w:tcW w:w="1529" w:type="dxa"/>
            <w:tcBorders>
              <w:top w:val="nil"/>
              <w:left w:val="nil"/>
              <w:bottom w:val="nil"/>
              <w:right w:val="nil"/>
            </w:tcBorders>
          </w:tcPr>
          <w:p w14:paraId="6F3F1792" w14:textId="60345B4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114282</w:t>
            </w:r>
          </w:p>
        </w:tc>
        <w:tc>
          <w:tcPr>
            <w:tcW w:w="1856" w:type="dxa"/>
            <w:tcBorders>
              <w:top w:val="nil"/>
              <w:left w:val="nil"/>
              <w:bottom w:val="nil"/>
              <w:right w:val="nil"/>
            </w:tcBorders>
          </w:tcPr>
          <w:p w14:paraId="075816FE" w14:textId="7F7CBBD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1090</w:t>
            </w:r>
          </w:p>
        </w:tc>
        <w:tc>
          <w:tcPr>
            <w:tcW w:w="1527" w:type="dxa"/>
            <w:tcBorders>
              <w:top w:val="nil"/>
              <w:left w:val="nil"/>
              <w:bottom w:val="nil"/>
              <w:right w:val="nil"/>
            </w:tcBorders>
          </w:tcPr>
          <w:p w14:paraId="5C9D5243" w14:textId="432DD0C1"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402</w:t>
            </w:r>
          </w:p>
        </w:tc>
        <w:tc>
          <w:tcPr>
            <w:tcW w:w="1389" w:type="dxa"/>
            <w:tcBorders>
              <w:top w:val="nil"/>
              <w:left w:val="nil"/>
              <w:bottom w:val="nil"/>
              <w:right w:val="nil"/>
            </w:tcBorders>
          </w:tcPr>
          <w:p w14:paraId="300CA7BB" w14:textId="1802C71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191</w:t>
            </w:r>
          </w:p>
        </w:tc>
        <w:tc>
          <w:tcPr>
            <w:tcW w:w="1890" w:type="dxa"/>
            <w:tcBorders>
              <w:left w:val="nil"/>
              <w:right w:val="nil"/>
            </w:tcBorders>
          </w:tcPr>
          <w:p w14:paraId="3708C83D" w14:textId="05A1ECF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0AFBE6A5" w14:textId="6079A5C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92.5</w:t>
            </w:r>
            <w:r w:rsidRPr="00DA0D8F">
              <w:rPr>
                <w:rStyle w:val="FootnoteReference"/>
                <w:rFonts w:cs="Times New Roman"/>
                <w:color w:val="0D0D0D"/>
                <w:szCs w:val="20"/>
                <w:shd w:val="clear" w:color="auto" w:fill="FFFFFF"/>
                <w:lang w:val="en-GB"/>
              </w:rPr>
              <w:footnoteReference w:id="1"/>
            </w:r>
          </w:p>
        </w:tc>
        <w:tc>
          <w:tcPr>
            <w:tcW w:w="1538" w:type="dxa"/>
          </w:tcPr>
          <w:p w14:paraId="37D26422" w14:textId="6498C11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11.2</w:t>
            </w:r>
          </w:p>
        </w:tc>
      </w:tr>
      <w:tr w:rsidR="00D95BD9" w:rsidRPr="00DA0D8F" w14:paraId="4BC81B48" w14:textId="1D584C0A" w:rsidTr="007D28FF">
        <w:trPr>
          <w:jc w:val="center"/>
        </w:trPr>
        <w:tc>
          <w:tcPr>
            <w:tcW w:w="746" w:type="dxa"/>
            <w:tcBorders>
              <w:right w:val="nil"/>
            </w:tcBorders>
          </w:tcPr>
          <w:p w14:paraId="0A04507A"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2014</w:t>
            </w:r>
          </w:p>
        </w:tc>
        <w:tc>
          <w:tcPr>
            <w:tcW w:w="1773" w:type="dxa"/>
            <w:tcBorders>
              <w:left w:val="nil"/>
              <w:right w:val="nil"/>
            </w:tcBorders>
          </w:tcPr>
          <w:p w14:paraId="62901024" w14:textId="13AD81B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18017</w:t>
            </w:r>
          </w:p>
        </w:tc>
        <w:tc>
          <w:tcPr>
            <w:tcW w:w="1529" w:type="dxa"/>
            <w:tcBorders>
              <w:top w:val="nil"/>
              <w:left w:val="nil"/>
              <w:bottom w:val="nil"/>
              <w:right w:val="nil"/>
            </w:tcBorders>
          </w:tcPr>
          <w:p w14:paraId="37A0BFCF" w14:textId="65968CD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146991</w:t>
            </w:r>
          </w:p>
        </w:tc>
        <w:tc>
          <w:tcPr>
            <w:tcW w:w="1856" w:type="dxa"/>
            <w:tcBorders>
              <w:top w:val="nil"/>
              <w:left w:val="nil"/>
              <w:bottom w:val="nil"/>
              <w:right w:val="nil"/>
            </w:tcBorders>
          </w:tcPr>
          <w:p w14:paraId="3E71D7B6" w14:textId="62782E9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1073</w:t>
            </w:r>
          </w:p>
        </w:tc>
        <w:tc>
          <w:tcPr>
            <w:tcW w:w="1527" w:type="dxa"/>
            <w:tcBorders>
              <w:top w:val="nil"/>
              <w:left w:val="nil"/>
              <w:bottom w:val="nil"/>
              <w:right w:val="nil"/>
            </w:tcBorders>
          </w:tcPr>
          <w:p w14:paraId="63126EF8" w14:textId="5542DA1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573</w:t>
            </w:r>
          </w:p>
        </w:tc>
        <w:tc>
          <w:tcPr>
            <w:tcW w:w="1389" w:type="dxa"/>
            <w:tcBorders>
              <w:top w:val="nil"/>
              <w:left w:val="nil"/>
              <w:bottom w:val="nil"/>
              <w:right w:val="nil"/>
            </w:tcBorders>
          </w:tcPr>
          <w:p w14:paraId="350417D8" w14:textId="39437652"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361</w:t>
            </w:r>
          </w:p>
        </w:tc>
        <w:tc>
          <w:tcPr>
            <w:tcW w:w="1890" w:type="dxa"/>
            <w:tcBorders>
              <w:left w:val="nil"/>
              <w:right w:val="nil"/>
            </w:tcBorders>
          </w:tcPr>
          <w:p w14:paraId="1DEC6F74" w14:textId="708B8F4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368A9FCA" w14:textId="3C077C4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DA0D8F">
              <w:rPr>
                <w:rFonts w:cs="Times New Roman"/>
                <w:color w:val="0D0D0D"/>
                <w:szCs w:val="20"/>
                <w:shd w:val="clear" w:color="auto" w:fill="FFFFFF"/>
                <w:lang w:val="en-GB"/>
              </w:rPr>
              <w:t>91.5</w:t>
            </w:r>
            <w:r w:rsidRPr="00DA0D8F">
              <w:rPr>
                <w:rFonts w:cs="Times New Roman"/>
                <w:color w:val="0D0D0D"/>
                <w:szCs w:val="20"/>
                <w:shd w:val="clear" w:color="auto" w:fill="FFFFFF"/>
                <w:vertAlign w:val="superscript"/>
                <w:lang w:val="en-GB"/>
              </w:rPr>
              <w:t>*</w:t>
            </w:r>
          </w:p>
        </w:tc>
        <w:tc>
          <w:tcPr>
            <w:tcW w:w="1538" w:type="dxa"/>
          </w:tcPr>
          <w:p w14:paraId="5F69CD62" w14:textId="057EE1E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0C9DCFA6" w14:textId="78F919D1" w:rsidTr="007D28FF">
        <w:trPr>
          <w:jc w:val="center"/>
        </w:trPr>
        <w:tc>
          <w:tcPr>
            <w:tcW w:w="746" w:type="dxa"/>
            <w:tcBorders>
              <w:right w:val="nil"/>
            </w:tcBorders>
          </w:tcPr>
          <w:p w14:paraId="56CB69B4"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2015</w:t>
            </w:r>
          </w:p>
        </w:tc>
        <w:tc>
          <w:tcPr>
            <w:tcW w:w="1773" w:type="dxa"/>
            <w:tcBorders>
              <w:left w:val="nil"/>
              <w:right w:val="nil"/>
            </w:tcBorders>
          </w:tcPr>
          <w:p w14:paraId="54A30258" w14:textId="02D00AB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22042</w:t>
            </w:r>
          </w:p>
        </w:tc>
        <w:tc>
          <w:tcPr>
            <w:tcW w:w="1529" w:type="dxa"/>
            <w:tcBorders>
              <w:top w:val="nil"/>
              <w:left w:val="nil"/>
              <w:bottom w:val="nil"/>
              <w:right w:val="nil"/>
            </w:tcBorders>
          </w:tcPr>
          <w:p w14:paraId="56B63DCC" w14:textId="3F298E7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162071</w:t>
            </w:r>
          </w:p>
        </w:tc>
        <w:tc>
          <w:tcPr>
            <w:tcW w:w="1856" w:type="dxa"/>
            <w:tcBorders>
              <w:top w:val="nil"/>
              <w:left w:val="nil"/>
              <w:bottom w:val="nil"/>
              <w:right w:val="nil"/>
            </w:tcBorders>
          </w:tcPr>
          <w:p w14:paraId="6A4A915D" w14:textId="2CEB375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1226</w:t>
            </w:r>
          </w:p>
        </w:tc>
        <w:tc>
          <w:tcPr>
            <w:tcW w:w="1527" w:type="dxa"/>
            <w:tcBorders>
              <w:top w:val="nil"/>
              <w:left w:val="nil"/>
              <w:bottom w:val="nil"/>
              <w:right w:val="nil"/>
            </w:tcBorders>
          </w:tcPr>
          <w:p w14:paraId="60454E71" w14:textId="15FA1591"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454</w:t>
            </w:r>
          </w:p>
        </w:tc>
        <w:tc>
          <w:tcPr>
            <w:tcW w:w="1389" w:type="dxa"/>
            <w:tcBorders>
              <w:top w:val="nil"/>
              <w:left w:val="nil"/>
              <w:bottom w:val="nil"/>
              <w:right w:val="nil"/>
            </w:tcBorders>
          </w:tcPr>
          <w:p w14:paraId="7C666DA1" w14:textId="2447E9B0"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358</w:t>
            </w:r>
          </w:p>
        </w:tc>
        <w:tc>
          <w:tcPr>
            <w:tcW w:w="1890" w:type="dxa"/>
            <w:tcBorders>
              <w:left w:val="nil"/>
              <w:right w:val="nil"/>
            </w:tcBorders>
          </w:tcPr>
          <w:p w14:paraId="4A5040DD" w14:textId="791381C5"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287FD9D1" w14:textId="57F7E5F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41.6</w:t>
            </w:r>
          </w:p>
        </w:tc>
        <w:tc>
          <w:tcPr>
            <w:tcW w:w="1538" w:type="dxa"/>
          </w:tcPr>
          <w:p w14:paraId="07605260" w14:textId="0E84141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76F246AD" w14:textId="1544F27C" w:rsidTr="007D28FF">
        <w:trPr>
          <w:trHeight w:val="58"/>
          <w:jc w:val="center"/>
        </w:trPr>
        <w:tc>
          <w:tcPr>
            <w:tcW w:w="746" w:type="dxa"/>
            <w:tcBorders>
              <w:right w:val="nil"/>
            </w:tcBorders>
          </w:tcPr>
          <w:p w14:paraId="1D33D971"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2016</w:t>
            </w:r>
          </w:p>
        </w:tc>
        <w:tc>
          <w:tcPr>
            <w:tcW w:w="1773" w:type="dxa"/>
            <w:tcBorders>
              <w:left w:val="nil"/>
              <w:right w:val="nil"/>
            </w:tcBorders>
          </w:tcPr>
          <w:p w14:paraId="69297820" w14:textId="524B399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17297</w:t>
            </w:r>
          </w:p>
        </w:tc>
        <w:tc>
          <w:tcPr>
            <w:tcW w:w="1529" w:type="dxa"/>
            <w:tcBorders>
              <w:top w:val="nil"/>
              <w:left w:val="nil"/>
              <w:bottom w:val="nil"/>
              <w:right w:val="nil"/>
            </w:tcBorders>
          </w:tcPr>
          <w:p w14:paraId="10FA88CE" w14:textId="7980DD4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170936</w:t>
            </w:r>
          </w:p>
        </w:tc>
        <w:tc>
          <w:tcPr>
            <w:tcW w:w="1856" w:type="dxa"/>
            <w:tcBorders>
              <w:top w:val="nil"/>
              <w:left w:val="nil"/>
              <w:bottom w:val="nil"/>
              <w:right w:val="nil"/>
            </w:tcBorders>
          </w:tcPr>
          <w:p w14:paraId="1FC458FD" w14:textId="286DA25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821</w:t>
            </w:r>
          </w:p>
        </w:tc>
        <w:tc>
          <w:tcPr>
            <w:tcW w:w="1527" w:type="dxa"/>
            <w:tcBorders>
              <w:top w:val="nil"/>
              <w:left w:val="nil"/>
              <w:bottom w:val="nil"/>
              <w:right w:val="nil"/>
            </w:tcBorders>
          </w:tcPr>
          <w:p w14:paraId="5662C376" w14:textId="28C714FA"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366</w:t>
            </w:r>
          </w:p>
        </w:tc>
        <w:tc>
          <w:tcPr>
            <w:tcW w:w="1389" w:type="dxa"/>
            <w:tcBorders>
              <w:top w:val="nil"/>
              <w:left w:val="nil"/>
              <w:bottom w:val="nil"/>
              <w:right w:val="nil"/>
            </w:tcBorders>
          </w:tcPr>
          <w:p w14:paraId="190084C6" w14:textId="48B6E7C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325</w:t>
            </w:r>
          </w:p>
        </w:tc>
        <w:tc>
          <w:tcPr>
            <w:tcW w:w="1890" w:type="dxa"/>
            <w:tcBorders>
              <w:left w:val="nil"/>
              <w:right w:val="nil"/>
            </w:tcBorders>
          </w:tcPr>
          <w:p w14:paraId="24DFC06C" w14:textId="0088BE7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1BDB5728" w14:textId="7112132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45.1</w:t>
            </w:r>
          </w:p>
        </w:tc>
        <w:tc>
          <w:tcPr>
            <w:tcW w:w="1538" w:type="dxa"/>
          </w:tcPr>
          <w:p w14:paraId="11174F13" w14:textId="460A26EC"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w:t>
            </w:r>
          </w:p>
        </w:tc>
      </w:tr>
      <w:tr w:rsidR="00D95BD9" w:rsidRPr="00DA0D8F" w14:paraId="3BAFCFBC" w14:textId="46413F14" w:rsidTr="007D28FF">
        <w:trPr>
          <w:jc w:val="center"/>
        </w:trPr>
        <w:tc>
          <w:tcPr>
            <w:tcW w:w="746" w:type="dxa"/>
            <w:tcBorders>
              <w:right w:val="nil"/>
            </w:tcBorders>
          </w:tcPr>
          <w:p w14:paraId="478E5FFF"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2017</w:t>
            </w:r>
          </w:p>
        </w:tc>
        <w:tc>
          <w:tcPr>
            <w:tcW w:w="1773" w:type="dxa"/>
            <w:tcBorders>
              <w:left w:val="nil"/>
              <w:right w:val="nil"/>
            </w:tcBorders>
          </w:tcPr>
          <w:p w14:paraId="3C058AEF" w14:textId="13288D6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21209</w:t>
            </w:r>
          </w:p>
        </w:tc>
        <w:tc>
          <w:tcPr>
            <w:tcW w:w="1529" w:type="dxa"/>
            <w:tcBorders>
              <w:top w:val="nil"/>
              <w:left w:val="nil"/>
              <w:bottom w:val="nil"/>
              <w:right w:val="nil"/>
            </w:tcBorders>
          </w:tcPr>
          <w:p w14:paraId="335410A4" w14:textId="10EFAD7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190941</w:t>
            </w:r>
          </w:p>
        </w:tc>
        <w:tc>
          <w:tcPr>
            <w:tcW w:w="1856" w:type="dxa"/>
            <w:tcBorders>
              <w:top w:val="nil"/>
              <w:left w:val="nil"/>
              <w:bottom w:val="nil"/>
              <w:right w:val="nil"/>
            </w:tcBorders>
          </w:tcPr>
          <w:p w14:paraId="0E104717" w14:textId="765EF11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839</w:t>
            </w:r>
          </w:p>
        </w:tc>
        <w:tc>
          <w:tcPr>
            <w:tcW w:w="1527" w:type="dxa"/>
            <w:tcBorders>
              <w:top w:val="nil"/>
              <w:left w:val="nil"/>
              <w:bottom w:val="nil"/>
              <w:right w:val="nil"/>
            </w:tcBorders>
          </w:tcPr>
          <w:p w14:paraId="392226B8" w14:textId="4A3B6032"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355</w:t>
            </w:r>
          </w:p>
        </w:tc>
        <w:tc>
          <w:tcPr>
            <w:tcW w:w="1389" w:type="dxa"/>
            <w:tcBorders>
              <w:top w:val="nil"/>
              <w:left w:val="nil"/>
              <w:bottom w:val="nil"/>
              <w:right w:val="nil"/>
            </w:tcBorders>
          </w:tcPr>
          <w:p w14:paraId="4428A66D" w14:textId="3F4AEA2B"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327</w:t>
            </w:r>
          </w:p>
        </w:tc>
        <w:tc>
          <w:tcPr>
            <w:tcW w:w="1890" w:type="dxa"/>
            <w:tcBorders>
              <w:left w:val="nil"/>
              <w:right w:val="nil"/>
            </w:tcBorders>
          </w:tcPr>
          <w:p w14:paraId="23ED62CA" w14:textId="43F25EB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7339A368" w14:textId="6DF3CB9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54.4</w:t>
            </w:r>
          </w:p>
        </w:tc>
        <w:tc>
          <w:tcPr>
            <w:tcW w:w="1538" w:type="dxa"/>
          </w:tcPr>
          <w:p w14:paraId="501DBE6D" w14:textId="7D0F10F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43.7</w:t>
            </w:r>
          </w:p>
        </w:tc>
      </w:tr>
      <w:tr w:rsidR="00D95BD9" w:rsidRPr="00DA0D8F" w14:paraId="07D7E33D" w14:textId="201F4579" w:rsidTr="007D28FF">
        <w:trPr>
          <w:jc w:val="center"/>
        </w:trPr>
        <w:tc>
          <w:tcPr>
            <w:tcW w:w="746" w:type="dxa"/>
            <w:tcBorders>
              <w:right w:val="nil"/>
            </w:tcBorders>
          </w:tcPr>
          <w:p w14:paraId="62C14220"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2018</w:t>
            </w:r>
          </w:p>
        </w:tc>
        <w:tc>
          <w:tcPr>
            <w:tcW w:w="1773" w:type="dxa"/>
            <w:tcBorders>
              <w:left w:val="nil"/>
              <w:right w:val="nil"/>
            </w:tcBorders>
          </w:tcPr>
          <w:p w14:paraId="2B12B5DF" w14:textId="3B94A24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26748</w:t>
            </w:r>
          </w:p>
        </w:tc>
        <w:tc>
          <w:tcPr>
            <w:tcW w:w="1529" w:type="dxa"/>
            <w:tcBorders>
              <w:top w:val="nil"/>
              <w:left w:val="nil"/>
              <w:bottom w:val="nil"/>
              <w:right w:val="nil"/>
            </w:tcBorders>
          </w:tcPr>
          <w:p w14:paraId="53DEF618" w14:textId="4C9BD398"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228103</w:t>
            </w:r>
          </w:p>
        </w:tc>
        <w:tc>
          <w:tcPr>
            <w:tcW w:w="1856" w:type="dxa"/>
            <w:tcBorders>
              <w:top w:val="nil"/>
              <w:left w:val="nil"/>
              <w:bottom w:val="nil"/>
              <w:right w:val="nil"/>
            </w:tcBorders>
          </w:tcPr>
          <w:p w14:paraId="5C0040F7" w14:textId="3B0F453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799</w:t>
            </w:r>
          </w:p>
        </w:tc>
        <w:tc>
          <w:tcPr>
            <w:tcW w:w="1527" w:type="dxa"/>
            <w:tcBorders>
              <w:top w:val="nil"/>
              <w:left w:val="nil"/>
              <w:bottom w:val="nil"/>
              <w:right w:val="nil"/>
            </w:tcBorders>
          </w:tcPr>
          <w:p w14:paraId="6271B7A0" w14:textId="592C9A14"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361</w:t>
            </w:r>
          </w:p>
        </w:tc>
        <w:tc>
          <w:tcPr>
            <w:tcW w:w="1389" w:type="dxa"/>
            <w:tcBorders>
              <w:top w:val="nil"/>
              <w:left w:val="nil"/>
              <w:bottom w:val="nil"/>
              <w:right w:val="nil"/>
            </w:tcBorders>
          </w:tcPr>
          <w:p w14:paraId="2B075967" w14:textId="21F168AD" w:rsidR="00E5498B" w:rsidRPr="00DA0D8F" w:rsidRDefault="007C1062"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328</w:t>
            </w:r>
          </w:p>
        </w:tc>
        <w:tc>
          <w:tcPr>
            <w:tcW w:w="1890" w:type="dxa"/>
            <w:tcBorders>
              <w:left w:val="nil"/>
              <w:right w:val="nil"/>
            </w:tcBorders>
          </w:tcPr>
          <w:p w14:paraId="725DF0AC" w14:textId="6685833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542B3E3A" w14:textId="26ABECB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63.6</w:t>
            </w:r>
          </w:p>
        </w:tc>
        <w:tc>
          <w:tcPr>
            <w:tcW w:w="1538" w:type="dxa"/>
          </w:tcPr>
          <w:p w14:paraId="6AB8FFAE" w14:textId="28D2416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43.2</w:t>
            </w:r>
          </w:p>
        </w:tc>
      </w:tr>
      <w:tr w:rsidR="00D95BD9" w:rsidRPr="00DA0D8F" w14:paraId="58ECEB2E" w14:textId="5635B66A" w:rsidTr="00932C73">
        <w:trPr>
          <w:jc w:val="center"/>
        </w:trPr>
        <w:tc>
          <w:tcPr>
            <w:tcW w:w="746" w:type="dxa"/>
            <w:tcBorders>
              <w:bottom w:val="nil"/>
              <w:right w:val="nil"/>
            </w:tcBorders>
          </w:tcPr>
          <w:p w14:paraId="0035499F"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2019</w:t>
            </w:r>
          </w:p>
        </w:tc>
        <w:tc>
          <w:tcPr>
            <w:tcW w:w="1773" w:type="dxa"/>
            <w:tcBorders>
              <w:left w:val="nil"/>
              <w:bottom w:val="nil"/>
              <w:right w:val="nil"/>
            </w:tcBorders>
          </w:tcPr>
          <w:p w14:paraId="1755FD8E" w14:textId="4E81EEA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33634</w:t>
            </w:r>
          </w:p>
        </w:tc>
        <w:tc>
          <w:tcPr>
            <w:tcW w:w="1529" w:type="dxa"/>
            <w:tcBorders>
              <w:top w:val="nil"/>
              <w:left w:val="nil"/>
              <w:bottom w:val="nil"/>
              <w:right w:val="nil"/>
            </w:tcBorders>
          </w:tcPr>
          <w:p w14:paraId="5FA69BC7" w14:textId="694EE94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268605</w:t>
            </w:r>
          </w:p>
        </w:tc>
        <w:tc>
          <w:tcPr>
            <w:tcW w:w="1856" w:type="dxa"/>
            <w:tcBorders>
              <w:top w:val="nil"/>
              <w:left w:val="nil"/>
              <w:bottom w:val="nil"/>
              <w:right w:val="nil"/>
            </w:tcBorders>
          </w:tcPr>
          <w:p w14:paraId="118E188A" w14:textId="2B93C98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971</w:t>
            </w:r>
          </w:p>
        </w:tc>
        <w:tc>
          <w:tcPr>
            <w:tcW w:w="1527" w:type="dxa"/>
            <w:tcBorders>
              <w:top w:val="nil"/>
              <w:left w:val="nil"/>
              <w:bottom w:val="nil"/>
              <w:right w:val="nil"/>
            </w:tcBorders>
          </w:tcPr>
          <w:p w14:paraId="3C782FA8" w14:textId="6C9C3A46" w:rsidR="00E5498B" w:rsidRPr="00DA0D8F"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408</w:t>
            </w:r>
          </w:p>
        </w:tc>
        <w:tc>
          <w:tcPr>
            <w:tcW w:w="1389" w:type="dxa"/>
            <w:tcBorders>
              <w:top w:val="nil"/>
              <w:left w:val="nil"/>
              <w:bottom w:val="nil"/>
              <w:right w:val="nil"/>
            </w:tcBorders>
          </w:tcPr>
          <w:p w14:paraId="420C4E67" w14:textId="4C25B11D" w:rsidR="00E5498B" w:rsidRPr="00DA0D8F" w:rsidRDefault="001A06DF"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419</w:t>
            </w:r>
          </w:p>
        </w:tc>
        <w:tc>
          <w:tcPr>
            <w:tcW w:w="1890" w:type="dxa"/>
            <w:tcBorders>
              <w:left w:val="nil"/>
              <w:bottom w:val="nil"/>
              <w:right w:val="nil"/>
            </w:tcBorders>
          </w:tcPr>
          <w:p w14:paraId="6F7B90B7" w14:textId="53FD936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bottom w:val="nil"/>
            </w:tcBorders>
          </w:tcPr>
          <w:p w14:paraId="68B73222" w14:textId="6A2BC7D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75.0</w:t>
            </w:r>
          </w:p>
        </w:tc>
        <w:tc>
          <w:tcPr>
            <w:tcW w:w="1538" w:type="dxa"/>
            <w:tcBorders>
              <w:bottom w:val="nil"/>
            </w:tcBorders>
          </w:tcPr>
          <w:p w14:paraId="65A3D22D" w14:textId="62D80AB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45.2</w:t>
            </w:r>
          </w:p>
        </w:tc>
      </w:tr>
      <w:tr w:rsidR="00393D45" w:rsidRPr="00DA0D8F" w14:paraId="02936333" w14:textId="77777777" w:rsidTr="00932C73">
        <w:trPr>
          <w:jc w:val="center"/>
        </w:trPr>
        <w:tc>
          <w:tcPr>
            <w:tcW w:w="746" w:type="dxa"/>
            <w:tcBorders>
              <w:top w:val="nil"/>
              <w:bottom w:val="nil"/>
              <w:right w:val="nil"/>
            </w:tcBorders>
          </w:tcPr>
          <w:p w14:paraId="77C8A8D0" w14:textId="4CEC4A2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2020</w:t>
            </w:r>
            <w:r w:rsidRPr="00DA0D8F">
              <w:rPr>
                <w:rStyle w:val="FootnoteReference"/>
                <w:rFonts w:cs="Times New Roman"/>
                <w:color w:val="0D0D0D"/>
                <w:szCs w:val="20"/>
                <w:shd w:val="clear" w:color="auto" w:fill="FFFFFF"/>
                <w:lang w:val="en-GB"/>
              </w:rPr>
              <w:footnoteReference w:customMarkFollows="1" w:id="2"/>
              <w:t>**</w:t>
            </w:r>
          </w:p>
        </w:tc>
        <w:tc>
          <w:tcPr>
            <w:tcW w:w="1773" w:type="dxa"/>
            <w:tcBorders>
              <w:top w:val="nil"/>
              <w:left w:val="nil"/>
              <w:bottom w:val="nil"/>
              <w:right w:val="nil"/>
            </w:tcBorders>
          </w:tcPr>
          <w:p w14:paraId="68011A70" w14:textId="75790F9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24936</w:t>
            </w:r>
          </w:p>
        </w:tc>
        <w:tc>
          <w:tcPr>
            <w:tcW w:w="1529" w:type="dxa"/>
            <w:tcBorders>
              <w:top w:val="nil"/>
              <w:left w:val="nil"/>
              <w:bottom w:val="nil"/>
              <w:right w:val="nil"/>
            </w:tcBorders>
          </w:tcPr>
          <w:p w14:paraId="0ED79356" w14:textId="1465D0F3"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219721</w:t>
            </w:r>
          </w:p>
        </w:tc>
        <w:tc>
          <w:tcPr>
            <w:tcW w:w="1856" w:type="dxa"/>
            <w:tcBorders>
              <w:top w:val="nil"/>
              <w:left w:val="nil"/>
              <w:bottom w:val="nil"/>
              <w:right w:val="nil"/>
            </w:tcBorders>
          </w:tcPr>
          <w:p w14:paraId="01A0169C" w14:textId="15B2FE6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785</w:t>
            </w:r>
          </w:p>
        </w:tc>
        <w:tc>
          <w:tcPr>
            <w:tcW w:w="1527" w:type="dxa"/>
            <w:tcBorders>
              <w:top w:val="nil"/>
              <w:left w:val="nil"/>
              <w:bottom w:val="nil"/>
              <w:right w:val="nil"/>
            </w:tcBorders>
          </w:tcPr>
          <w:p w14:paraId="5F437C1A" w14:textId="7DA0F0A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410</w:t>
            </w:r>
          </w:p>
        </w:tc>
        <w:tc>
          <w:tcPr>
            <w:tcW w:w="1389" w:type="dxa"/>
            <w:tcBorders>
              <w:top w:val="nil"/>
              <w:left w:val="nil"/>
              <w:bottom w:val="nil"/>
              <w:right w:val="nil"/>
            </w:tcBorders>
          </w:tcPr>
          <w:p w14:paraId="47F1757D" w14:textId="5D64053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265</w:t>
            </w:r>
          </w:p>
        </w:tc>
        <w:tc>
          <w:tcPr>
            <w:tcW w:w="1890" w:type="dxa"/>
            <w:tcBorders>
              <w:top w:val="nil"/>
              <w:left w:val="nil"/>
              <w:bottom w:val="nil"/>
              <w:right w:val="nil"/>
            </w:tcBorders>
          </w:tcPr>
          <w:p w14:paraId="0D6023AA" w14:textId="6D288E8C"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nil"/>
              <w:left w:val="nil"/>
              <w:bottom w:val="nil"/>
              <w:right w:val="single" w:sz="4" w:space="0" w:color="auto"/>
            </w:tcBorders>
          </w:tcPr>
          <w:p w14:paraId="3C44F697" w14:textId="07E7A13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79.2</w:t>
            </w:r>
          </w:p>
        </w:tc>
        <w:tc>
          <w:tcPr>
            <w:tcW w:w="1538" w:type="dxa"/>
            <w:tcBorders>
              <w:top w:val="nil"/>
              <w:left w:val="single" w:sz="4" w:space="0" w:color="auto"/>
              <w:bottom w:val="nil"/>
            </w:tcBorders>
          </w:tcPr>
          <w:p w14:paraId="3CB4E3C9" w14:textId="3080CEB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30.7</w:t>
            </w:r>
          </w:p>
        </w:tc>
      </w:tr>
      <w:tr w:rsidR="00393D45" w:rsidRPr="00DA0D8F" w14:paraId="58DA3189" w14:textId="77777777" w:rsidTr="00932C73">
        <w:trPr>
          <w:jc w:val="center"/>
        </w:trPr>
        <w:tc>
          <w:tcPr>
            <w:tcW w:w="746" w:type="dxa"/>
            <w:tcBorders>
              <w:top w:val="nil"/>
              <w:bottom w:val="nil"/>
              <w:right w:val="nil"/>
            </w:tcBorders>
          </w:tcPr>
          <w:p w14:paraId="54ECB8AC" w14:textId="32C3FFF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DA0D8F">
              <w:rPr>
                <w:rFonts w:cs="Times New Roman"/>
                <w:color w:val="0D0D0D"/>
                <w:szCs w:val="20"/>
                <w:shd w:val="clear" w:color="auto" w:fill="FFFFFF"/>
                <w:lang w:val="en-GB"/>
              </w:rPr>
              <w:t>2021</w:t>
            </w:r>
            <w:r w:rsidRPr="00DA0D8F">
              <w:rPr>
                <w:rFonts w:cs="Times New Roman"/>
                <w:color w:val="0D0D0D"/>
                <w:szCs w:val="20"/>
                <w:shd w:val="clear" w:color="auto" w:fill="FFFFFF"/>
                <w:vertAlign w:val="superscript"/>
                <w:lang w:val="en-GB"/>
              </w:rPr>
              <w:t>**</w:t>
            </w:r>
          </w:p>
        </w:tc>
        <w:tc>
          <w:tcPr>
            <w:tcW w:w="1773" w:type="dxa"/>
            <w:tcBorders>
              <w:top w:val="nil"/>
              <w:left w:val="nil"/>
              <w:bottom w:val="nil"/>
              <w:right w:val="nil"/>
            </w:tcBorders>
          </w:tcPr>
          <w:p w14:paraId="1875855D" w14:textId="1ECE704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24830</w:t>
            </w:r>
          </w:p>
        </w:tc>
        <w:tc>
          <w:tcPr>
            <w:tcW w:w="1529" w:type="dxa"/>
            <w:tcBorders>
              <w:top w:val="nil"/>
              <w:left w:val="nil"/>
              <w:bottom w:val="nil"/>
              <w:right w:val="nil"/>
            </w:tcBorders>
          </w:tcPr>
          <w:p w14:paraId="3D027C30" w14:textId="2CDE2FE9"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260778</w:t>
            </w:r>
          </w:p>
        </w:tc>
        <w:tc>
          <w:tcPr>
            <w:tcW w:w="1856" w:type="dxa"/>
            <w:tcBorders>
              <w:top w:val="nil"/>
              <w:left w:val="nil"/>
              <w:bottom w:val="nil"/>
              <w:right w:val="nil"/>
            </w:tcBorders>
          </w:tcPr>
          <w:p w14:paraId="3126A3B9" w14:textId="7F3C07C1"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894</w:t>
            </w:r>
          </w:p>
        </w:tc>
        <w:tc>
          <w:tcPr>
            <w:tcW w:w="1527" w:type="dxa"/>
            <w:tcBorders>
              <w:top w:val="nil"/>
              <w:left w:val="nil"/>
              <w:bottom w:val="nil"/>
              <w:right w:val="nil"/>
            </w:tcBorders>
          </w:tcPr>
          <w:p w14:paraId="10573274" w14:textId="211643D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411</w:t>
            </w:r>
          </w:p>
        </w:tc>
        <w:tc>
          <w:tcPr>
            <w:tcW w:w="1389" w:type="dxa"/>
            <w:tcBorders>
              <w:top w:val="nil"/>
              <w:left w:val="nil"/>
              <w:bottom w:val="nil"/>
              <w:right w:val="nil"/>
            </w:tcBorders>
          </w:tcPr>
          <w:p w14:paraId="3052EA8B" w14:textId="738BB2C4"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483</w:t>
            </w:r>
          </w:p>
        </w:tc>
        <w:tc>
          <w:tcPr>
            <w:tcW w:w="1890" w:type="dxa"/>
            <w:tcBorders>
              <w:top w:val="nil"/>
              <w:left w:val="nil"/>
              <w:bottom w:val="nil"/>
              <w:right w:val="nil"/>
            </w:tcBorders>
          </w:tcPr>
          <w:p w14:paraId="6F8A0352" w14:textId="1535142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nil"/>
              <w:left w:val="nil"/>
              <w:bottom w:val="nil"/>
              <w:right w:val="single" w:sz="4" w:space="0" w:color="auto"/>
            </w:tcBorders>
          </w:tcPr>
          <w:p w14:paraId="1CAE4605" w14:textId="508F3415"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86.0</w:t>
            </w:r>
          </w:p>
        </w:tc>
        <w:tc>
          <w:tcPr>
            <w:tcW w:w="1538" w:type="dxa"/>
            <w:tcBorders>
              <w:top w:val="nil"/>
              <w:left w:val="single" w:sz="4" w:space="0" w:color="auto"/>
              <w:bottom w:val="nil"/>
            </w:tcBorders>
          </w:tcPr>
          <w:p w14:paraId="64C0F093" w14:textId="2596E23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33.6</w:t>
            </w:r>
          </w:p>
        </w:tc>
      </w:tr>
      <w:tr w:rsidR="00D95BD9" w:rsidRPr="00DA0D8F" w14:paraId="30BA7BAE" w14:textId="58C30819" w:rsidTr="007D28FF">
        <w:trPr>
          <w:jc w:val="center"/>
        </w:trPr>
        <w:tc>
          <w:tcPr>
            <w:tcW w:w="746" w:type="dxa"/>
            <w:tcBorders>
              <w:top w:val="nil"/>
              <w:right w:val="nil"/>
            </w:tcBorders>
          </w:tcPr>
          <w:p w14:paraId="14072D92"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2022</w:t>
            </w:r>
          </w:p>
        </w:tc>
        <w:tc>
          <w:tcPr>
            <w:tcW w:w="1773" w:type="dxa"/>
            <w:tcBorders>
              <w:top w:val="nil"/>
              <w:left w:val="nil"/>
              <w:right w:val="nil"/>
            </w:tcBorders>
          </w:tcPr>
          <w:p w14:paraId="726BE844" w14:textId="122BD8C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36933</w:t>
            </w:r>
          </w:p>
        </w:tc>
        <w:tc>
          <w:tcPr>
            <w:tcW w:w="1529" w:type="dxa"/>
            <w:tcBorders>
              <w:top w:val="nil"/>
              <w:left w:val="nil"/>
              <w:bottom w:val="nil"/>
              <w:right w:val="nil"/>
            </w:tcBorders>
          </w:tcPr>
          <w:p w14:paraId="292AEB5E" w14:textId="1DD4152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323012</w:t>
            </w:r>
          </w:p>
        </w:tc>
        <w:tc>
          <w:tcPr>
            <w:tcW w:w="1856" w:type="dxa"/>
            <w:tcBorders>
              <w:top w:val="nil"/>
              <w:left w:val="nil"/>
              <w:bottom w:val="nil"/>
              <w:right w:val="nil"/>
            </w:tcBorders>
          </w:tcPr>
          <w:p w14:paraId="37F20F8D" w14:textId="236307B2"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852</w:t>
            </w:r>
          </w:p>
        </w:tc>
        <w:tc>
          <w:tcPr>
            <w:tcW w:w="1527" w:type="dxa"/>
            <w:tcBorders>
              <w:top w:val="nil"/>
              <w:left w:val="nil"/>
              <w:bottom w:val="nil"/>
              <w:right w:val="nil"/>
            </w:tcBorders>
          </w:tcPr>
          <w:p w14:paraId="6D14F324" w14:textId="5CC0B759"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367</w:t>
            </w:r>
          </w:p>
        </w:tc>
        <w:tc>
          <w:tcPr>
            <w:tcW w:w="1389" w:type="dxa"/>
            <w:tcBorders>
              <w:top w:val="nil"/>
              <w:left w:val="nil"/>
              <w:bottom w:val="nil"/>
              <w:right w:val="nil"/>
            </w:tcBorders>
          </w:tcPr>
          <w:p w14:paraId="33FFE52C" w14:textId="4E2A5E23"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481</w:t>
            </w:r>
          </w:p>
        </w:tc>
        <w:tc>
          <w:tcPr>
            <w:tcW w:w="1890" w:type="dxa"/>
            <w:tcBorders>
              <w:top w:val="nil"/>
              <w:left w:val="nil"/>
              <w:right w:val="nil"/>
            </w:tcBorders>
          </w:tcPr>
          <w:p w14:paraId="2A5D754F" w14:textId="77FCB02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top w:val="nil"/>
              <w:left w:val="nil"/>
            </w:tcBorders>
          </w:tcPr>
          <w:p w14:paraId="64FF7F06" w14:textId="435CD04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68.5</w:t>
            </w:r>
          </w:p>
        </w:tc>
        <w:tc>
          <w:tcPr>
            <w:tcW w:w="1538" w:type="dxa"/>
            <w:tcBorders>
              <w:top w:val="nil"/>
            </w:tcBorders>
          </w:tcPr>
          <w:p w14:paraId="4D1A9BAC" w14:textId="7E97DEE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18.3</w:t>
            </w:r>
          </w:p>
        </w:tc>
      </w:tr>
      <w:tr w:rsidR="00D95BD9" w:rsidRPr="00DA0D8F" w14:paraId="79866FA1" w14:textId="10D2E13D" w:rsidTr="007D28FF">
        <w:trPr>
          <w:jc w:val="center"/>
        </w:trPr>
        <w:tc>
          <w:tcPr>
            <w:tcW w:w="746" w:type="dxa"/>
            <w:tcBorders>
              <w:right w:val="nil"/>
            </w:tcBorders>
          </w:tcPr>
          <w:p w14:paraId="7D27892A"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2023</w:t>
            </w:r>
          </w:p>
        </w:tc>
        <w:tc>
          <w:tcPr>
            <w:tcW w:w="1773" w:type="dxa"/>
            <w:tcBorders>
              <w:left w:val="nil"/>
              <w:bottom w:val="nil"/>
              <w:right w:val="nil"/>
            </w:tcBorders>
          </w:tcPr>
          <w:p w14:paraId="70C610FB" w14:textId="35C5531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40344</w:t>
            </w:r>
          </w:p>
        </w:tc>
        <w:tc>
          <w:tcPr>
            <w:tcW w:w="1529" w:type="dxa"/>
            <w:tcBorders>
              <w:top w:val="nil"/>
              <w:left w:val="nil"/>
              <w:bottom w:val="nil"/>
              <w:right w:val="nil"/>
            </w:tcBorders>
          </w:tcPr>
          <w:p w14:paraId="46CFFDD0" w14:textId="13886E64"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364015</w:t>
            </w:r>
          </w:p>
        </w:tc>
        <w:tc>
          <w:tcPr>
            <w:tcW w:w="1856" w:type="dxa"/>
            <w:tcBorders>
              <w:top w:val="nil"/>
              <w:left w:val="nil"/>
              <w:bottom w:val="nil"/>
              <w:right w:val="nil"/>
            </w:tcBorders>
          </w:tcPr>
          <w:p w14:paraId="5417F580" w14:textId="6E94355C"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1052</w:t>
            </w:r>
          </w:p>
        </w:tc>
        <w:tc>
          <w:tcPr>
            <w:tcW w:w="1527" w:type="dxa"/>
            <w:tcBorders>
              <w:top w:val="nil"/>
              <w:left w:val="nil"/>
              <w:bottom w:val="nil"/>
              <w:right w:val="nil"/>
            </w:tcBorders>
          </w:tcPr>
          <w:p w14:paraId="10D58F00" w14:textId="2D1BDF8B"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406</w:t>
            </w:r>
          </w:p>
        </w:tc>
        <w:tc>
          <w:tcPr>
            <w:tcW w:w="1389" w:type="dxa"/>
            <w:tcBorders>
              <w:top w:val="nil"/>
              <w:left w:val="nil"/>
              <w:bottom w:val="nil"/>
              <w:right w:val="nil"/>
            </w:tcBorders>
          </w:tcPr>
          <w:p w14:paraId="70293CDF" w14:textId="7CDBE650"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646</w:t>
            </w:r>
          </w:p>
        </w:tc>
        <w:tc>
          <w:tcPr>
            <w:tcW w:w="1890" w:type="dxa"/>
            <w:tcBorders>
              <w:left w:val="nil"/>
              <w:right w:val="nil"/>
            </w:tcBorders>
          </w:tcPr>
          <w:p w14:paraId="276935EF" w14:textId="7B07AA9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2C4DF5EC" w14:textId="5FA83730"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85.9</w:t>
            </w:r>
            <w:r w:rsidRPr="00DA0D8F">
              <w:rPr>
                <w:rStyle w:val="FootnoteReference"/>
                <w:rFonts w:cs="Times New Roman"/>
                <w:color w:val="0D0D0D"/>
                <w:szCs w:val="20"/>
                <w:shd w:val="clear" w:color="auto" w:fill="FFFFFF"/>
                <w:lang w:val="en-GB"/>
              </w:rPr>
              <w:footnoteReference w:customMarkFollows="1" w:id="3"/>
              <w:t>***</w:t>
            </w:r>
          </w:p>
        </w:tc>
        <w:tc>
          <w:tcPr>
            <w:tcW w:w="1538" w:type="dxa"/>
          </w:tcPr>
          <w:p w14:paraId="0517AD24" w14:textId="4087043D"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16.8</w:t>
            </w:r>
          </w:p>
        </w:tc>
      </w:tr>
      <w:tr w:rsidR="00D95BD9" w:rsidRPr="00DA0D8F" w14:paraId="59166660" w14:textId="7859F898" w:rsidTr="007D28FF">
        <w:trPr>
          <w:jc w:val="center"/>
        </w:trPr>
        <w:tc>
          <w:tcPr>
            <w:tcW w:w="746" w:type="dxa"/>
            <w:tcBorders>
              <w:bottom w:val="single" w:sz="4" w:space="0" w:color="auto"/>
              <w:right w:val="nil"/>
            </w:tcBorders>
          </w:tcPr>
          <w:p w14:paraId="35757CD5" w14:textId="77777777"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2024</w:t>
            </w:r>
          </w:p>
        </w:tc>
        <w:tc>
          <w:tcPr>
            <w:tcW w:w="1773" w:type="dxa"/>
            <w:tcBorders>
              <w:top w:val="nil"/>
              <w:left w:val="nil"/>
              <w:bottom w:val="single" w:sz="4" w:space="0" w:color="auto"/>
              <w:right w:val="nil"/>
            </w:tcBorders>
          </w:tcPr>
          <w:p w14:paraId="7742CF44" w14:textId="43FE69C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38647</w:t>
            </w:r>
          </w:p>
        </w:tc>
        <w:tc>
          <w:tcPr>
            <w:tcW w:w="1529" w:type="dxa"/>
            <w:tcBorders>
              <w:top w:val="nil"/>
              <w:left w:val="nil"/>
              <w:bottom w:val="single" w:sz="4" w:space="0" w:color="auto"/>
              <w:right w:val="nil"/>
            </w:tcBorders>
          </w:tcPr>
          <w:p w14:paraId="6B5C4931" w14:textId="15183096"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372371</w:t>
            </w:r>
          </w:p>
        </w:tc>
        <w:tc>
          <w:tcPr>
            <w:tcW w:w="1856" w:type="dxa"/>
            <w:tcBorders>
              <w:top w:val="nil"/>
              <w:left w:val="nil"/>
              <w:bottom w:val="single" w:sz="4" w:space="0" w:color="auto"/>
              <w:right w:val="nil"/>
            </w:tcBorders>
          </w:tcPr>
          <w:p w14:paraId="3C577557" w14:textId="3448E3E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971</w:t>
            </w:r>
          </w:p>
        </w:tc>
        <w:tc>
          <w:tcPr>
            <w:tcW w:w="1527" w:type="dxa"/>
            <w:tcBorders>
              <w:top w:val="nil"/>
              <w:left w:val="nil"/>
              <w:bottom w:val="single" w:sz="4" w:space="0" w:color="auto"/>
              <w:right w:val="nil"/>
            </w:tcBorders>
          </w:tcPr>
          <w:p w14:paraId="6429CC84" w14:textId="7F971C24"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437</w:t>
            </w:r>
          </w:p>
        </w:tc>
        <w:tc>
          <w:tcPr>
            <w:tcW w:w="1389" w:type="dxa"/>
            <w:tcBorders>
              <w:top w:val="nil"/>
              <w:left w:val="nil"/>
              <w:bottom w:val="single" w:sz="4" w:space="0" w:color="auto"/>
              <w:right w:val="nil"/>
            </w:tcBorders>
          </w:tcPr>
          <w:p w14:paraId="2371D6E3" w14:textId="3200A165" w:rsidR="00E5498B" w:rsidRPr="00DA0D8F" w:rsidRDefault="00743CE1"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530</w:t>
            </w:r>
          </w:p>
        </w:tc>
        <w:tc>
          <w:tcPr>
            <w:tcW w:w="1890" w:type="dxa"/>
            <w:tcBorders>
              <w:left w:val="nil"/>
              <w:bottom w:val="single" w:sz="4" w:space="0" w:color="auto"/>
              <w:right w:val="nil"/>
            </w:tcBorders>
          </w:tcPr>
          <w:p w14:paraId="58E662D1" w14:textId="7911302B"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0.0</w:t>
            </w:r>
          </w:p>
        </w:tc>
        <w:tc>
          <w:tcPr>
            <w:tcW w:w="1710" w:type="dxa"/>
            <w:tcBorders>
              <w:left w:val="nil"/>
            </w:tcBorders>
          </w:tcPr>
          <w:p w14:paraId="45D311FB" w14:textId="4476A86A"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vertAlign w:val="superscript"/>
                <w:lang w:val="en-GB"/>
              </w:rPr>
            </w:pPr>
            <w:r w:rsidRPr="00DA0D8F">
              <w:rPr>
                <w:rFonts w:cs="Times New Roman"/>
                <w:color w:val="0D0D0D"/>
                <w:szCs w:val="20"/>
                <w:shd w:val="clear" w:color="auto" w:fill="FFFFFF"/>
                <w:lang w:val="en-GB"/>
              </w:rPr>
              <w:t>-</w:t>
            </w:r>
          </w:p>
        </w:tc>
        <w:tc>
          <w:tcPr>
            <w:tcW w:w="1538" w:type="dxa"/>
          </w:tcPr>
          <w:p w14:paraId="2EA2DA1A" w14:textId="4548146F" w:rsidR="00E5498B" w:rsidRPr="00DA0D8F" w:rsidRDefault="00E5498B" w:rsidP="003B38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cs="Times New Roman"/>
                <w:color w:val="0D0D0D"/>
                <w:szCs w:val="20"/>
                <w:shd w:val="clear" w:color="auto" w:fill="FFFFFF"/>
                <w:lang w:val="en-GB"/>
              </w:rPr>
            </w:pPr>
            <w:r w:rsidRPr="00DA0D8F">
              <w:rPr>
                <w:rFonts w:cs="Times New Roman"/>
                <w:color w:val="0D0D0D"/>
                <w:szCs w:val="20"/>
                <w:shd w:val="clear" w:color="auto" w:fill="FFFFFF"/>
                <w:lang w:val="en-GB"/>
              </w:rPr>
              <w:t>30.1</w:t>
            </w:r>
          </w:p>
        </w:tc>
      </w:tr>
    </w:tbl>
    <w:p w14:paraId="53E52C55" w14:textId="77777777" w:rsidR="009108F7" w:rsidRDefault="009108F7" w:rsidP="003B3837">
      <w:pPr>
        <w:pStyle w:val="NormalWeb"/>
        <w:spacing w:line="276" w:lineRule="auto"/>
        <w:jc w:val="center"/>
        <w:rPr>
          <w:sz w:val="20"/>
          <w:szCs w:val="20"/>
          <w:lang w:val="en-GB"/>
        </w:rPr>
        <w:sectPr w:rsidR="009108F7" w:rsidSect="00263500">
          <w:pgSz w:w="16838" w:h="11906" w:orient="landscape"/>
          <w:pgMar w:top="1440" w:right="1440" w:bottom="1440" w:left="1440" w:header="708" w:footer="708" w:gutter="0"/>
          <w:cols w:space="708"/>
          <w:docGrid w:linePitch="360"/>
        </w:sectPr>
      </w:pPr>
    </w:p>
    <w:p w14:paraId="6AF4E1BB" w14:textId="77777777" w:rsidR="009108F7" w:rsidRPr="0083253A" w:rsidRDefault="009108F7" w:rsidP="009108F7">
      <w:pPr>
        <w:pStyle w:val="NormalWeb"/>
        <w:spacing w:line="276" w:lineRule="auto"/>
        <w:jc w:val="both"/>
        <w:rPr>
          <w:b/>
          <w:bCs/>
          <w:sz w:val="20"/>
          <w:szCs w:val="20"/>
          <w:lang w:val="en-GB"/>
        </w:rPr>
      </w:pPr>
      <w:r w:rsidRPr="0083253A">
        <w:rPr>
          <w:b/>
          <w:bCs/>
          <w:sz w:val="20"/>
          <w:szCs w:val="20"/>
          <w:lang w:val="en-GB"/>
        </w:rPr>
        <w:lastRenderedPageBreak/>
        <w:t>2.4. Calibration process</w:t>
      </w:r>
    </w:p>
    <w:p w14:paraId="024B9DD0" w14:textId="65569659" w:rsidR="009108F7" w:rsidRPr="009108F7" w:rsidRDefault="009108F7" w:rsidP="009108F7">
      <w:pPr>
        <w:spacing w:before="100" w:beforeAutospacing="1" w:after="100" w:afterAutospacing="1" w:line="276" w:lineRule="auto"/>
        <w:jc w:val="both"/>
        <w:rPr>
          <w:rFonts w:ascii="Times New Roman" w:hAnsi="Times New Roman" w:cs="Times New Roman"/>
          <w:sz w:val="20"/>
          <w:szCs w:val="20"/>
          <w:lang w:val="en-GB"/>
        </w:rPr>
      </w:pPr>
      <w:r w:rsidRPr="004273A8">
        <w:rPr>
          <w:rFonts w:ascii="Times New Roman" w:hAnsi="Times New Roman" w:cs="Times New Roman"/>
          <w:sz w:val="20"/>
          <w:szCs w:val="20"/>
          <w:lang w:val="en-GB"/>
        </w:rPr>
        <w:t xml:space="preserve">The </w:t>
      </w:r>
      <w:r>
        <w:rPr>
          <w:rFonts w:ascii="Times New Roman" w:hAnsi="Times New Roman" w:cs="Times New Roman"/>
          <w:sz w:val="20"/>
          <w:szCs w:val="20"/>
          <w:lang w:val="en-GB"/>
        </w:rPr>
        <w:t>strain-specific gonorrhoea</w:t>
      </w:r>
      <w:r w:rsidRPr="004273A8">
        <w:rPr>
          <w:rFonts w:ascii="Times New Roman" w:hAnsi="Times New Roman" w:cs="Times New Roman"/>
          <w:sz w:val="20"/>
          <w:szCs w:val="20"/>
          <w:lang w:val="en-GB"/>
        </w:rPr>
        <w:t xml:space="preserve"> transmission model (Fig. 1) was calibrated using annual</w:t>
      </w:r>
      <w:r w:rsidR="00047B50" w:rsidRPr="00DA0D8F">
        <w:rPr>
          <w:rFonts w:ascii="Times New Roman" w:hAnsi="Times New Roman" w:cs="Times New Roman"/>
          <w:color w:val="0D0D0D"/>
          <w:sz w:val="20"/>
          <w:szCs w:val="20"/>
          <w:shd w:val="clear" w:color="auto" w:fill="FFFFFF"/>
          <w:lang w:val="en-GB"/>
        </w:rPr>
        <w:t xml:space="preserve"> gonorrhoea diagnoses, tests, symptomatic diagnoses, asymptomatic diagnoses, percentage ceftriaxone-resistant, and percentage tetracycline-resistant </w:t>
      </w:r>
      <w:r w:rsidR="00047B50">
        <w:rPr>
          <w:rFonts w:ascii="Times New Roman" w:hAnsi="Times New Roman" w:cs="Times New Roman"/>
          <w:color w:val="0D0D0D"/>
          <w:sz w:val="20"/>
          <w:szCs w:val="20"/>
          <w:shd w:val="clear" w:color="auto" w:fill="FFFFFF"/>
          <w:lang w:val="en-GB"/>
        </w:rPr>
        <w:t xml:space="preserve">data </w:t>
      </w:r>
      <w:r w:rsidR="00047B50" w:rsidRPr="00DA0D8F">
        <w:rPr>
          <w:rFonts w:ascii="Times New Roman" w:hAnsi="Times New Roman" w:cs="Times New Roman"/>
          <w:color w:val="0D0D0D"/>
          <w:sz w:val="20"/>
          <w:szCs w:val="20"/>
          <w:shd w:val="clear" w:color="auto" w:fill="FFFFFF"/>
          <w:lang w:val="en-GB"/>
        </w:rPr>
        <w:t xml:space="preserve">among MSM </w:t>
      </w:r>
      <w:r w:rsidRPr="004273A8">
        <w:rPr>
          <w:rFonts w:ascii="Times New Roman" w:hAnsi="Times New Roman" w:cs="Times New Roman"/>
          <w:sz w:val="20"/>
          <w:szCs w:val="20"/>
          <w:lang w:val="en-GB"/>
        </w:rPr>
        <w:t xml:space="preserve">(Table 1) </w:t>
      </w:r>
      <w:r w:rsidR="00047B50">
        <w:rPr>
          <w:rFonts w:ascii="Times New Roman" w:hAnsi="Times New Roman" w:cs="Times New Roman"/>
          <w:sz w:val="20"/>
          <w:szCs w:val="20"/>
          <w:lang w:val="en-GB"/>
        </w:rPr>
        <w:t xml:space="preserve">and sexual behaviour data (Table 2) from England </w:t>
      </w:r>
      <w:r w:rsidRPr="004273A8">
        <w:rPr>
          <w:rFonts w:ascii="Times New Roman" w:hAnsi="Times New Roman" w:cs="Times New Roman"/>
          <w:sz w:val="20"/>
          <w:szCs w:val="20"/>
          <w:lang w:val="en-GB"/>
        </w:rPr>
        <w:t xml:space="preserve">within a Bayesian framework. </w:t>
      </w:r>
    </w:p>
    <w:p w14:paraId="4D5FC5C6" w14:textId="77777777" w:rsidR="009108F7" w:rsidRPr="00CA7CE7" w:rsidRDefault="009108F7" w:rsidP="009108F7">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CA7CE7">
        <w:rPr>
          <w:rFonts w:ascii="Times New Roman" w:eastAsia="Times New Roman" w:hAnsi="Times New Roman" w:cs="Times New Roman"/>
          <w:b/>
          <w:bCs/>
          <w:color w:val="000000" w:themeColor="text1"/>
          <w:kern w:val="0"/>
          <w:sz w:val="20"/>
          <w:szCs w:val="20"/>
          <w:lang w:val="en-GB"/>
          <w14:ligatures w14:val="none"/>
        </w:rPr>
        <w:t xml:space="preserve">Table 2: </w:t>
      </w:r>
      <w:r w:rsidRPr="00CA7CE7">
        <w:rPr>
          <w:rFonts w:ascii="Times New Roman" w:hAnsi="Times New Roman"/>
          <w:b/>
          <w:bCs/>
          <w:sz w:val="20"/>
          <w:szCs w:val="20"/>
          <w:lang w:val="en-GB"/>
        </w:rPr>
        <w:t xml:space="preserve">Fixed model parameters (England): notation, definitions, source of estimates. </w:t>
      </w:r>
    </w:p>
    <w:tbl>
      <w:tblPr>
        <w:tblStyle w:val="TableGrid"/>
        <w:tblW w:w="0" w:type="auto"/>
        <w:tblLook w:val="04A0" w:firstRow="1" w:lastRow="0" w:firstColumn="1" w:lastColumn="0" w:noHBand="0" w:noVBand="1"/>
      </w:tblPr>
      <w:tblGrid>
        <w:gridCol w:w="1202"/>
        <w:gridCol w:w="4108"/>
        <w:gridCol w:w="1800"/>
        <w:gridCol w:w="1916"/>
      </w:tblGrid>
      <w:tr w:rsidR="009108F7" w:rsidRPr="00DA0D8F" w14:paraId="14A2DB76" w14:textId="77777777" w:rsidTr="00774E89">
        <w:tc>
          <w:tcPr>
            <w:tcW w:w="1202" w:type="dxa"/>
            <w:tcBorders>
              <w:top w:val="single" w:sz="4" w:space="0" w:color="auto"/>
              <w:bottom w:val="single" w:sz="4" w:space="0" w:color="auto"/>
            </w:tcBorders>
          </w:tcPr>
          <w:p w14:paraId="6E3314BE"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108" w:type="dxa"/>
            <w:tcBorders>
              <w:top w:val="single" w:sz="4" w:space="0" w:color="auto"/>
              <w:bottom w:val="single" w:sz="4" w:space="0" w:color="auto"/>
            </w:tcBorders>
          </w:tcPr>
          <w:p w14:paraId="38AFB8BB" w14:textId="77777777" w:rsidR="009108F7" w:rsidRPr="00DA0D8F" w:rsidRDefault="009108F7" w:rsidP="00774E89">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Definition</w:t>
            </w:r>
          </w:p>
        </w:tc>
        <w:tc>
          <w:tcPr>
            <w:tcW w:w="1800" w:type="dxa"/>
            <w:tcBorders>
              <w:top w:val="single" w:sz="4" w:space="0" w:color="auto"/>
              <w:bottom w:val="single" w:sz="4" w:space="0" w:color="auto"/>
            </w:tcBorders>
          </w:tcPr>
          <w:p w14:paraId="484EB394"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Value</w:t>
            </w:r>
          </w:p>
        </w:tc>
        <w:tc>
          <w:tcPr>
            <w:tcW w:w="1916" w:type="dxa"/>
            <w:tcBorders>
              <w:top w:val="single" w:sz="4" w:space="0" w:color="auto"/>
              <w:bottom w:val="single" w:sz="4" w:space="0" w:color="auto"/>
            </w:tcBorders>
          </w:tcPr>
          <w:p w14:paraId="0E4BFFD9"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Source</w:t>
            </w:r>
          </w:p>
        </w:tc>
      </w:tr>
      <w:tr w:rsidR="009108F7" w:rsidRPr="00DA0D8F" w14:paraId="40AD8708" w14:textId="77777777" w:rsidTr="00774E89">
        <w:tc>
          <w:tcPr>
            <w:tcW w:w="1202" w:type="dxa"/>
            <w:tcBorders>
              <w:top w:val="single" w:sz="4" w:space="0" w:color="auto"/>
            </w:tcBorders>
          </w:tcPr>
          <w:p w14:paraId="46C9F71D" w14:textId="77777777" w:rsidR="009108F7" w:rsidRPr="00DA0D8F" w:rsidRDefault="009108F7" w:rsidP="00774E89">
            <w:pPr>
              <w:spacing w:before="100" w:beforeAutospacing="1" w:after="100" w:afterAutospacing="1" w:line="276" w:lineRule="auto"/>
              <w:rPr>
                <w:rFonts w:eastAsia="Times New Roman"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N</m:t>
                </m:r>
                <m:d>
                  <m:dPr>
                    <m:ctrlPr>
                      <w:rPr>
                        <w:rFonts w:ascii="Cambria Math" w:eastAsia="Times New Roman" w:hAnsi="Cambria Math" w:cs="Times New Roman"/>
                        <w:i/>
                        <w:color w:val="000000" w:themeColor="text1"/>
                        <w:kern w:val="0"/>
                        <w:szCs w:val="20"/>
                        <w:lang w:val="en-GB"/>
                        <w14:ligatures w14:val="none"/>
                      </w:rPr>
                    </m:ctrlPr>
                  </m:dPr>
                  <m:e>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108" w:type="dxa"/>
            <w:tcBorders>
              <w:top w:val="single" w:sz="4" w:space="0" w:color="auto"/>
            </w:tcBorders>
          </w:tcPr>
          <w:p w14:paraId="4D19E4AF"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Initial population size of England MSM</w:t>
            </w:r>
          </w:p>
        </w:tc>
        <w:tc>
          <w:tcPr>
            <w:tcW w:w="1800" w:type="dxa"/>
            <w:tcBorders>
              <w:top w:val="single" w:sz="4" w:space="0" w:color="auto"/>
            </w:tcBorders>
          </w:tcPr>
          <w:p w14:paraId="7566DC8C"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600,000</w:t>
            </w:r>
          </w:p>
        </w:tc>
        <w:tc>
          <w:tcPr>
            <w:tcW w:w="1916" w:type="dxa"/>
            <w:tcBorders>
              <w:top w:val="single" w:sz="4" w:space="0" w:color="auto"/>
            </w:tcBorders>
          </w:tcPr>
          <w:p w14:paraId="0627D1F0" w14:textId="39978742"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MKMGDMCL","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30503029" w14:textId="77777777" w:rsidTr="00774E89">
        <w:tc>
          <w:tcPr>
            <w:tcW w:w="1202" w:type="dxa"/>
          </w:tcPr>
          <w:p w14:paraId="5C220323" w14:textId="77777777" w:rsidR="009108F7" w:rsidRPr="00DA0D8F" w:rsidRDefault="009108F7"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α</m:t>
                </m:r>
              </m:oMath>
            </m:oMathPara>
          </w:p>
        </w:tc>
        <w:tc>
          <w:tcPr>
            <w:tcW w:w="4108" w:type="dxa"/>
          </w:tcPr>
          <w:p w14:paraId="1FDF4FA0"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Annual population entrance (at age 15)</w:t>
            </w:r>
          </w:p>
        </w:tc>
        <w:tc>
          <w:tcPr>
            <w:tcW w:w="1800" w:type="dxa"/>
          </w:tcPr>
          <w:p w14:paraId="54FE74E8"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12,000</w:t>
            </w:r>
          </w:p>
        </w:tc>
        <w:tc>
          <w:tcPr>
            <w:tcW w:w="1916" w:type="dxa"/>
          </w:tcPr>
          <w:p w14:paraId="40D7C292" w14:textId="1E005B62"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w57P0FhY","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3F35AE33" w14:textId="77777777" w:rsidTr="00774E89">
        <w:tc>
          <w:tcPr>
            <w:tcW w:w="1202" w:type="dxa"/>
          </w:tcPr>
          <w:p w14:paraId="0F545590" w14:textId="77777777" w:rsidR="009108F7" w:rsidRPr="00DA0D8F" w:rsidRDefault="009108F7"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γ</m:t>
                </m:r>
              </m:oMath>
            </m:oMathPara>
          </w:p>
        </w:tc>
        <w:tc>
          <w:tcPr>
            <w:tcW w:w="4108" w:type="dxa"/>
          </w:tcPr>
          <w:p w14:paraId="31631F6C"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Years spent in the sexually-active population</w:t>
            </w:r>
          </w:p>
        </w:tc>
        <w:tc>
          <w:tcPr>
            <w:tcW w:w="1800" w:type="dxa"/>
          </w:tcPr>
          <w:p w14:paraId="42B94F38"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50</w:t>
            </w:r>
          </w:p>
        </w:tc>
        <w:tc>
          <w:tcPr>
            <w:tcW w:w="1916" w:type="dxa"/>
          </w:tcPr>
          <w:p w14:paraId="5A210124" w14:textId="77777777" w:rsidR="009108F7" w:rsidRPr="00DA0D8F" w:rsidRDefault="009108F7" w:rsidP="00774E89">
            <w:pPr>
              <w:spacing w:before="100" w:beforeAutospacing="1" w:after="100" w:afterAutospacing="1" w:line="276" w:lineRule="auto"/>
              <w:rPr>
                <w:szCs w:val="20"/>
                <w:lang w:val="en-GB"/>
              </w:rPr>
            </w:pPr>
            <w:r w:rsidRPr="00DA0D8F">
              <w:rPr>
                <w:szCs w:val="20"/>
                <w:lang w:val="en-GB"/>
              </w:rPr>
              <w:t>Ages 15-65</w:t>
            </w:r>
          </w:p>
        </w:tc>
      </w:tr>
      <w:tr w:rsidR="009108F7" w:rsidRPr="00DA0D8F" w14:paraId="66AFA6BC" w14:textId="77777777" w:rsidTr="00774E89">
        <w:tc>
          <w:tcPr>
            <w:tcW w:w="1202" w:type="dxa"/>
          </w:tcPr>
          <w:p w14:paraId="0968B87E"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117A64B6"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1F7650AB"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0.85</w:t>
            </w:r>
          </w:p>
        </w:tc>
        <w:tc>
          <w:tcPr>
            <w:tcW w:w="1916" w:type="dxa"/>
          </w:tcPr>
          <w:p w14:paraId="19016C97" w14:textId="14C71739"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ImYdrbxT","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1A1924B9" w14:textId="77777777" w:rsidTr="00774E89">
        <w:tc>
          <w:tcPr>
            <w:tcW w:w="1202" w:type="dxa"/>
          </w:tcPr>
          <w:p w14:paraId="7B9C57E1"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q</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37E44DEC"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Proportion of the population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4C8E21E3"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0.15</w:t>
            </w:r>
          </w:p>
        </w:tc>
        <w:tc>
          <w:tcPr>
            <w:tcW w:w="1916" w:type="dxa"/>
          </w:tcPr>
          <w:p w14:paraId="03B6E26D" w14:textId="77777777" w:rsidR="009108F7" w:rsidRPr="00DA0D8F" w:rsidRDefault="009108F7" w:rsidP="00774E89">
            <w:pPr>
              <w:spacing w:before="100" w:beforeAutospacing="1" w:after="100" w:afterAutospacing="1" w:line="276" w:lineRule="auto"/>
              <w:rPr>
                <w:szCs w:val="20"/>
                <w:lang w:val="en-GB"/>
              </w:rPr>
            </w:pPr>
            <m:oMathPara>
              <m:oMath>
                <m:r>
                  <w:rPr>
                    <w:rFonts w:ascii="Cambria Math" w:hAnsi="Cambria Math"/>
                    <w:szCs w:val="20"/>
                    <w:lang w:val="en-GB"/>
                  </w:rPr>
                  <m:t>1-</m:t>
                </m:r>
                <m:sSub>
                  <m:sSubPr>
                    <m:ctrlPr>
                      <w:rPr>
                        <w:rFonts w:ascii="Cambria Math" w:hAnsi="Cambria Math"/>
                        <w:i/>
                        <w:szCs w:val="20"/>
                        <w:lang w:val="en-GB"/>
                      </w:rPr>
                    </m:ctrlPr>
                  </m:sSubPr>
                  <m:e>
                    <m:r>
                      <w:rPr>
                        <w:rFonts w:ascii="Cambria Math" w:hAnsi="Cambria Math"/>
                        <w:szCs w:val="20"/>
                        <w:lang w:val="en-GB"/>
                      </w:rPr>
                      <m:t>q</m:t>
                    </m:r>
                  </m:e>
                  <m:sub>
                    <m:r>
                      <w:rPr>
                        <w:rFonts w:ascii="Cambria Math" w:hAnsi="Cambria Math"/>
                        <w:szCs w:val="20"/>
                        <w:lang w:val="en-GB"/>
                      </w:rPr>
                      <m:t>L</m:t>
                    </m:r>
                  </m:sub>
                </m:sSub>
              </m:oMath>
            </m:oMathPara>
          </w:p>
        </w:tc>
      </w:tr>
      <w:tr w:rsidR="009108F7" w:rsidRPr="00DA0D8F" w14:paraId="5F172189" w14:textId="77777777" w:rsidTr="00774E89">
        <w:tc>
          <w:tcPr>
            <w:tcW w:w="1202" w:type="dxa"/>
          </w:tcPr>
          <w:p w14:paraId="51A29EBA"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L</m:t>
                    </m:r>
                  </m:sub>
                </m:sSub>
              </m:oMath>
            </m:oMathPara>
          </w:p>
        </w:tc>
        <w:tc>
          <w:tcPr>
            <w:tcW w:w="4108" w:type="dxa"/>
          </w:tcPr>
          <w:p w14:paraId="66B03762"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L</m:t>
              </m:r>
            </m:oMath>
          </w:p>
        </w:tc>
        <w:tc>
          <w:tcPr>
            <w:tcW w:w="1800" w:type="dxa"/>
          </w:tcPr>
          <w:p w14:paraId="1149A76F"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0.6</w:t>
            </w:r>
          </w:p>
        </w:tc>
        <w:tc>
          <w:tcPr>
            <w:tcW w:w="1916" w:type="dxa"/>
          </w:tcPr>
          <w:p w14:paraId="51A91854" w14:textId="0AB551B3"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wN04tvFd","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r w:rsidR="009108F7" w:rsidRPr="00DA0D8F" w14:paraId="33EF5CC4" w14:textId="77777777" w:rsidTr="00774E89">
        <w:tc>
          <w:tcPr>
            <w:tcW w:w="1202" w:type="dxa"/>
          </w:tcPr>
          <w:p w14:paraId="156E6881" w14:textId="77777777" w:rsidR="009108F7" w:rsidRPr="00DA0D8F" w:rsidRDefault="00000000" w:rsidP="00774E89">
            <w:pPr>
              <w:spacing w:before="100" w:beforeAutospacing="1" w:after="100" w:afterAutospacing="1" w:line="276" w:lineRule="auto"/>
              <w:rPr>
                <w:rFonts w:ascii="Aptos" w:eastAsia="Times New Roman" w:hAnsi="Aptos" w:cs="Times New Roman"/>
                <w:i/>
                <w:color w:val="000000" w:themeColor="text1"/>
                <w:kern w:val="0"/>
                <w:szCs w:val="20"/>
                <w:lang w:val="en-GB"/>
                <w14:ligatures w14:val="none"/>
              </w:rPr>
            </w:pPr>
            <m:oMathPara>
              <m:oMath>
                <m:sSub>
                  <m:sSubPr>
                    <m:ctrlPr>
                      <w:rPr>
                        <w:rFonts w:ascii="Cambria Math" w:eastAsia="Times New Roman" w:hAnsi="Cambria Math" w:cs="Times New Roman"/>
                        <w:i/>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c</m:t>
                    </m:r>
                  </m:e>
                  <m:sub>
                    <m:r>
                      <w:rPr>
                        <w:rFonts w:ascii="Cambria Math" w:eastAsia="Times New Roman" w:hAnsi="Cambria Math" w:cs="Times New Roman"/>
                        <w:color w:val="000000" w:themeColor="text1"/>
                        <w:kern w:val="0"/>
                        <w:szCs w:val="20"/>
                        <w:lang w:val="en-GB"/>
                        <w14:ligatures w14:val="none"/>
                      </w:rPr>
                      <m:t>H</m:t>
                    </m:r>
                  </m:sub>
                </m:sSub>
              </m:oMath>
            </m:oMathPara>
          </w:p>
        </w:tc>
        <w:tc>
          <w:tcPr>
            <w:tcW w:w="4108" w:type="dxa"/>
          </w:tcPr>
          <w:p w14:paraId="47ABC746" w14:textId="77777777" w:rsidR="009108F7" w:rsidRPr="00DA0D8F" w:rsidRDefault="009108F7"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Annual rate of partner change in group </w:t>
            </w:r>
            <m:oMath>
              <m:r>
                <w:rPr>
                  <w:rFonts w:ascii="Cambria Math" w:eastAsia="Times New Roman" w:hAnsi="Cambria Math" w:cs="Times New Roman"/>
                  <w:color w:val="000000" w:themeColor="text1"/>
                  <w:kern w:val="0"/>
                  <w:szCs w:val="20"/>
                  <w:lang w:val="en-GB"/>
                  <w14:ligatures w14:val="none"/>
                </w:rPr>
                <m:t>H</m:t>
              </m:r>
            </m:oMath>
          </w:p>
        </w:tc>
        <w:tc>
          <w:tcPr>
            <w:tcW w:w="1800" w:type="dxa"/>
          </w:tcPr>
          <w:p w14:paraId="24089AEE" w14:textId="77777777" w:rsidR="009108F7" w:rsidRPr="00DA0D8F" w:rsidRDefault="009108F7"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15.6</w:t>
            </w:r>
          </w:p>
        </w:tc>
        <w:tc>
          <w:tcPr>
            <w:tcW w:w="1916" w:type="dxa"/>
          </w:tcPr>
          <w:p w14:paraId="792C4F69" w14:textId="60448E8F" w:rsidR="009108F7" w:rsidRPr="00DA0D8F" w:rsidRDefault="009108F7"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iZMaP5Y4","properties":{"formattedCitation":"[13]","plainCitation":"[13]","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Pr="00DA0D8F">
              <w:rPr>
                <w:szCs w:val="20"/>
                <w:lang w:val="en-GB"/>
              </w:rPr>
              <w:fldChar w:fldCharType="separate"/>
            </w:r>
            <w:r w:rsidR="00B90A2B">
              <w:rPr>
                <w:szCs w:val="20"/>
                <w:lang w:val="en-GB"/>
              </w:rPr>
              <w:t>[13]</w:t>
            </w:r>
            <w:r w:rsidRPr="00DA0D8F">
              <w:rPr>
                <w:szCs w:val="20"/>
                <w:lang w:val="en-GB"/>
              </w:rPr>
              <w:fldChar w:fldCharType="end"/>
            </w:r>
          </w:p>
        </w:tc>
      </w:tr>
    </w:tbl>
    <w:p w14:paraId="41C979F6" w14:textId="28EF6BFF" w:rsidR="0083253A" w:rsidRDefault="0083253A" w:rsidP="0083253A">
      <w:pPr>
        <w:pStyle w:val="NormalWeb"/>
        <w:spacing w:line="276" w:lineRule="auto"/>
        <w:jc w:val="both"/>
        <w:rPr>
          <w:sz w:val="20"/>
          <w:szCs w:val="20"/>
          <w:lang w:val="en-GB"/>
        </w:rPr>
      </w:pPr>
      <w:r>
        <w:rPr>
          <w:sz w:val="20"/>
          <w:szCs w:val="20"/>
          <w:lang w:val="en-GB"/>
        </w:rPr>
        <w:t>For epidemiological data (Table 1), d</w:t>
      </w:r>
      <w:r w:rsidRPr="00DA0D8F">
        <w:rPr>
          <w:sz w:val="20"/>
          <w:szCs w:val="20"/>
          <w:lang w:val="en-GB"/>
        </w:rPr>
        <w:t xml:space="preserve">ata from 2020 and 2021 were excluded from both model calibration and simulation due to substantial disruptions associated with the COVID-19 pandemic. During this period, sexual behaviour, healthcare access, testing practices, clinic attendance, and reporting systems were markedly altered by lockdown measures, service reallocation, and changes in care-seeking behaviour. These disruptions resulted in surveillance data that do not reflect the underlying natural transmission dynamics assumed in our model framework. Because the transmission model does not explicitly incorporate COVID-19-related behavioural restrictions or service interruptions, including these years in either the likelihood (calibration) or prediction phase would </w:t>
      </w:r>
      <w:r w:rsidR="007F74A2">
        <w:rPr>
          <w:sz w:val="20"/>
          <w:szCs w:val="20"/>
          <w:lang w:val="en-GB"/>
        </w:rPr>
        <w:t>potentially influence model calibration</w:t>
      </w:r>
      <w:r w:rsidRPr="00DA0D8F">
        <w:rPr>
          <w:sz w:val="20"/>
          <w:szCs w:val="20"/>
          <w:lang w:val="en-GB"/>
        </w:rPr>
        <w:t>. This could bias parameter estimates, distort inferred transmission trends, and reduce predictive validity for post-pandemic scenarios. Excluding 2020-2021 therefore ensures internal consistency between model structure and observed data, yielding parameter estimates that better represent stable transmission conditions and providing more reliable projections for future, non-pandemic epidemiological settings.</w:t>
      </w:r>
      <w:r>
        <w:rPr>
          <w:sz w:val="20"/>
          <w:szCs w:val="20"/>
          <w:lang w:val="en-GB"/>
        </w:rPr>
        <w:t xml:space="preserve"> </w:t>
      </w:r>
    </w:p>
    <w:p w14:paraId="745F4C22" w14:textId="0DF6F078" w:rsidR="00554029" w:rsidRDefault="00554029" w:rsidP="00554029">
      <w:pPr>
        <w:spacing w:before="100" w:beforeAutospacing="1" w:after="100" w:afterAutospacing="1" w:line="276" w:lineRule="auto"/>
        <w:jc w:val="both"/>
        <w:rPr>
          <w:rFonts w:ascii="Times New Roman" w:hAnsi="Times New Roman" w:cs="Times New Roman"/>
          <w:sz w:val="20"/>
          <w:szCs w:val="20"/>
          <w:lang w:val="en-GB"/>
        </w:rPr>
      </w:pPr>
      <w:r w:rsidRPr="004273A8">
        <w:rPr>
          <w:rFonts w:ascii="Times New Roman" w:hAnsi="Times New Roman" w:cs="Times New Roman"/>
          <w:sz w:val="20"/>
          <w:szCs w:val="20"/>
          <w:lang w:val="en-GB"/>
        </w:rPr>
        <w:t xml:space="preserve">We specified priors for the model parameters to reflect existing knowledge and uncertainty about their plausible ranges, as detailed in Table </w:t>
      </w:r>
      <w:r>
        <w:rPr>
          <w:rFonts w:ascii="Times New Roman" w:hAnsi="Times New Roman" w:cs="Times New Roman"/>
          <w:sz w:val="20"/>
          <w:szCs w:val="20"/>
          <w:lang w:val="en-GB"/>
        </w:rPr>
        <w:t>3</w:t>
      </w:r>
      <w:r w:rsidRPr="004273A8">
        <w:rPr>
          <w:rFonts w:ascii="Times New Roman" w:hAnsi="Times New Roman" w:cs="Times New Roman"/>
          <w:sz w:val="20"/>
          <w:szCs w:val="20"/>
          <w:lang w:val="en-GB"/>
        </w:rPr>
        <w:t>. For parameters with high uncertainty, whose values are best informed by the data, we used wide Uniform priors. These include: the probability of transmission per partnership (</w:t>
      </w:r>
      <m:oMath>
        <m:r>
          <w:rPr>
            <w:rFonts w:ascii="Cambria Math" w:hAnsi="Cambria Math" w:cs="Times New Roman"/>
            <w:sz w:val="20"/>
            <w:szCs w:val="20"/>
            <w:lang w:val="en-GB"/>
          </w:rPr>
          <m:t>β</m:t>
        </m:r>
      </m:oMath>
      <w:r w:rsidRPr="004273A8">
        <w:rPr>
          <w:rFonts w:ascii="Times New Roman" w:hAnsi="Times New Roman" w:cs="Times New Roman"/>
          <w:sz w:val="20"/>
          <w:szCs w:val="20"/>
          <w:lang w:val="en-GB"/>
        </w:rPr>
        <w:t>); the annual increase in transmission risk behaviour (</w:t>
      </w:r>
      <m:oMath>
        <m:sSub>
          <m:sSubPr>
            <m:ctrlPr>
              <w:rPr>
                <w:rFonts w:ascii="Cambria Math" w:eastAsia="DengXian" w:hAnsi="Cambria Math" w:cs="Times New Roman"/>
                <w:i/>
                <w:sz w:val="20"/>
                <w:szCs w:val="20"/>
                <w:lang w:val="en-GB"/>
              </w:rPr>
            </m:ctrlPr>
          </m:sSubPr>
          <m:e>
            <m:r>
              <w:rPr>
                <w:rFonts w:ascii="Cambria Math" w:eastAsia="DengXian" w:hAnsi="Cambria Math" w:cs="Times New Roman"/>
                <w:sz w:val="20"/>
                <w:szCs w:val="20"/>
                <w:lang w:val="en-GB"/>
              </w:rPr>
              <m:t>ϕ</m:t>
            </m:r>
          </m:e>
          <m:sub>
            <m:r>
              <w:rPr>
                <w:rFonts w:ascii="Cambria Math" w:eastAsia="DengXian" w:hAnsi="Cambria Math" w:cs="Times New Roman"/>
                <w:sz w:val="20"/>
                <w:szCs w:val="20"/>
                <w:lang w:val="en-GB"/>
              </w:rPr>
              <m:t>β</m:t>
            </m:r>
          </m:sub>
        </m:sSub>
      </m:oMath>
      <w:r w:rsidRPr="004273A8">
        <w:rPr>
          <w:rFonts w:ascii="Times New Roman" w:hAnsi="Times New Roman" w:cs="Times New Roman"/>
          <w:sz w:val="20"/>
          <w:szCs w:val="20"/>
          <w:lang w:val="en-GB"/>
        </w:rPr>
        <w:t>); the level of assortativity in sexual mixing (</w:t>
      </w:r>
      <m:oMath>
        <m:r>
          <w:rPr>
            <w:rFonts w:ascii="Cambria Math" w:eastAsia="DengXian" w:hAnsi="Cambria Math" w:cs="Times New Roman"/>
            <w:sz w:val="20"/>
            <w:szCs w:val="20"/>
            <w:lang w:val="en-GB"/>
          </w:rPr>
          <m:t>ϵ</m:t>
        </m:r>
      </m:oMath>
      <w:r w:rsidRPr="004273A8">
        <w:rPr>
          <w:rFonts w:ascii="Times New Roman" w:hAnsi="Times New Roman" w:cs="Times New Roman"/>
          <w:sz w:val="20"/>
          <w:szCs w:val="20"/>
          <w:lang w:val="en-GB"/>
        </w:rPr>
        <w:t xml:space="preserve">); the initial rate of asymptomatic screening in group </w:t>
      </w:r>
      <w:r w:rsidRPr="004273A8">
        <w:rPr>
          <w:rFonts w:ascii="Times New Roman" w:hAnsi="Times New Roman" w:cs="Times New Roman"/>
          <w:i/>
          <w:iCs/>
          <w:sz w:val="20"/>
          <w:szCs w:val="20"/>
          <w:lang w:val="en-GB"/>
        </w:rPr>
        <w:t xml:space="preserve">H </w:t>
      </w:r>
      <w:r w:rsidRPr="004273A8">
        <w:rPr>
          <w:rFonts w:ascii="Times New Roman" w:hAnsi="Times New Roman" w:cs="Times New Roman"/>
          <w:sz w:val="20"/>
          <w:szCs w:val="20"/>
          <w:lang w:val="en-GB"/>
        </w:rPr>
        <w:t>(</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η</m:t>
            </m:r>
          </m:e>
          <m:sub>
            <m:r>
              <w:rPr>
                <w:rFonts w:ascii="Cambria Math" w:hAnsi="Cambria Math" w:cs="Times New Roman"/>
                <w:sz w:val="20"/>
                <w:szCs w:val="20"/>
                <w:lang w:val="en-GB"/>
              </w:rPr>
              <m:t>H</m:t>
            </m:r>
          </m:sub>
        </m:sSub>
        <m:d>
          <m:dPr>
            <m:ctrlPr>
              <w:rPr>
                <w:rFonts w:ascii="Cambria Math" w:hAnsi="Cambria Math" w:cs="Times New Roman"/>
                <w:i/>
                <w:sz w:val="20"/>
                <w:szCs w:val="20"/>
                <w:lang w:val="en-GB"/>
              </w:rPr>
            </m:ctrlPr>
          </m:dPr>
          <m:e>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e>
        </m:d>
      </m:oMath>
      <w:r w:rsidRPr="004273A8">
        <w:rPr>
          <w:rFonts w:ascii="Times New Roman" w:hAnsi="Times New Roman" w:cs="Times New Roman"/>
          <w:sz w:val="20"/>
          <w:szCs w:val="20"/>
          <w:lang w:val="en-GB"/>
        </w:rPr>
        <w:t xml:space="preserve">); the annual increase in asymptomatic screening rate </w:t>
      </w:r>
      <w:r w:rsidRPr="004273A8">
        <w:rPr>
          <w:rFonts w:ascii="Times New Roman" w:hAnsi="Times New Roman" w:cs="Times New Roman"/>
          <w:iCs/>
          <w:sz w:val="20"/>
          <w:szCs w:val="20"/>
          <w:lang w:val="en-GB"/>
        </w:rPr>
        <w:t>(</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ϕ</m:t>
            </m:r>
          </m:e>
          <m:sub>
            <m:r>
              <w:rPr>
                <w:rFonts w:ascii="Cambria Math" w:hAnsi="Cambria Math" w:cs="Times New Roman"/>
                <w:sz w:val="20"/>
                <w:szCs w:val="20"/>
                <w:lang w:val="en-GB"/>
              </w:rPr>
              <m:t>η</m:t>
            </m:r>
          </m:sub>
        </m:sSub>
      </m:oMath>
      <w:r w:rsidRPr="004273A8">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the </w:t>
      </w:r>
      <w:r w:rsidRPr="00D343B5">
        <w:rPr>
          <w:rFonts w:ascii="Times New Roman" w:eastAsia="Times New Roman" w:hAnsi="Times New Roman" w:cs="Times New Roman"/>
          <w:color w:val="000000" w:themeColor="text1"/>
          <w:kern w:val="0"/>
          <w:sz w:val="20"/>
          <w:szCs w:val="20"/>
          <w:lang w:val="en-GB"/>
          <w14:ligatures w14:val="none"/>
        </w:rPr>
        <w:t>probability that incident infection is symptomatic</w:t>
      </w:r>
      <w:r w:rsidRPr="004273A8">
        <w:rPr>
          <w:rFonts w:ascii="Times New Roman" w:hAnsi="Times New Roman" w:cs="Times New Roman"/>
          <w:sz w:val="20"/>
          <w:szCs w:val="20"/>
          <w:lang w:val="en-GB"/>
        </w:rPr>
        <w:t xml:space="preserve"> </w:t>
      </w:r>
      <w:r>
        <w:rPr>
          <w:rFonts w:ascii="Times New Roman" w:hAnsi="Times New Roman" w:cs="Times New Roman"/>
          <w:sz w:val="20"/>
          <w:szCs w:val="20"/>
          <w:lang w:val="en-GB"/>
        </w:rPr>
        <w:t>(</w:t>
      </w:r>
      <m:oMath>
        <m:r>
          <w:rPr>
            <w:rFonts w:ascii="Cambria Math" w:hAnsi="Cambria Math" w:cs="Times New Roman"/>
            <w:sz w:val="20"/>
            <w:szCs w:val="20"/>
          </w:rPr>
          <m:t>ψ</m:t>
        </m:r>
      </m:oMath>
      <w:r>
        <w:rPr>
          <w:rFonts w:ascii="Times New Roman" w:hAnsi="Times New Roman" w:cs="Times New Roman"/>
          <w:sz w:val="20"/>
          <w:szCs w:val="20"/>
        </w:rPr>
        <w:t xml:space="preserve">); </w:t>
      </w:r>
      <w:r w:rsidRPr="004273A8">
        <w:rPr>
          <w:rFonts w:ascii="Times New Roman" w:hAnsi="Times New Roman" w:cs="Times New Roman"/>
          <w:sz w:val="20"/>
          <w:szCs w:val="20"/>
          <w:lang w:val="en-GB"/>
        </w:rPr>
        <w:t xml:space="preserve">and the </w:t>
      </w:r>
      <w:r w:rsidRPr="004273A8">
        <w:rPr>
          <w:rFonts w:ascii="Times New Roman" w:hAnsi="Times New Roman" w:cs="Times New Roman"/>
          <w:color w:val="0D0D0D"/>
          <w:sz w:val="20"/>
          <w:szCs w:val="20"/>
          <w:shd w:val="clear" w:color="auto" w:fill="FFFFFF"/>
          <w:lang w:val="en-GB"/>
        </w:rPr>
        <w:t>shape parameter of communicable disease surveillance data (</w:t>
      </w:r>
      <m:oMath>
        <m:sSub>
          <m:sSubPr>
            <m:ctrlPr>
              <w:rPr>
                <w:rFonts w:ascii="Cambria Math" w:eastAsia="DengXian" w:hAnsi="Cambria Math" w:cs="Times New Roman"/>
                <w:i/>
                <w:sz w:val="20"/>
                <w:szCs w:val="20"/>
                <w:lang w:val="en-GB"/>
              </w:rPr>
            </m:ctrlPr>
          </m:sSubPr>
          <m:e>
            <m:r>
              <w:rPr>
                <w:rFonts w:ascii="Cambria Math" w:eastAsia="DengXian" w:hAnsi="Cambria Math" w:cs="Times New Roman"/>
                <w:sz w:val="20"/>
                <w:szCs w:val="20"/>
                <w:lang w:val="en-GB"/>
              </w:rPr>
              <m:t>κ</m:t>
            </m:r>
          </m:e>
          <m:sub>
            <m:r>
              <w:rPr>
                <w:rFonts w:ascii="Cambria Math" w:eastAsia="DengXian" w:hAnsi="Cambria Math" w:cs="Times New Roman"/>
                <w:sz w:val="20"/>
                <w:szCs w:val="20"/>
                <w:lang w:val="en-GB"/>
              </w:rPr>
              <m:t>T</m:t>
            </m:r>
          </m:sub>
        </m:sSub>
      </m:oMath>
      <w:r>
        <w:rPr>
          <w:rFonts w:ascii="Times New Roman" w:hAnsi="Times New Roman" w:cs="Times New Roman"/>
          <w:sz w:val="20"/>
          <w:szCs w:val="20"/>
          <w:lang w:val="en-GB"/>
        </w:rPr>
        <w:t xml:space="preserve"> and </w:t>
      </w:r>
      <m:oMath>
        <m:sSub>
          <m:sSubPr>
            <m:ctrlPr>
              <w:rPr>
                <w:rFonts w:ascii="Cambria Math" w:eastAsia="DengXian" w:hAnsi="Cambria Math" w:cs="Times New Roman"/>
                <w:i/>
                <w:sz w:val="20"/>
                <w:szCs w:val="20"/>
                <w:lang w:val="en-GB"/>
              </w:rPr>
            </m:ctrlPr>
          </m:sSubPr>
          <m:e>
            <m:r>
              <w:rPr>
                <w:rFonts w:ascii="Cambria Math" w:eastAsia="DengXian" w:hAnsi="Cambria Math" w:cs="Times New Roman"/>
                <w:sz w:val="20"/>
                <w:szCs w:val="20"/>
                <w:lang w:val="en-GB"/>
              </w:rPr>
              <m:t>κ</m:t>
            </m:r>
          </m:e>
          <m:sub>
            <m:r>
              <w:rPr>
                <w:rFonts w:ascii="Cambria Math" w:eastAsia="DengXian" w:hAnsi="Cambria Math" w:cs="Times New Roman"/>
                <w:sz w:val="20"/>
                <w:szCs w:val="20"/>
                <w:lang w:val="en-GB"/>
              </w:rPr>
              <m:t>S</m:t>
            </m:r>
          </m:sub>
        </m:sSub>
      </m:oMath>
      <w:r w:rsidRPr="004273A8">
        <w:rPr>
          <w:rFonts w:ascii="Times New Roman" w:hAnsi="Times New Roman" w:cs="Times New Roman"/>
          <w:sz w:val="20"/>
          <w:szCs w:val="20"/>
          <w:lang w:val="en-GB"/>
        </w:rPr>
        <w:t xml:space="preserve">). The remaining parameters, related to the natural history of </w:t>
      </w:r>
      <w:r>
        <w:rPr>
          <w:rFonts w:ascii="Times New Roman" w:hAnsi="Times New Roman" w:cs="Times New Roman"/>
          <w:sz w:val="20"/>
          <w:szCs w:val="20"/>
          <w:lang w:val="en-GB"/>
        </w:rPr>
        <w:t>gonorrhoea</w:t>
      </w:r>
      <w:r w:rsidRPr="004273A8">
        <w:rPr>
          <w:rFonts w:ascii="Times New Roman" w:hAnsi="Times New Roman" w:cs="Times New Roman"/>
          <w:sz w:val="20"/>
          <w:szCs w:val="20"/>
          <w:lang w:val="en-GB"/>
        </w:rPr>
        <w:t>, were assigned LogNormal priors. For all fitted parameters, we imposed reflective boundaries to ensure that proposed values remained both mathematically valid and epidemiologically plausible.</w:t>
      </w:r>
      <w:r>
        <w:rPr>
          <w:rFonts w:ascii="Times New Roman" w:hAnsi="Times New Roman" w:cs="Times New Roman"/>
          <w:sz w:val="20"/>
          <w:szCs w:val="20"/>
          <w:lang w:val="en-GB"/>
        </w:rPr>
        <w:t xml:space="preserve"> </w:t>
      </w:r>
      <w:r w:rsidRPr="004273A8">
        <w:rPr>
          <w:rFonts w:ascii="Times New Roman" w:hAnsi="Times New Roman" w:cs="Times New Roman"/>
          <w:sz w:val="20"/>
          <w:szCs w:val="20"/>
          <w:lang w:val="en-GB"/>
        </w:rPr>
        <w:t>Specifically, we employed Hamiltonian Monte Carlo (HMC) via the RStan package (version 2.32.7) in R (version 4.5.0), running six chains of 2,000 iterations each, with the first 1,000 discarded as burn-in. The notation, definitions, prior distributions and posterior estimates of the fitted model parameters are presented in Table</w:t>
      </w:r>
      <w:r>
        <w:rPr>
          <w:rFonts w:ascii="Times New Roman" w:hAnsi="Times New Roman" w:cs="Times New Roman"/>
          <w:sz w:val="20"/>
          <w:szCs w:val="20"/>
          <w:lang w:val="en-GB"/>
        </w:rPr>
        <w:t xml:space="preserve"> 3</w:t>
      </w:r>
      <w:r w:rsidRPr="004273A8">
        <w:rPr>
          <w:rFonts w:ascii="Times New Roman" w:hAnsi="Times New Roman" w:cs="Times New Roman"/>
          <w:sz w:val="20"/>
          <w:szCs w:val="20"/>
          <w:lang w:val="en-GB"/>
        </w:rPr>
        <w:t>.</w:t>
      </w:r>
    </w:p>
    <w:p w14:paraId="2F67D3B1" w14:textId="7F26183B" w:rsidR="009108F7" w:rsidRPr="00554029" w:rsidRDefault="00554029" w:rsidP="00554029">
      <w:pPr>
        <w:spacing w:before="100" w:beforeAutospacing="1" w:after="100" w:afterAutospacing="1" w:line="276" w:lineRule="auto"/>
        <w:jc w:val="both"/>
        <w:rPr>
          <w:rFonts w:ascii="Times New Roman" w:hAnsi="Times New Roman" w:cs="Times New Roman"/>
          <w:sz w:val="20"/>
          <w:szCs w:val="20"/>
          <w:lang w:val="en-GB"/>
        </w:rPr>
      </w:pPr>
      <w:r w:rsidRPr="00554029">
        <w:rPr>
          <w:rFonts w:ascii="Times New Roman" w:hAnsi="Times New Roman" w:cs="Times New Roman"/>
          <w:sz w:val="20"/>
          <w:szCs w:val="20"/>
          <w:lang w:val="en-GB"/>
        </w:rPr>
        <w:t>Fig</w:t>
      </w:r>
      <w:r>
        <w:rPr>
          <w:rFonts w:ascii="Times New Roman" w:hAnsi="Times New Roman" w:cs="Times New Roman"/>
          <w:sz w:val="20"/>
          <w:szCs w:val="20"/>
          <w:lang w:val="en-GB"/>
        </w:rPr>
        <w:t xml:space="preserve">. </w:t>
      </w:r>
      <w:r w:rsidRPr="00554029">
        <w:rPr>
          <w:rFonts w:ascii="Times New Roman" w:hAnsi="Times New Roman" w:cs="Times New Roman"/>
          <w:sz w:val="20"/>
          <w:szCs w:val="20"/>
          <w:lang w:val="en-GB"/>
        </w:rPr>
        <w:t xml:space="preserve">2 presents the observed and simulated </w:t>
      </w:r>
      <w:r w:rsidRPr="00554029">
        <w:rPr>
          <w:rFonts w:ascii="Times New Roman" w:hAnsi="Times New Roman" w:cs="Times New Roman"/>
          <w:i/>
          <w:iCs/>
          <w:sz w:val="20"/>
          <w:szCs w:val="20"/>
          <w:lang w:val="en-GB"/>
        </w:rPr>
        <w:t>N</w:t>
      </w:r>
      <w:r>
        <w:rPr>
          <w:rFonts w:ascii="Times New Roman" w:hAnsi="Times New Roman" w:cs="Times New Roman"/>
          <w:i/>
          <w:iCs/>
          <w:sz w:val="20"/>
          <w:szCs w:val="20"/>
          <w:lang w:val="en-GB"/>
        </w:rPr>
        <w:t>.</w:t>
      </w:r>
      <w:r w:rsidRPr="00554029">
        <w:rPr>
          <w:rFonts w:ascii="Times New Roman" w:hAnsi="Times New Roman" w:cs="Times New Roman"/>
          <w:i/>
          <w:iCs/>
          <w:sz w:val="20"/>
          <w:szCs w:val="20"/>
          <w:lang w:val="en-GB"/>
        </w:rPr>
        <w:t xml:space="preserve"> gonorrhoeae</w:t>
      </w:r>
      <w:r w:rsidRPr="00554029">
        <w:rPr>
          <w:rFonts w:ascii="Times New Roman" w:hAnsi="Times New Roman" w:cs="Times New Roman"/>
          <w:sz w:val="20"/>
          <w:szCs w:val="20"/>
          <w:lang w:val="en-GB"/>
        </w:rPr>
        <w:t xml:space="preserve"> epidemic trajectories among MSM in England, disaggregated by resistance </w:t>
      </w:r>
      <w:del w:id="21" w:author="#WANG ZIHAO#" w:date="2026-06-19T00:46:00Z" w16du:dateUtc="2026-06-18T16:46:00Z">
        <w:r w:rsidRPr="00554029" w:rsidDel="00CD3842">
          <w:rPr>
            <w:rFonts w:ascii="Times New Roman" w:hAnsi="Times New Roman" w:cs="Times New Roman"/>
            <w:sz w:val="20"/>
            <w:szCs w:val="20"/>
            <w:lang w:val="en-GB"/>
          </w:rPr>
          <w:delText>phenotype</w:delText>
        </w:r>
      </w:del>
      <w:ins w:id="22" w:author="#WANG ZIHAO#" w:date="2026-06-19T00:46:00Z" w16du:dateUtc="2026-06-18T16:46:00Z">
        <w:r w:rsidR="00CD3842">
          <w:rPr>
            <w:rFonts w:ascii="Times New Roman" w:hAnsi="Times New Roman" w:cs="Times New Roman"/>
            <w:sz w:val="20"/>
            <w:szCs w:val="20"/>
            <w:lang w:val="en-GB"/>
          </w:rPr>
          <w:t>strain</w:t>
        </w:r>
      </w:ins>
      <w:r w:rsidRPr="00554029">
        <w:rPr>
          <w:rFonts w:ascii="Times New Roman" w:hAnsi="Times New Roman" w:cs="Times New Roman"/>
          <w:sz w:val="20"/>
          <w:szCs w:val="20"/>
          <w:lang w:val="en-GB"/>
        </w:rPr>
        <w:t xml:space="preserve">. The aggregate volume of diagnosed incident infections exhibits a progressive increase across the historical baseline period. When disaggregated by specific resistance </w:t>
      </w:r>
      <w:del w:id="23" w:author="#WANG ZIHAO#" w:date="2026-06-19T00:46:00Z" w16du:dateUtc="2026-06-18T16:46:00Z">
        <w:r w:rsidRPr="00554029" w:rsidDel="00CD3842">
          <w:rPr>
            <w:rFonts w:ascii="Times New Roman" w:hAnsi="Times New Roman" w:cs="Times New Roman"/>
            <w:sz w:val="20"/>
            <w:szCs w:val="20"/>
            <w:lang w:val="en-GB"/>
          </w:rPr>
          <w:delText>phenotypes</w:delText>
        </w:r>
      </w:del>
      <w:ins w:id="24" w:author="#WANG ZIHAO#" w:date="2026-06-19T00:46:00Z" w16du:dateUtc="2026-06-18T16:46:00Z">
        <w:r w:rsidR="00CD3842">
          <w:rPr>
            <w:rFonts w:ascii="Times New Roman" w:hAnsi="Times New Roman" w:cs="Times New Roman"/>
            <w:sz w:val="20"/>
            <w:szCs w:val="20"/>
            <w:lang w:val="en-GB"/>
          </w:rPr>
          <w:t>strains</w:t>
        </w:r>
      </w:ins>
      <w:r w:rsidRPr="00554029">
        <w:rPr>
          <w:rFonts w:ascii="Times New Roman" w:hAnsi="Times New Roman" w:cs="Times New Roman"/>
          <w:sz w:val="20"/>
          <w:szCs w:val="20"/>
          <w:lang w:val="en-GB"/>
        </w:rPr>
        <w:t xml:space="preserve">, </w:t>
      </w:r>
      <w:del w:id="25" w:author="#WANG ZIHAO#" w:date="2026-06-19T00:48:00Z" w16du:dateUtc="2026-06-18T16:48:00Z">
        <w:r w:rsidRPr="00554029" w:rsidDel="00CD3842">
          <w:rPr>
            <w:rFonts w:ascii="Times New Roman" w:hAnsi="Times New Roman" w:cs="Times New Roman"/>
            <w:sz w:val="20"/>
            <w:szCs w:val="20"/>
            <w:lang w:val="en-GB"/>
          </w:rPr>
          <w:delText>wild-type (susceptible)</w:delText>
        </w:r>
      </w:del>
      <w:ins w:id="26" w:author="#WANG ZIHAO#" w:date="2026-06-19T00:50:00Z" w16du:dateUtc="2026-06-18T16:50:00Z">
        <w:r w:rsidR="00CD3842">
          <w:rPr>
            <w:rFonts w:ascii="Times New Roman" w:hAnsi="Times New Roman" w:cs="Times New Roman"/>
            <w:sz w:val="20"/>
            <w:szCs w:val="20"/>
            <w:lang w:val="en-GB"/>
          </w:rPr>
          <w:t>baseline susceptible</w:t>
        </w:r>
      </w:ins>
      <w:r w:rsidRPr="00554029">
        <w:rPr>
          <w:rFonts w:ascii="Times New Roman" w:hAnsi="Times New Roman" w:cs="Times New Roman"/>
          <w:sz w:val="20"/>
          <w:szCs w:val="20"/>
          <w:lang w:val="en-GB"/>
        </w:rPr>
        <w:t xml:space="preserve"> and </w:t>
      </w:r>
      <w:r>
        <w:rPr>
          <w:rFonts w:ascii="Times New Roman" w:hAnsi="Times New Roman" w:cs="Times New Roman"/>
          <w:sz w:val="20"/>
          <w:szCs w:val="20"/>
          <w:lang w:val="en-GB"/>
        </w:rPr>
        <w:t>Tet-R</w:t>
      </w:r>
      <w:r w:rsidRPr="00554029">
        <w:rPr>
          <w:rFonts w:ascii="Times New Roman" w:hAnsi="Times New Roman" w:cs="Times New Roman"/>
          <w:sz w:val="20"/>
          <w:szCs w:val="20"/>
          <w:lang w:val="en-GB"/>
        </w:rPr>
        <w:t xml:space="preserve"> strains drive this overall escalation, both exhibiting a progressive linear increase</w:t>
      </w:r>
      <w:r>
        <w:rPr>
          <w:rFonts w:ascii="Times New Roman" w:hAnsi="Times New Roman" w:cs="Times New Roman"/>
          <w:sz w:val="20"/>
          <w:szCs w:val="20"/>
          <w:lang w:val="en-GB"/>
        </w:rPr>
        <w:t xml:space="preserve">. </w:t>
      </w:r>
      <w:r w:rsidRPr="00554029">
        <w:rPr>
          <w:rFonts w:ascii="Times New Roman" w:hAnsi="Times New Roman" w:cs="Times New Roman"/>
          <w:sz w:val="20"/>
          <w:szCs w:val="20"/>
          <w:lang w:val="en-GB"/>
        </w:rPr>
        <w:t xml:space="preserve"> Conversely, the transmission volumes for </w:t>
      </w:r>
      <w:r>
        <w:rPr>
          <w:rFonts w:ascii="Times New Roman" w:hAnsi="Times New Roman" w:cs="Times New Roman"/>
          <w:sz w:val="20"/>
          <w:szCs w:val="20"/>
          <w:lang w:val="en-GB"/>
        </w:rPr>
        <w:t>Cef-R</w:t>
      </w:r>
      <w:r w:rsidRPr="00554029">
        <w:rPr>
          <w:rFonts w:ascii="Times New Roman" w:hAnsi="Times New Roman" w:cs="Times New Roman"/>
          <w:sz w:val="20"/>
          <w:szCs w:val="20"/>
          <w:lang w:val="en-GB"/>
        </w:rPr>
        <w:t xml:space="preserve"> and </w:t>
      </w:r>
      <w:r>
        <w:rPr>
          <w:rFonts w:ascii="Times New Roman" w:hAnsi="Times New Roman" w:cs="Times New Roman"/>
          <w:sz w:val="20"/>
          <w:szCs w:val="20"/>
          <w:lang w:val="en-GB"/>
        </w:rPr>
        <w:t xml:space="preserve">Dual-R </w:t>
      </w:r>
      <w:r w:rsidRPr="00554029">
        <w:rPr>
          <w:rFonts w:ascii="Times New Roman" w:hAnsi="Times New Roman" w:cs="Times New Roman"/>
          <w:sz w:val="20"/>
          <w:szCs w:val="20"/>
          <w:lang w:val="en-GB"/>
        </w:rPr>
        <w:t>strains remain stably suppressed at near-zero endemic levels throughout the baseline timeline</w:t>
      </w:r>
      <w:r w:rsidR="000D333D">
        <w:rPr>
          <w:rFonts w:ascii="Times New Roman" w:hAnsi="Times New Roman" w:cs="Times New Roman"/>
          <w:sz w:val="20"/>
          <w:szCs w:val="20"/>
          <w:lang w:val="en-GB"/>
        </w:rPr>
        <w:t>.</w:t>
      </w:r>
    </w:p>
    <w:p w14:paraId="19E29B0A" w14:textId="467EF4AE" w:rsidR="009108F7" w:rsidRDefault="009108F7" w:rsidP="009108F7">
      <w:pPr>
        <w:pStyle w:val="NormalWeb"/>
        <w:spacing w:line="276" w:lineRule="auto"/>
        <w:jc w:val="both"/>
        <w:rPr>
          <w:sz w:val="20"/>
          <w:szCs w:val="20"/>
          <w:lang w:val="en-GB"/>
        </w:rPr>
        <w:sectPr w:rsidR="009108F7" w:rsidSect="009108F7">
          <w:pgSz w:w="11906" w:h="16838"/>
          <w:pgMar w:top="1440" w:right="1440" w:bottom="1440" w:left="1440" w:header="708" w:footer="708" w:gutter="0"/>
          <w:cols w:space="708"/>
          <w:docGrid w:linePitch="360"/>
        </w:sectPr>
      </w:pPr>
    </w:p>
    <w:p w14:paraId="28F78440" w14:textId="77777777" w:rsidR="00C33ADA" w:rsidRPr="00DA0D8F" w:rsidRDefault="00C33ADA" w:rsidP="00C33ADA">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r w:rsidRPr="00DD6749">
        <w:rPr>
          <w:rFonts w:ascii="Times New Roman" w:eastAsia="Times New Roman" w:hAnsi="Times New Roman" w:cs="Times New Roman"/>
          <w:b/>
          <w:bCs/>
          <w:color w:val="000000" w:themeColor="text1"/>
          <w:kern w:val="0"/>
          <w:sz w:val="20"/>
          <w:szCs w:val="20"/>
          <w:lang w:val="en-GB"/>
          <w14:ligatures w14:val="none"/>
        </w:rPr>
        <w:lastRenderedPageBreak/>
        <w:t>Table 3: Fitted parameters: notation, definitions, prior distributions, and posterior estimates.</w:t>
      </w:r>
      <w:r w:rsidRPr="00DA0D8F">
        <w:rPr>
          <w:rFonts w:ascii="Times New Roman" w:eastAsia="Times New Roman" w:hAnsi="Times New Roman" w:cs="Times New Roman"/>
          <w:color w:val="000000" w:themeColor="text1"/>
          <w:kern w:val="0"/>
          <w:sz w:val="20"/>
          <w:szCs w:val="20"/>
          <w:lang w:val="en-GB"/>
          <w14:ligatures w14:val="none"/>
        </w:rPr>
        <w:t xml:space="preserve"> </w:t>
      </w:r>
      <w:r w:rsidRPr="00DA0D8F">
        <w:rPr>
          <w:rFonts w:ascii="Times New Roman" w:hAnsi="Times New Roman"/>
          <w:sz w:val="20"/>
          <w:szCs w:val="20"/>
          <w:lang w:val="en-GB"/>
        </w:rPr>
        <w:t>Transition rate parameters (</w:t>
      </w:r>
      <m:oMath>
        <m:r>
          <w:rPr>
            <w:rFonts w:ascii="Cambria Math" w:hAnsi="Cambria Math"/>
            <w:sz w:val="20"/>
            <w:szCs w:val="20"/>
            <w:lang w:val="en-GB"/>
          </w:rPr>
          <m:t>θ∈</m:t>
        </m:r>
        <m:r>
          <m:rPr>
            <m:lit/>
          </m:rPr>
          <w:rPr>
            <w:rFonts w:ascii="Cambria Math" w:hAnsi="Cambria Math"/>
            <w:sz w:val="20"/>
            <w:szCs w:val="20"/>
            <w:lang w:val="en-GB"/>
          </w:rPr>
          <m:t>{</m:t>
        </m:r>
        <m:r>
          <w:rPr>
            <w:rFonts w:ascii="Cambria Math" w:hAnsi="Cambria Math"/>
            <w:sz w:val="20"/>
            <w:szCs w:val="20"/>
            <w:lang w:val="en-GB"/>
          </w:rPr>
          <m:t>σ,μ,ρ,</m:t>
        </m:r>
        <m:r>
          <w:rPr>
            <w:rFonts w:ascii="Cambria Math" w:eastAsia="Times New Roman" w:hAnsi="Cambria Math" w:cs="Times New Roman"/>
            <w:color w:val="000000" w:themeColor="text1"/>
            <w:kern w:val="0"/>
            <w:sz w:val="20"/>
            <w:szCs w:val="20"/>
            <w:lang w:val="en-GB"/>
            <w14:ligatures w14:val="none"/>
          </w:rPr>
          <m:t>ν</m:t>
        </m:r>
        <m:r>
          <m:rPr>
            <m:lit/>
          </m:rPr>
          <w:rPr>
            <w:rFonts w:ascii="Cambria Math" w:hAnsi="Cambria Math"/>
            <w:sz w:val="20"/>
            <w:szCs w:val="20"/>
            <w:lang w:val="en-GB"/>
          </w:rPr>
          <m:t>}</m:t>
        </m:r>
      </m:oMath>
      <w:r w:rsidRPr="00DA0D8F">
        <w:rPr>
          <w:rFonts w:ascii="Times New Roman" w:hAnsi="Times New Roman"/>
          <w:sz w:val="20"/>
          <w:szCs w:val="20"/>
          <w:lang w:val="en-GB"/>
        </w:rPr>
        <w:t xml:space="preserve">) are presented in an annual basis, giving a mean time to transition of </w:t>
      </w:r>
      <m:oMath>
        <m:r>
          <w:rPr>
            <w:rFonts w:ascii="Cambria Math" w:hAnsi="Cambria Math"/>
            <w:sz w:val="20"/>
            <w:szCs w:val="20"/>
            <w:lang w:val="en-GB"/>
          </w:rPr>
          <m:t>365/θ</m:t>
        </m:r>
      </m:oMath>
      <w:r w:rsidRPr="00DA0D8F">
        <w:rPr>
          <w:rFonts w:ascii="Times New Roman" w:hAnsi="Times New Roman"/>
          <w:sz w:val="20"/>
          <w:szCs w:val="20"/>
          <w:lang w:val="en-GB"/>
        </w:rPr>
        <w:t xml:space="preserve"> days. Posterior estimates are taken as the median, with 95% credible interval presented in parentheses.</w:t>
      </w:r>
    </w:p>
    <w:tbl>
      <w:tblPr>
        <w:tblStyle w:val="TableGrid"/>
        <w:tblW w:w="0" w:type="auto"/>
        <w:tblLook w:val="04A0" w:firstRow="1" w:lastRow="0" w:firstColumn="1" w:lastColumn="0" w:noHBand="0" w:noVBand="1"/>
      </w:tblPr>
      <w:tblGrid>
        <w:gridCol w:w="772"/>
        <w:gridCol w:w="4119"/>
        <w:gridCol w:w="2579"/>
        <w:gridCol w:w="1497"/>
        <w:gridCol w:w="4154"/>
        <w:gridCol w:w="837"/>
      </w:tblGrid>
      <w:tr w:rsidR="00C33ADA" w:rsidRPr="00DA0D8F" w14:paraId="24007938" w14:textId="77777777" w:rsidTr="000521C0">
        <w:tc>
          <w:tcPr>
            <w:tcW w:w="772" w:type="dxa"/>
            <w:tcBorders>
              <w:top w:val="single" w:sz="4" w:space="0" w:color="auto"/>
              <w:bottom w:val="single" w:sz="4" w:space="0" w:color="auto"/>
            </w:tcBorders>
          </w:tcPr>
          <w:p w14:paraId="3A995667"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4119" w:type="dxa"/>
            <w:tcBorders>
              <w:top w:val="single" w:sz="4" w:space="0" w:color="auto"/>
              <w:bottom w:val="single" w:sz="4" w:space="0" w:color="auto"/>
            </w:tcBorders>
          </w:tcPr>
          <w:p w14:paraId="27948E61"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Definition</w:t>
            </w:r>
          </w:p>
        </w:tc>
        <w:tc>
          <w:tcPr>
            <w:tcW w:w="2579" w:type="dxa"/>
            <w:tcBorders>
              <w:top w:val="single" w:sz="4" w:space="0" w:color="auto"/>
              <w:bottom w:val="single" w:sz="4" w:space="0" w:color="auto"/>
            </w:tcBorders>
          </w:tcPr>
          <w:p w14:paraId="0926D45E"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Prior distribution</w:t>
            </w:r>
          </w:p>
        </w:tc>
        <w:tc>
          <w:tcPr>
            <w:tcW w:w="1497" w:type="dxa"/>
            <w:tcBorders>
              <w:top w:val="single" w:sz="4" w:space="0" w:color="auto"/>
              <w:bottom w:val="single" w:sz="4" w:space="0" w:color="auto"/>
            </w:tcBorders>
          </w:tcPr>
          <w:p w14:paraId="31ADC54F"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Parameter bound</w:t>
            </w:r>
          </w:p>
        </w:tc>
        <w:tc>
          <w:tcPr>
            <w:tcW w:w="4154" w:type="dxa"/>
            <w:tcBorders>
              <w:top w:val="single" w:sz="4" w:space="0" w:color="auto"/>
              <w:bottom w:val="single" w:sz="4" w:space="0" w:color="auto"/>
            </w:tcBorders>
          </w:tcPr>
          <w:p w14:paraId="72773326"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Posterior estimate</w:t>
            </w:r>
          </w:p>
        </w:tc>
        <w:tc>
          <w:tcPr>
            <w:tcW w:w="837" w:type="dxa"/>
            <w:tcBorders>
              <w:top w:val="single" w:sz="4" w:space="0" w:color="auto"/>
              <w:bottom w:val="single" w:sz="4" w:space="0" w:color="auto"/>
            </w:tcBorders>
          </w:tcPr>
          <w:p w14:paraId="61F235A2"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Source</w:t>
            </w:r>
            <w:r w:rsidRPr="00DA0D8F">
              <w:rPr>
                <w:rStyle w:val="FootnoteReference"/>
                <w:rFonts w:eastAsia="Times New Roman" w:cs="Times New Roman"/>
                <w:color w:val="000000" w:themeColor="text1"/>
                <w:kern w:val="0"/>
                <w:szCs w:val="20"/>
                <w:lang w:val="en-GB"/>
                <w14:ligatures w14:val="none"/>
              </w:rPr>
              <w:footnoteReference w:id="4"/>
            </w:r>
          </w:p>
        </w:tc>
      </w:tr>
      <w:tr w:rsidR="00C33ADA" w:rsidRPr="00DA0D8F" w14:paraId="2ED7E9C8" w14:textId="77777777" w:rsidTr="000521C0">
        <w:tc>
          <w:tcPr>
            <w:tcW w:w="772" w:type="dxa"/>
            <w:tcBorders>
              <w:top w:val="single" w:sz="4" w:space="0" w:color="auto"/>
            </w:tcBorders>
          </w:tcPr>
          <w:p w14:paraId="41372C5D"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β</m:t>
                </m:r>
              </m:oMath>
            </m:oMathPara>
          </w:p>
        </w:tc>
        <w:tc>
          <w:tcPr>
            <w:tcW w:w="4119" w:type="dxa"/>
            <w:tcBorders>
              <w:top w:val="single" w:sz="4" w:space="0" w:color="auto"/>
            </w:tcBorders>
          </w:tcPr>
          <w:p w14:paraId="7CADCF83"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of transmission per-partnership</w:t>
            </w:r>
          </w:p>
        </w:tc>
        <w:tc>
          <w:tcPr>
            <w:tcW w:w="2579" w:type="dxa"/>
            <w:tcBorders>
              <w:top w:val="single" w:sz="4" w:space="0" w:color="auto"/>
            </w:tcBorders>
          </w:tcPr>
          <w:p w14:paraId="32FECBB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Borders>
              <w:top w:val="single" w:sz="4" w:space="0" w:color="auto"/>
            </w:tcBorders>
          </w:tcPr>
          <w:p w14:paraId="73DA7110"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w:t>
            </w:r>
          </w:p>
        </w:tc>
        <w:tc>
          <w:tcPr>
            <w:tcW w:w="4154" w:type="dxa"/>
            <w:tcBorders>
              <w:top w:val="single" w:sz="4" w:space="0" w:color="auto"/>
            </w:tcBorders>
          </w:tcPr>
          <w:p w14:paraId="1E30727E" w14:textId="7C0CE965" w:rsidR="00C33ADA" w:rsidRPr="00DA0D8F" w:rsidRDefault="00A53270" w:rsidP="00774E89">
            <w:pPr>
              <w:spacing w:before="100" w:beforeAutospacing="1" w:after="100" w:afterAutospacing="1" w:line="276" w:lineRule="auto"/>
              <w:rPr>
                <w:szCs w:val="20"/>
                <w:lang w:val="en-GB"/>
              </w:rPr>
            </w:pPr>
            <w:r>
              <w:rPr>
                <w:szCs w:val="20"/>
                <w:lang w:val="en-GB"/>
              </w:rPr>
              <w:t>0.356 (0.199 – 0.818)</w:t>
            </w:r>
          </w:p>
        </w:tc>
        <w:tc>
          <w:tcPr>
            <w:tcW w:w="837" w:type="dxa"/>
            <w:tcBorders>
              <w:top w:val="single" w:sz="4" w:space="0" w:color="auto"/>
            </w:tcBorders>
          </w:tcPr>
          <w:p w14:paraId="43A51308" w14:textId="649F8665"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{"citationID":"jWnqThrZ","properties":{"formattedCitation":"[14]","plainCitation":"[14]","noteIndex":0},"citationItems":[{"id":297,"uris":["http://zotero.org/users/9663344/items/KC9H5ARD"],"itemData":{"id":297,"type":"article-journal","abstract":"Gonorrhea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4D3A464D" w14:textId="77777777" w:rsidTr="000521C0">
        <w:tc>
          <w:tcPr>
            <w:tcW w:w="772" w:type="dxa"/>
          </w:tcPr>
          <w:p w14:paraId="2C306943" w14:textId="77777777" w:rsidR="00C33ADA" w:rsidRPr="00DA0D8F" w:rsidRDefault="00000000"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β</m:t>
                    </m:r>
                  </m:sub>
                </m:sSub>
              </m:oMath>
            </m:oMathPara>
          </w:p>
        </w:tc>
        <w:tc>
          <w:tcPr>
            <w:tcW w:w="4119" w:type="dxa"/>
          </w:tcPr>
          <w:p w14:paraId="5842ED61"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Annual increase in transmission risk behaviour</w:t>
            </w:r>
          </w:p>
        </w:tc>
        <w:tc>
          <w:tcPr>
            <w:tcW w:w="2579" w:type="dxa"/>
          </w:tcPr>
          <w:p w14:paraId="1A998B5E"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0F84428F"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0.5]</w:t>
            </w:r>
          </w:p>
        </w:tc>
        <w:tc>
          <w:tcPr>
            <w:tcW w:w="4154" w:type="dxa"/>
          </w:tcPr>
          <w:p w14:paraId="5FFA1E45" w14:textId="48B15459" w:rsidR="00C33ADA" w:rsidRPr="00DA0D8F" w:rsidRDefault="00A53270" w:rsidP="00774E89">
            <w:pPr>
              <w:spacing w:before="100" w:beforeAutospacing="1" w:after="100" w:afterAutospacing="1" w:line="276" w:lineRule="auto"/>
              <w:rPr>
                <w:szCs w:val="20"/>
                <w:lang w:val="en-GB"/>
              </w:rPr>
            </w:pPr>
            <w:r>
              <w:rPr>
                <w:szCs w:val="20"/>
                <w:lang w:val="en-GB"/>
              </w:rPr>
              <w:t>0.0655 (0.00336 – 0.430)</w:t>
            </w:r>
          </w:p>
        </w:tc>
        <w:tc>
          <w:tcPr>
            <w:tcW w:w="837" w:type="dxa"/>
          </w:tcPr>
          <w:p w14:paraId="1968315C" w14:textId="5146D2F5"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{"citationID":"09jqa9HJ","properties":{"formattedCitation":"[14]","plainCitation":"[14]","noteIndex":0},"citationItems":[{"id":297,"uris":["http://zotero.org/users/9663344/items/KC9H5ARD"],"itemData":{"id":297,"type":"article-journal","abstract":"Gonorrhea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50DC34DB" w14:textId="77777777" w:rsidTr="000521C0">
        <w:tc>
          <w:tcPr>
            <w:tcW w:w="772" w:type="dxa"/>
          </w:tcPr>
          <w:p w14:paraId="4FA7D46F"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ϵ</m:t>
                </m:r>
              </m:oMath>
            </m:oMathPara>
          </w:p>
        </w:tc>
        <w:tc>
          <w:tcPr>
            <w:tcW w:w="4119" w:type="dxa"/>
          </w:tcPr>
          <w:p w14:paraId="748D85B4"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Level of assotativity in sexual mixing</w:t>
            </w:r>
          </w:p>
        </w:tc>
        <w:tc>
          <w:tcPr>
            <w:tcW w:w="2579" w:type="dxa"/>
          </w:tcPr>
          <w:p w14:paraId="744F535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223DCBC3"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w:t>
            </w:r>
          </w:p>
        </w:tc>
        <w:tc>
          <w:tcPr>
            <w:tcW w:w="4154" w:type="dxa"/>
          </w:tcPr>
          <w:p w14:paraId="37BEBB80" w14:textId="3A292C50" w:rsidR="00C33ADA" w:rsidRPr="00DA0D8F" w:rsidRDefault="00A53270" w:rsidP="00774E89">
            <w:pPr>
              <w:spacing w:before="100" w:beforeAutospacing="1" w:after="100" w:afterAutospacing="1" w:line="276" w:lineRule="auto"/>
              <w:rPr>
                <w:szCs w:val="20"/>
                <w:lang w:val="en-GB"/>
              </w:rPr>
            </w:pPr>
            <w:r>
              <w:rPr>
                <w:szCs w:val="20"/>
                <w:lang w:val="en-GB"/>
              </w:rPr>
              <w:t>0.576 (0.0262 – 0.982)</w:t>
            </w:r>
          </w:p>
        </w:tc>
        <w:tc>
          <w:tcPr>
            <w:tcW w:w="837" w:type="dxa"/>
          </w:tcPr>
          <w:p w14:paraId="2B2BF82A" w14:textId="20DE22B1"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{"citationID":"qZtQyyFj","properties":{"formattedCitation":"[14]","plainCitation":"[14]","noteIndex":0},"citationItems":[{"id":297,"uris":["http://zotero.org/users/9663344/items/KC9H5ARD"],"itemData":{"id":297,"type":"article-journal","abstract":"Gonorrhea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3F9F99EA" w14:textId="77777777" w:rsidTr="000521C0">
        <w:tc>
          <w:tcPr>
            <w:tcW w:w="772" w:type="dxa"/>
          </w:tcPr>
          <w:p w14:paraId="2AE487FB"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σ</m:t>
                </m:r>
              </m:oMath>
            </m:oMathPara>
          </w:p>
        </w:tc>
        <w:tc>
          <w:tcPr>
            <w:tcW w:w="4119" w:type="dxa"/>
          </w:tcPr>
          <w:p w14:paraId="1C417A88"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leaving incubation period</w:t>
            </w:r>
          </w:p>
        </w:tc>
        <w:tc>
          <w:tcPr>
            <w:tcW w:w="2579" w:type="dxa"/>
          </w:tcPr>
          <w:p w14:paraId="17067EC9"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 logN[4.60, 0.29]</w:t>
            </w:r>
          </w:p>
        </w:tc>
        <w:tc>
          <w:tcPr>
            <w:tcW w:w="1497" w:type="dxa"/>
          </w:tcPr>
          <w:p w14:paraId="6F3AB484"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1000]</w:t>
            </w:r>
          </w:p>
        </w:tc>
        <w:tc>
          <w:tcPr>
            <w:tcW w:w="4154" w:type="dxa"/>
          </w:tcPr>
          <w:p w14:paraId="3A2C2171" w14:textId="1120E044" w:rsidR="00C33ADA" w:rsidRPr="00DA0D8F" w:rsidRDefault="00A53270" w:rsidP="00774E89">
            <w:pPr>
              <w:spacing w:before="100" w:beforeAutospacing="1" w:after="100" w:afterAutospacing="1" w:line="276" w:lineRule="auto"/>
              <w:rPr>
                <w:szCs w:val="20"/>
                <w:lang w:val="en-GB"/>
              </w:rPr>
            </w:pPr>
            <w:r>
              <w:rPr>
                <w:szCs w:val="20"/>
                <w:lang w:val="en-GB"/>
              </w:rPr>
              <w:t>99.185 (55.912 – 171.901)</w:t>
            </w:r>
          </w:p>
        </w:tc>
        <w:tc>
          <w:tcPr>
            <w:tcW w:w="837" w:type="dxa"/>
          </w:tcPr>
          <w:p w14:paraId="4A0BBEB2" w14:textId="12C02D72"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{"citationID":"TIJSJcID","properties":{"formattedCitation":"[14]","plainCitation":"[14]","noteIndex":0},"citationItems":[{"id":297,"uris":["http://zotero.org/users/9663344/items/KC9H5ARD"],"itemData":{"id":297,"type":"article-journal","abstract":"Gonorrhea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33D86C39" w14:textId="77777777" w:rsidTr="000521C0">
        <w:tc>
          <w:tcPr>
            <w:tcW w:w="772" w:type="dxa"/>
          </w:tcPr>
          <w:p w14:paraId="68E08B62"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ψ</m:t>
                </m:r>
              </m:oMath>
            </m:oMathPara>
          </w:p>
        </w:tc>
        <w:tc>
          <w:tcPr>
            <w:tcW w:w="4119" w:type="dxa"/>
          </w:tcPr>
          <w:p w14:paraId="09502597"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that incident infection is symptomatic</w:t>
            </w:r>
          </w:p>
        </w:tc>
        <w:tc>
          <w:tcPr>
            <w:tcW w:w="2579" w:type="dxa"/>
          </w:tcPr>
          <w:p w14:paraId="62BED66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4E348210"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1]</w:t>
            </w:r>
          </w:p>
        </w:tc>
        <w:tc>
          <w:tcPr>
            <w:tcW w:w="4154" w:type="dxa"/>
          </w:tcPr>
          <w:p w14:paraId="4F6E8CAF" w14:textId="7C412FCB" w:rsidR="00C33ADA" w:rsidRPr="00DA0D8F" w:rsidRDefault="00A53270" w:rsidP="00774E89">
            <w:pPr>
              <w:spacing w:before="100" w:beforeAutospacing="1" w:after="100" w:afterAutospacing="1" w:line="276" w:lineRule="auto"/>
              <w:rPr>
                <w:szCs w:val="20"/>
                <w:lang w:val="en-GB"/>
              </w:rPr>
            </w:pPr>
            <w:r>
              <w:rPr>
                <w:szCs w:val="20"/>
                <w:lang w:val="en-GB"/>
              </w:rPr>
              <w:t>0.117 (0.0299 – 0.399)</w:t>
            </w:r>
          </w:p>
        </w:tc>
        <w:tc>
          <w:tcPr>
            <w:tcW w:w="837" w:type="dxa"/>
          </w:tcPr>
          <w:p w14:paraId="5F17EC7D" w14:textId="3D7913B6"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{"citationID":"eZSERn4C","properties":{"formattedCitation":"[14]","plainCitation":"[14]","noteIndex":0},"citationItems":[{"id":297,"uris":["http://zotero.org/users/9663344/items/KC9H5ARD"],"itemData":{"id":297,"type":"article-journal","abstract":"Gonorrhea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38132DDE" w14:textId="77777777" w:rsidTr="000521C0">
        <w:tc>
          <w:tcPr>
            <w:tcW w:w="772" w:type="dxa"/>
          </w:tcPr>
          <w:p w14:paraId="10BCA75E"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μ</m:t>
                </m:r>
              </m:oMath>
            </m:oMathPara>
          </w:p>
        </w:tc>
        <w:tc>
          <w:tcPr>
            <w:tcW w:w="4119" w:type="dxa"/>
          </w:tcPr>
          <w:p w14:paraId="306D80C4"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seeking treatment due to symptom</w:t>
            </w:r>
          </w:p>
        </w:tc>
        <w:tc>
          <w:tcPr>
            <w:tcW w:w="2579" w:type="dxa"/>
          </w:tcPr>
          <w:p w14:paraId="73F19AD8"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 logN[5.38, 0.44]</w:t>
            </w:r>
          </w:p>
        </w:tc>
        <w:tc>
          <w:tcPr>
            <w:tcW w:w="1497" w:type="dxa"/>
          </w:tcPr>
          <w:p w14:paraId="16CE40CA"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2000]</w:t>
            </w:r>
          </w:p>
        </w:tc>
        <w:tc>
          <w:tcPr>
            <w:tcW w:w="4154" w:type="dxa"/>
          </w:tcPr>
          <w:p w14:paraId="019843A7" w14:textId="0C24C387" w:rsidR="00C33ADA" w:rsidRPr="00DA0D8F" w:rsidRDefault="00A64331" w:rsidP="00774E89">
            <w:pPr>
              <w:spacing w:before="100" w:beforeAutospacing="1" w:after="100" w:afterAutospacing="1" w:line="276" w:lineRule="auto"/>
              <w:rPr>
                <w:szCs w:val="20"/>
                <w:lang w:val="en-GB"/>
              </w:rPr>
            </w:pPr>
            <w:r>
              <w:rPr>
                <w:szCs w:val="20"/>
                <w:lang w:val="en-GB"/>
              </w:rPr>
              <w:t>215.691 (90.767 – 516.474)</w:t>
            </w:r>
          </w:p>
        </w:tc>
        <w:tc>
          <w:tcPr>
            <w:tcW w:w="837" w:type="dxa"/>
          </w:tcPr>
          <w:p w14:paraId="49680EF8" w14:textId="10154516"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{"citationID":"ugcbcWQ3","properties":{"formattedCitation":"[14]","plainCitation":"[14]","noteIndex":0},"citationItems":[{"id":297,"uris":["http://zotero.org/users/9663344/items/KC9H5ARD"],"itemData":{"id":297,"type":"article-journal","abstract":"Gonorrhea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24B29431" w14:textId="77777777" w:rsidTr="000521C0">
        <w:tc>
          <w:tcPr>
            <w:tcW w:w="772" w:type="dxa"/>
          </w:tcPr>
          <w:p w14:paraId="52D3608F" w14:textId="77777777" w:rsidR="00C33ADA" w:rsidRPr="00DA0D8F" w:rsidRDefault="00000000"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η</m:t>
                    </m:r>
                  </m:e>
                  <m:sub>
                    <m:r>
                      <w:rPr>
                        <w:rFonts w:ascii="Cambria Math" w:eastAsia="Times New Roman" w:hAnsi="Cambria Math" w:cs="Times New Roman"/>
                        <w:color w:val="000000" w:themeColor="text1"/>
                        <w:kern w:val="0"/>
                        <w:szCs w:val="20"/>
                        <w:lang w:val="en-GB"/>
                        <w14:ligatures w14:val="none"/>
                      </w:rPr>
                      <m:t>H</m:t>
                    </m:r>
                  </m:sub>
                </m:sSub>
                <m:d>
                  <m:dPr>
                    <m:ctrlPr>
                      <w:rPr>
                        <w:rFonts w:ascii="Cambria Math" w:eastAsia="Times New Roman" w:hAnsi="Cambria Math" w:cs="Times New Roman"/>
                        <w:i/>
                        <w:iCs/>
                        <w:color w:val="000000" w:themeColor="text1"/>
                        <w:kern w:val="0"/>
                        <w:szCs w:val="20"/>
                        <w:lang w:val="en-GB"/>
                        <w14:ligatures w14:val="none"/>
                      </w:rPr>
                    </m:ctrlPr>
                  </m:dPr>
                  <m:e>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t</m:t>
                        </m:r>
                      </m:e>
                      <m:sub>
                        <m:r>
                          <w:rPr>
                            <w:rFonts w:ascii="Cambria Math" w:eastAsia="Times New Roman" w:hAnsi="Cambria Math" w:cs="Times New Roman"/>
                            <w:color w:val="000000" w:themeColor="text1"/>
                            <w:kern w:val="0"/>
                            <w:szCs w:val="20"/>
                            <w:lang w:val="en-GB"/>
                            <w14:ligatures w14:val="none"/>
                          </w:rPr>
                          <m:t>0</m:t>
                        </m:r>
                      </m:sub>
                    </m:sSub>
                  </m:e>
                </m:d>
              </m:oMath>
            </m:oMathPara>
          </w:p>
        </w:tc>
        <w:tc>
          <w:tcPr>
            <w:tcW w:w="4119" w:type="dxa"/>
          </w:tcPr>
          <w:p w14:paraId="122C2FA9"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Initial rate of asymptomatic screening in group </w:t>
            </w:r>
            <m:oMath>
              <m:r>
                <w:rPr>
                  <w:rFonts w:ascii="Cambria Math" w:eastAsia="Times New Roman" w:hAnsi="Cambria Math" w:cs="Times New Roman"/>
                  <w:color w:val="000000" w:themeColor="text1"/>
                  <w:kern w:val="0"/>
                  <w:szCs w:val="20"/>
                  <w:lang w:val="en-GB"/>
                  <w14:ligatures w14:val="none"/>
                </w:rPr>
                <m:t>H</m:t>
              </m:r>
            </m:oMath>
          </w:p>
        </w:tc>
        <w:tc>
          <w:tcPr>
            <w:tcW w:w="2579" w:type="dxa"/>
          </w:tcPr>
          <w:p w14:paraId="442D147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4]</w:t>
            </w:r>
          </w:p>
        </w:tc>
        <w:tc>
          <w:tcPr>
            <w:tcW w:w="1497" w:type="dxa"/>
          </w:tcPr>
          <w:p w14:paraId="10775B00"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2]</w:t>
            </w:r>
          </w:p>
        </w:tc>
        <w:tc>
          <w:tcPr>
            <w:tcW w:w="4154" w:type="dxa"/>
          </w:tcPr>
          <w:p w14:paraId="4DEAB7D6" w14:textId="4B441E6B" w:rsidR="00C33ADA" w:rsidRPr="00DA0D8F" w:rsidRDefault="00A64331" w:rsidP="00774E89">
            <w:pPr>
              <w:spacing w:before="100" w:beforeAutospacing="1" w:after="100" w:afterAutospacing="1" w:line="276" w:lineRule="auto"/>
              <w:rPr>
                <w:szCs w:val="20"/>
                <w:lang w:val="en-GB"/>
              </w:rPr>
            </w:pPr>
            <w:r>
              <w:rPr>
                <w:szCs w:val="20"/>
                <w:lang w:val="en-GB"/>
              </w:rPr>
              <w:t>0.401 (0.131 – 1.381)</w:t>
            </w:r>
          </w:p>
        </w:tc>
        <w:tc>
          <w:tcPr>
            <w:tcW w:w="837" w:type="dxa"/>
          </w:tcPr>
          <w:p w14:paraId="409B665B" w14:textId="29219E88"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{"citationID":"nDqqyIAO","properties":{"formattedCitation":"[14]","plainCitation":"[14]","noteIndex":0},"citationItems":[{"id":297,"uris":["http://zotero.org/users/9663344/items/KC9H5ARD"],"itemData":{"id":297,"type":"article-journal","abstract":"Gonorrhea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557A9C94" w14:textId="77777777" w:rsidTr="000521C0">
        <w:tc>
          <w:tcPr>
            <w:tcW w:w="772" w:type="dxa"/>
          </w:tcPr>
          <w:p w14:paraId="71EBDB30"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ω</m:t>
                </m:r>
              </m:oMath>
            </m:oMathPara>
          </w:p>
        </w:tc>
        <w:tc>
          <w:tcPr>
            <w:tcW w:w="4119" w:type="dxa"/>
          </w:tcPr>
          <w:p w14:paraId="0044B3E8"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Ratio of screening rate in group </w:t>
            </w:r>
            <m:oMath>
              <m:r>
                <w:rPr>
                  <w:rFonts w:ascii="Cambria Math" w:eastAsia="Times New Roman" w:hAnsi="Cambria Math" w:cs="Times New Roman"/>
                  <w:color w:val="000000" w:themeColor="text1"/>
                  <w:kern w:val="0"/>
                  <w:szCs w:val="20"/>
                  <w:lang w:val="en-GB"/>
                  <w14:ligatures w14:val="none"/>
                </w:rPr>
                <m:t>L</m:t>
              </m:r>
            </m:oMath>
            <w:r w:rsidRPr="00DA0D8F">
              <w:rPr>
                <w:rFonts w:eastAsia="Times New Roman" w:cs="Times New Roman"/>
                <w:color w:val="000000" w:themeColor="text1"/>
                <w:kern w:val="0"/>
                <w:szCs w:val="20"/>
                <w:lang w:val="en-GB"/>
                <w14:ligatures w14:val="none"/>
              </w:rPr>
              <w:t xml:space="preserve"> vs </w:t>
            </w:r>
            <m:oMath>
              <m:r>
                <w:rPr>
                  <w:rFonts w:ascii="Cambria Math" w:eastAsia="Times New Roman" w:hAnsi="Cambria Math" w:cs="Times New Roman"/>
                  <w:color w:val="000000" w:themeColor="text1"/>
                  <w:kern w:val="0"/>
                  <w:szCs w:val="20"/>
                  <w:lang w:val="en-GB"/>
                  <w14:ligatures w14:val="none"/>
                </w:rPr>
                <m:t>H</m:t>
              </m:r>
            </m:oMath>
          </w:p>
        </w:tc>
        <w:tc>
          <w:tcPr>
            <w:tcW w:w="2579" w:type="dxa"/>
          </w:tcPr>
          <w:p w14:paraId="66B67B4F"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t>logN[-0.87, 0.39]</w:t>
            </w:r>
          </w:p>
        </w:tc>
        <w:tc>
          <w:tcPr>
            <w:tcW w:w="1497" w:type="dxa"/>
          </w:tcPr>
          <w:p w14:paraId="01A5701A"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[0.1, 1]</w:t>
            </w:r>
          </w:p>
        </w:tc>
        <w:tc>
          <w:tcPr>
            <w:tcW w:w="4154" w:type="dxa"/>
          </w:tcPr>
          <w:p w14:paraId="42CA549C" w14:textId="3260A795" w:rsidR="00C33ADA" w:rsidRPr="00DA0D8F" w:rsidRDefault="00A64331" w:rsidP="00774E89">
            <w:pPr>
              <w:spacing w:before="100" w:beforeAutospacing="1" w:after="100" w:afterAutospacing="1" w:line="276" w:lineRule="auto"/>
              <w:rPr>
                <w:szCs w:val="20"/>
                <w:lang w:val="en-GB"/>
              </w:rPr>
            </w:pPr>
            <w:r>
              <w:rPr>
                <w:szCs w:val="20"/>
                <w:lang w:val="en-GB"/>
              </w:rPr>
              <w:t>0.424 (0.196 – 0.831)</w:t>
            </w:r>
          </w:p>
        </w:tc>
        <w:tc>
          <w:tcPr>
            <w:tcW w:w="837" w:type="dxa"/>
          </w:tcPr>
          <w:p w14:paraId="671CC33B" w14:textId="3B9E865D" w:rsidR="00C33ADA" w:rsidRPr="00DA0D8F" w:rsidRDefault="00C33ADA" w:rsidP="00774E89">
            <w:pPr>
              <w:spacing w:before="100" w:beforeAutospacing="1" w:after="100" w:afterAutospacing="1" w:line="276" w:lineRule="auto"/>
              <w:rPr>
                <w:szCs w:val="20"/>
                <w:lang w:val="en-GB"/>
              </w:rPr>
            </w:pPr>
            <w:r w:rsidRPr="00DA0D8F">
              <w:rPr>
                <w:szCs w:val="20"/>
                <w:lang w:val="en-GB"/>
              </w:rPr>
              <w:fldChar w:fldCharType="begin"/>
            </w:r>
            <w:r w:rsidR="00B90A2B">
              <w:rPr>
                <w:szCs w:val="20"/>
                <w:lang w:val="en-GB"/>
              </w:rPr>
              <w:instrText xml:space="preserve"> ADDIN ZOTERO_ITEM CSL_CITATION {"citationID":"87w9wO7R","properties":{"formattedCitation":"[14]","plainCitation":"[14]","noteIndex":0},"citationItems":[{"id":297,"uris":["http://zotero.org/users/9663344/items/KC9H5ARD"],"itemData":{"id":297,"type":"article-journal","abstract":"Gonorrhea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7BA5E32D" w14:textId="77777777" w:rsidTr="000521C0">
        <w:tc>
          <w:tcPr>
            <w:tcW w:w="772" w:type="dxa"/>
          </w:tcPr>
          <w:p w14:paraId="5BD5B40E" w14:textId="77777777" w:rsidR="00C33ADA" w:rsidRPr="00DA0D8F" w:rsidRDefault="00000000"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ϕ</m:t>
                    </m:r>
                  </m:e>
                  <m:sub>
                    <m:r>
                      <w:rPr>
                        <w:rFonts w:ascii="Cambria Math" w:eastAsia="Times New Roman" w:hAnsi="Cambria Math" w:cs="Times New Roman"/>
                        <w:color w:val="000000" w:themeColor="text1"/>
                        <w:kern w:val="0"/>
                        <w:szCs w:val="20"/>
                        <w:lang w:val="en-GB"/>
                        <w14:ligatures w14:val="none"/>
                      </w:rPr>
                      <m:t>η</m:t>
                    </m:r>
                  </m:sub>
                </m:sSub>
              </m:oMath>
            </m:oMathPara>
          </w:p>
        </w:tc>
        <w:tc>
          <w:tcPr>
            <w:tcW w:w="4119" w:type="dxa"/>
          </w:tcPr>
          <w:p w14:paraId="30695235"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Annual increase in screening rate</w:t>
            </w:r>
          </w:p>
        </w:tc>
        <w:tc>
          <w:tcPr>
            <w:tcW w:w="2579" w:type="dxa"/>
          </w:tcPr>
          <w:p w14:paraId="53837BE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 1]</w:t>
            </w:r>
          </w:p>
        </w:tc>
        <w:tc>
          <w:tcPr>
            <w:tcW w:w="1497" w:type="dxa"/>
          </w:tcPr>
          <w:p w14:paraId="7635B6D7"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0.3]</w:t>
            </w:r>
          </w:p>
        </w:tc>
        <w:tc>
          <w:tcPr>
            <w:tcW w:w="4154" w:type="dxa"/>
          </w:tcPr>
          <w:p w14:paraId="05B45975" w14:textId="55C854BB" w:rsidR="00C33ADA" w:rsidRPr="00DA0D8F" w:rsidRDefault="00A64331" w:rsidP="00774E89">
            <w:pPr>
              <w:spacing w:before="100" w:beforeAutospacing="1" w:after="100" w:afterAutospacing="1" w:line="276" w:lineRule="auto"/>
              <w:rPr>
                <w:szCs w:val="20"/>
                <w:lang w:val="en-GB"/>
              </w:rPr>
            </w:pPr>
            <w:r>
              <w:rPr>
                <w:szCs w:val="20"/>
                <w:lang w:val="en-GB"/>
              </w:rPr>
              <w:t>0.115 (0.00464 – 0.289)</w:t>
            </w:r>
          </w:p>
        </w:tc>
        <w:tc>
          <w:tcPr>
            <w:tcW w:w="837" w:type="dxa"/>
          </w:tcPr>
          <w:p w14:paraId="72D8A103" w14:textId="046EA10D"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{"citationID":"sl4pPGPK","properties":{"formattedCitation":"[14]","plainCitation":"[14]","noteIndex":0},"citationItems":[{"id":297,"uris":["http://zotero.org/users/9663344/items/KC9H5ARD"],"itemData":{"id":297,"type":"article-journal","abstract":"Gonorrhea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54E315EC" w14:textId="77777777" w:rsidTr="000521C0">
        <w:tc>
          <w:tcPr>
            <w:tcW w:w="772" w:type="dxa"/>
          </w:tcPr>
          <w:p w14:paraId="2609358D"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ρ</m:t>
                </m:r>
              </m:oMath>
            </m:oMathPara>
          </w:p>
        </w:tc>
        <w:tc>
          <w:tcPr>
            <w:tcW w:w="4119" w:type="dxa"/>
          </w:tcPr>
          <w:p w14:paraId="4A5833F8"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recovery after treatment</w:t>
            </w:r>
          </w:p>
        </w:tc>
        <w:tc>
          <w:tcPr>
            <w:tcW w:w="2579" w:type="dxa"/>
          </w:tcPr>
          <w:p w14:paraId="34CE9174"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logN</m:t>
              </m:r>
            </m:oMath>
            <w:r w:rsidRPr="00DA0D8F">
              <w:rPr>
                <w:rFonts w:eastAsia="Times New Roman" w:cs="Times New Roman"/>
                <w:color w:val="000000" w:themeColor="text1"/>
                <w:kern w:val="0"/>
                <w:szCs w:val="20"/>
                <w:lang w:val="en-GB"/>
                <w14:ligatures w14:val="none"/>
              </w:rPr>
              <w:t>[3.99, 0.11]</w:t>
            </w:r>
          </w:p>
        </w:tc>
        <w:tc>
          <w:tcPr>
            <w:tcW w:w="1497" w:type="dxa"/>
          </w:tcPr>
          <w:p w14:paraId="73AED93E"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200]</w:t>
            </w:r>
          </w:p>
        </w:tc>
        <w:tc>
          <w:tcPr>
            <w:tcW w:w="4154" w:type="dxa"/>
          </w:tcPr>
          <w:p w14:paraId="15D11204" w14:textId="17848176" w:rsidR="00C33ADA" w:rsidRPr="00DA0D8F" w:rsidRDefault="00A64331" w:rsidP="00774E89">
            <w:pPr>
              <w:spacing w:before="100" w:beforeAutospacing="1" w:after="100" w:afterAutospacing="1" w:line="276" w:lineRule="auto"/>
              <w:rPr>
                <w:szCs w:val="20"/>
                <w:lang w:val="en-GB"/>
              </w:rPr>
            </w:pPr>
            <w:r>
              <w:rPr>
                <w:szCs w:val="20"/>
                <w:lang w:val="en-GB"/>
              </w:rPr>
              <w:t>54.083 (43.511 – 67.040)</w:t>
            </w:r>
          </w:p>
        </w:tc>
        <w:tc>
          <w:tcPr>
            <w:tcW w:w="837" w:type="dxa"/>
          </w:tcPr>
          <w:p w14:paraId="10ACEBE9" w14:textId="063D26A2"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{"citationID":"J5ExjMLp","properties":{"formattedCitation":"[14]","plainCitation":"[14]","noteIndex":0},"citationItems":[{"id":297,"uris":["http://zotero.org/users/9663344/items/KC9H5ARD"],"itemData":{"id":297,"type":"article-journal","abstract":"Gonorrhea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7072F75D" w14:textId="77777777" w:rsidTr="000521C0">
        <w:tc>
          <w:tcPr>
            <w:tcW w:w="772" w:type="dxa"/>
          </w:tcPr>
          <w:p w14:paraId="26CCD521" w14:textId="77777777" w:rsidR="00C33ADA" w:rsidRPr="00DA0D8F" w:rsidRDefault="00C33ADA" w:rsidP="00774E89">
            <w:pPr>
              <w:spacing w:before="100" w:beforeAutospacing="1" w:after="100" w:afterAutospacing="1" w:line="276" w:lineRule="auto"/>
              <w:rPr>
                <w:rFonts w:eastAsia="Times New Roman" w:cs="Times New Roman"/>
                <w:i/>
                <w:iCs/>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ν</m:t>
                </m:r>
              </m:oMath>
            </m:oMathPara>
          </w:p>
        </w:tc>
        <w:tc>
          <w:tcPr>
            <w:tcW w:w="4119" w:type="dxa"/>
          </w:tcPr>
          <w:p w14:paraId="1B191707"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Rate of natural recovery</w:t>
            </w:r>
          </w:p>
        </w:tc>
        <w:tc>
          <w:tcPr>
            <w:tcW w:w="2579" w:type="dxa"/>
          </w:tcPr>
          <w:p w14:paraId="2C95185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logN[1.13, 0.34]</w:t>
            </w:r>
          </w:p>
        </w:tc>
        <w:tc>
          <w:tcPr>
            <w:tcW w:w="1497" w:type="dxa"/>
          </w:tcPr>
          <w:p w14:paraId="6ED2E524" w14:textId="77777777" w:rsidR="00C33ADA" w:rsidRPr="00DA0D8F" w:rsidRDefault="00C33ADA" w:rsidP="00774E89">
            <w:pPr>
              <w:spacing w:before="100" w:beforeAutospacing="1" w:after="100" w:afterAutospacing="1" w:line="276" w:lineRule="auto"/>
              <w:rPr>
                <w:szCs w:val="20"/>
                <w:lang w:val="en-GB"/>
              </w:rPr>
            </w:pPr>
            <w:r w:rsidRPr="00DA0D8F">
              <w:rPr>
                <w:szCs w:val="20"/>
                <w:lang w:val="en-GB"/>
              </w:rPr>
              <w:t>[0, 50]</w:t>
            </w:r>
          </w:p>
        </w:tc>
        <w:tc>
          <w:tcPr>
            <w:tcW w:w="4154" w:type="dxa"/>
          </w:tcPr>
          <w:p w14:paraId="2BAD90BD" w14:textId="076E17A9" w:rsidR="00C33ADA" w:rsidRPr="00DA0D8F" w:rsidRDefault="00A64331" w:rsidP="00774E89">
            <w:pPr>
              <w:spacing w:before="100" w:beforeAutospacing="1" w:after="100" w:afterAutospacing="1" w:line="276" w:lineRule="auto"/>
              <w:rPr>
                <w:szCs w:val="20"/>
                <w:lang w:val="en-GB"/>
              </w:rPr>
            </w:pPr>
            <w:r>
              <w:rPr>
                <w:szCs w:val="20"/>
                <w:lang w:val="en-GB"/>
              </w:rPr>
              <w:t>2.919 (1.490 – 5.535)</w:t>
            </w:r>
          </w:p>
        </w:tc>
        <w:tc>
          <w:tcPr>
            <w:tcW w:w="837" w:type="dxa"/>
          </w:tcPr>
          <w:p w14:paraId="3C966379" w14:textId="2696779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szCs w:val="20"/>
                <w:lang w:val="en-GB"/>
              </w:rPr>
              <w:fldChar w:fldCharType="begin"/>
            </w:r>
            <w:r w:rsidR="00B90A2B">
              <w:rPr>
                <w:szCs w:val="20"/>
                <w:lang w:val="en-GB"/>
              </w:rPr>
              <w:instrText xml:space="preserve"> ADDIN ZOTERO_ITEM CSL_CITATION {"citationID":"AGPC9Qni","properties":{"formattedCitation":"[14]","plainCitation":"[14]","noteIndex":0},"citationItems":[{"id":297,"uris":["http://zotero.org/users/9663344/items/KC9H5ARD"],"itemData":{"id":297,"type":"article-journal","abstract":"Gonorrhea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w:instrText>
            </w:r>
            <w:r w:rsidR="00B90A2B">
              <w:rPr>
                <w:rFonts w:hint="eastAsia"/>
                <w:szCs w:val="20"/>
                <w:lang w:val="en-GB"/>
              </w:rPr>
              <w:instrText>≥</w:instrText>
            </w:r>
            <w:r w:rsidR="00B90A2B">
              <w:rPr>
                <w:szCs w:val="20"/>
                <w:lang w:val="en-GB"/>
              </w:rPr>
              <w:instrText xml:space="preserve"> 52% protection for </w:instrText>
            </w:r>
            <w:r w:rsidR="00B90A2B">
              <w:rPr>
                <w:rFonts w:hint="eastAsia"/>
                <w:szCs w:val="20"/>
                <w:lang w:val="en-GB"/>
              </w:rPr>
              <w:instrText>≥</w:instrText>
            </w:r>
            <w:r w:rsidR="00B90A2B">
              <w:rPr>
                <w:szCs w:val="20"/>
                <w:lang w:val="en-GB"/>
              </w:rPr>
              <w:instrText xml:space="preserve">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J"},{"family":"Didelot","given":"Xavier"}],"issued":{"date-parts":[["2020",11,5]]}}}],"schema":"https://github.com/citation-style-language/schema/raw/master/csl-citation.json"} </w:instrText>
            </w:r>
            <w:r w:rsidRPr="00DA0D8F">
              <w:rPr>
                <w:szCs w:val="20"/>
                <w:lang w:val="en-GB"/>
              </w:rPr>
              <w:fldChar w:fldCharType="separate"/>
            </w:r>
            <w:r w:rsidR="00B90A2B">
              <w:rPr>
                <w:szCs w:val="20"/>
                <w:lang w:val="en-GB"/>
              </w:rPr>
              <w:t>[14]</w:t>
            </w:r>
            <w:r w:rsidRPr="00DA0D8F">
              <w:rPr>
                <w:szCs w:val="20"/>
                <w:lang w:val="en-GB"/>
              </w:rPr>
              <w:fldChar w:fldCharType="end"/>
            </w:r>
          </w:p>
        </w:tc>
      </w:tr>
      <w:tr w:rsidR="00C33ADA" w:rsidRPr="00DA0D8F" w14:paraId="496D836E" w14:textId="77777777" w:rsidTr="000521C0">
        <w:tc>
          <w:tcPr>
            <w:tcW w:w="772" w:type="dxa"/>
          </w:tcPr>
          <w:p w14:paraId="0588A5E5" w14:textId="77777777" w:rsidR="00C33ADA" w:rsidRPr="00DA0D8F" w:rsidRDefault="00C33ADA" w:rsidP="00774E89">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r>
                  <w:rPr>
                    <w:rFonts w:ascii="Cambria Math" w:eastAsia="Times New Roman" w:hAnsi="Cambria Math" w:cs="Times New Roman"/>
                    <w:color w:val="000000" w:themeColor="text1"/>
                    <w:kern w:val="0"/>
                    <w:szCs w:val="20"/>
                    <w:lang w:val="en-GB"/>
                    <w14:ligatures w14:val="none"/>
                  </w:rPr>
                  <m:t>ϕ</m:t>
                </m:r>
              </m:oMath>
            </m:oMathPara>
          </w:p>
        </w:tc>
        <w:tc>
          <w:tcPr>
            <w:tcW w:w="4119" w:type="dxa"/>
          </w:tcPr>
          <w:p w14:paraId="66510673"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Treatment failure rate for ceftriaxone- or dual resistant infections treated with ceftriaxone</w:t>
            </w:r>
          </w:p>
        </w:tc>
        <w:tc>
          <w:tcPr>
            <w:tcW w:w="2579" w:type="dxa"/>
          </w:tcPr>
          <w:p w14:paraId="4D7155D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DA0D8F">
              <w:rPr>
                <w:rFonts w:eastAsia="Times New Roman" w:cs="Times New Roman"/>
                <w:color w:val="000000" w:themeColor="text1"/>
                <w:kern w:val="0"/>
                <w:szCs w:val="20"/>
                <w:lang w:val="en-GB"/>
                <w14:ligatures w14:val="none"/>
              </w:rPr>
              <w:t>[0.001, 1000]</w:t>
            </w:r>
          </w:p>
        </w:tc>
        <w:tc>
          <w:tcPr>
            <w:tcW w:w="1497" w:type="dxa"/>
          </w:tcPr>
          <w:p w14:paraId="0FF656A6"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 0.2]</w:t>
            </w:r>
          </w:p>
        </w:tc>
        <w:tc>
          <w:tcPr>
            <w:tcW w:w="4154" w:type="dxa"/>
          </w:tcPr>
          <w:p w14:paraId="7866CD5B" w14:textId="1AC2E315" w:rsidR="00C33ADA" w:rsidRPr="00DA0D8F" w:rsidRDefault="00A64331"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A64331">
              <w:rPr>
                <w:rFonts w:eastAsia="Times New Roman" w:cs="Times New Roman"/>
                <w:color w:val="000000" w:themeColor="text1"/>
                <w:kern w:val="0"/>
                <w:szCs w:val="20"/>
                <w:lang w:val="en-GB"/>
                <w14:ligatures w14:val="none"/>
              </w:rPr>
              <w:t>0.000023</w:t>
            </w:r>
            <w:r>
              <w:rPr>
                <w:rFonts w:eastAsia="Times New Roman" w:cs="Times New Roman"/>
                <w:color w:val="000000" w:themeColor="text1"/>
                <w:kern w:val="0"/>
                <w:szCs w:val="20"/>
                <w:lang w:val="en-GB"/>
                <w14:ligatures w14:val="none"/>
              </w:rPr>
              <w:t>2 (</w:t>
            </w:r>
            <w:r w:rsidRPr="00A64331">
              <w:rPr>
                <w:rFonts w:eastAsia="Times New Roman" w:cs="Times New Roman"/>
                <w:color w:val="000000" w:themeColor="text1"/>
                <w:kern w:val="0"/>
                <w:szCs w:val="20"/>
                <w:lang w:val="en-GB"/>
                <w14:ligatures w14:val="none"/>
              </w:rPr>
              <w:t>0.0000011</w:t>
            </w:r>
            <w:r>
              <w:rPr>
                <w:rFonts w:eastAsia="Times New Roman" w:cs="Times New Roman"/>
                <w:color w:val="000000" w:themeColor="text1"/>
                <w:kern w:val="0"/>
                <w:szCs w:val="20"/>
                <w:lang w:val="en-GB"/>
                <w14:ligatures w14:val="none"/>
              </w:rPr>
              <w:t xml:space="preserve">9 </w:t>
            </w:r>
            <w:r>
              <w:rPr>
                <w:szCs w:val="20"/>
                <w:lang w:val="en-GB"/>
              </w:rPr>
              <w:t xml:space="preserve">– </w:t>
            </w:r>
            <w:r>
              <w:rPr>
                <w:rFonts w:eastAsia="Times New Roman" w:cs="Times New Roman"/>
                <w:color w:val="000000" w:themeColor="text1"/>
                <w:kern w:val="0"/>
                <w:szCs w:val="20"/>
                <w:lang w:val="en-GB"/>
                <w14:ligatures w14:val="none"/>
              </w:rPr>
              <w:t>0.00124)</w:t>
            </w:r>
          </w:p>
        </w:tc>
        <w:tc>
          <w:tcPr>
            <w:tcW w:w="837" w:type="dxa"/>
          </w:tcPr>
          <w:p w14:paraId="1AE11EF6" w14:textId="716E0974"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{"citationID":"byXQfm3S","properties":{"formattedCitation":"[15]","plainCitation":"[15]","noteIndex":0},"citationItems":[{"id":420,"uris":["http://zotero.org/users/9663344/items/ZQGG9PCA"],"itemData":{"id":420,"type":"webpage","container-title":"UK Health Security Agency","language":"en","title":"GRASP report: data to August 2024","title-short":"GRASP report","URL":"https://www.gov.uk/government/publications/gonococcal-resistance-to-antimicrobials-surveillance-programme-grasp-report/grasp-report-data-to-august-2024","accessed":{"date-parts":[["2025",10,29]]}}}],"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[15]</w:t>
            </w:r>
            <w:r w:rsidRPr="00DA0D8F">
              <w:rPr>
                <w:rFonts w:eastAsia="Times New Roman" w:cs="Times New Roman"/>
                <w:color w:val="000000" w:themeColor="text1"/>
                <w:kern w:val="0"/>
                <w:szCs w:val="20"/>
                <w:lang w:val="en-GB"/>
                <w14:ligatures w14:val="none"/>
              </w:rPr>
              <w:fldChar w:fldCharType="end"/>
            </w:r>
          </w:p>
        </w:tc>
      </w:tr>
      <w:tr w:rsidR="00C33ADA" w:rsidRPr="00DA0D8F" w14:paraId="6DE11034" w14:textId="77777777" w:rsidTr="000521C0">
        <w:tc>
          <w:tcPr>
            <w:tcW w:w="772" w:type="dxa"/>
          </w:tcPr>
          <w:p w14:paraId="0957F86B" w14:textId="77777777" w:rsidR="00C33ADA" w:rsidRPr="00DA0D8F" w:rsidRDefault="00000000" w:rsidP="00774E89">
            <w:pPr>
              <w:spacing w:before="100" w:beforeAutospacing="1" w:after="100" w:afterAutospacing="1" w:line="276" w:lineRule="auto"/>
              <w:rPr>
                <w:rFonts w:ascii="Aptos" w:eastAsia="DengXian" w:hAnsi="Aptos" w:cs="Times New Roman"/>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c</m:t>
                    </m:r>
                  </m:sub>
                </m:sSub>
              </m:oMath>
            </m:oMathPara>
          </w:p>
        </w:tc>
        <w:tc>
          <w:tcPr>
            <w:tcW w:w="4119" w:type="dxa"/>
          </w:tcPr>
          <w:p w14:paraId="0EE1D21A" w14:textId="16280515"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Relative fitness of ceftriaxone-resistant bacteria, compared with </w:t>
            </w:r>
            <w:del w:id="27" w:author="#WANG ZIHAO#" w:date="2026-06-19T00:50:00Z" w16du:dateUtc="2026-06-18T16:50:00Z">
              <w:r w:rsidRPr="00DA0D8F" w:rsidDel="00CD3842">
                <w:rPr>
                  <w:rFonts w:eastAsia="Times New Roman" w:cs="Times New Roman"/>
                  <w:color w:val="000000" w:themeColor="text1"/>
                  <w:kern w:val="0"/>
                  <w:szCs w:val="20"/>
                  <w:lang w:val="en-GB"/>
                  <w14:ligatures w14:val="none"/>
                </w:rPr>
                <w:delText>susceptible</w:delText>
              </w:r>
            </w:del>
            <w:ins w:id="28" w:author="#WANG ZIHAO#" w:date="2026-06-19T00:50:00Z" w16du:dateUtc="2026-06-18T16:50:00Z">
              <w:r w:rsidR="00CD3842">
                <w:rPr>
                  <w:rFonts w:eastAsia="Times New Roman" w:cs="Times New Roman"/>
                  <w:color w:val="000000" w:themeColor="text1"/>
                  <w:kern w:val="0"/>
                  <w:szCs w:val="20"/>
                  <w:lang w:val="en-GB"/>
                  <w14:ligatures w14:val="none"/>
                </w:rPr>
                <w:t>baseline susceptible</w:t>
              </w:r>
            </w:ins>
          </w:p>
        </w:tc>
        <w:tc>
          <w:tcPr>
            <w:tcW w:w="2579" w:type="dxa"/>
          </w:tcPr>
          <w:p w14:paraId="0845EFE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logN[-0.0204, 0.02]</w:t>
            </w:r>
          </w:p>
        </w:tc>
        <w:tc>
          <w:tcPr>
            <w:tcW w:w="1497" w:type="dxa"/>
          </w:tcPr>
          <w:p w14:paraId="7E109308"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[0.7, 1.1]</w:t>
            </w:r>
          </w:p>
        </w:tc>
        <w:tc>
          <w:tcPr>
            <w:tcW w:w="4154" w:type="dxa"/>
          </w:tcPr>
          <w:p w14:paraId="5CE58341" w14:textId="1B34809A" w:rsidR="00C33ADA" w:rsidRPr="00DA0D8F" w:rsidRDefault="000D7BB3"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0.980 (0.942 – 1.018)</w:t>
            </w:r>
          </w:p>
        </w:tc>
        <w:tc>
          <w:tcPr>
            <w:tcW w:w="837" w:type="dxa"/>
          </w:tcPr>
          <w:p w14:paraId="6BE93D49" w14:textId="32E162A9"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{"citationID":"4PPeZTZN","properties":{"formattedCitation":"[16]","plainCitation":"[16]","noteIndex":0},"citationItems":[{"id":187,"uris":["http://zotero.org/users/9663344/items/HYSVKZR9"],"itemData":{"id":187,"type":"article-journal","abstract":"Background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641A917E" w14:textId="77777777" w:rsidTr="000521C0">
        <w:tc>
          <w:tcPr>
            <w:tcW w:w="772" w:type="dxa"/>
          </w:tcPr>
          <w:p w14:paraId="6E37904D"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t</m:t>
                    </m:r>
                  </m:sub>
                </m:sSub>
              </m:oMath>
            </m:oMathPara>
          </w:p>
        </w:tc>
        <w:tc>
          <w:tcPr>
            <w:tcW w:w="4119" w:type="dxa"/>
          </w:tcPr>
          <w:p w14:paraId="64A7CC16" w14:textId="1ACE99C3"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Relative fitness of tetracycline-resistant bacteria, compared with </w:t>
            </w:r>
            <w:del w:id="29" w:author="#WANG ZIHAO#" w:date="2026-06-19T00:50:00Z" w16du:dateUtc="2026-06-18T16:50:00Z">
              <w:r w:rsidRPr="00DA0D8F" w:rsidDel="00CD3842">
                <w:rPr>
                  <w:rFonts w:eastAsia="Times New Roman" w:cs="Times New Roman"/>
                  <w:color w:val="000000" w:themeColor="text1"/>
                  <w:kern w:val="0"/>
                  <w:szCs w:val="20"/>
                  <w:lang w:val="en-GB"/>
                  <w14:ligatures w14:val="none"/>
                </w:rPr>
                <w:delText>susceptible</w:delText>
              </w:r>
            </w:del>
            <w:ins w:id="30" w:author="#WANG ZIHAO#" w:date="2026-06-19T00:50:00Z" w16du:dateUtc="2026-06-18T16:50:00Z">
              <w:r w:rsidR="00CD3842">
                <w:rPr>
                  <w:rFonts w:eastAsia="Times New Roman" w:cs="Times New Roman"/>
                  <w:color w:val="000000" w:themeColor="text1"/>
                  <w:kern w:val="0"/>
                  <w:szCs w:val="20"/>
                  <w:lang w:val="en-GB"/>
                  <w14:ligatures w14:val="none"/>
                </w:rPr>
                <w:t>baseline susceptible</w:t>
              </w:r>
            </w:ins>
          </w:p>
        </w:tc>
        <w:tc>
          <w:tcPr>
            <w:tcW w:w="2579" w:type="dxa"/>
          </w:tcPr>
          <w:p w14:paraId="144D5A69"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logN[-0.0204, 0.02]</w:t>
            </w:r>
          </w:p>
        </w:tc>
        <w:tc>
          <w:tcPr>
            <w:tcW w:w="1497" w:type="dxa"/>
          </w:tcPr>
          <w:p w14:paraId="76922FA1"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[0.7, 1.1]</w:t>
            </w:r>
          </w:p>
        </w:tc>
        <w:tc>
          <w:tcPr>
            <w:tcW w:w="4154" w:type="dxa"/>
          </w:tcPr>
          <w:p w14:paraId="613A2A3F" w14:textId="4C05655D" w:rsidR="00C33ADA" w:rsidRPr="00DA0D8F" w:rsidRDefault="000D7BB3"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0.990 (0.955 – 1.03)</w:t>
            </w:r>
          </w:p>
        </w:tc>
        <w:tc>
          <w:tcPr>
            <w:tcW w:w="837" w:type="dxa"/>
          </w:tcPr>
          <w:p w14:paraId="0F73AF59" w14:textId="71C541BE"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{"citationID":"w3hdUG4f","properties":{"formattedCitation":"[16]","plainCitation":"[16]","noteIndex":0},"citationItems":[{"id":187,"uris":["http://zotero.org/users/9663344/items/HYSVKZR9"],"itemData":{"id":187,"type":"article-journal","abstract":"Background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0EC3EC00" w14:textId="77777777" w:rsidTr="000521C0">
        <w:tc>
          <w:tcPr>
            <w:tcW w:w="772" w:type="dxa"/>
          </w:tcPr>
          <w:p w14:paraId="6A4C7666"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f</m:t>
                    </m:r>
                  </m:e>
                  <m:sub>
                    <m:r>
                      <w:rPr>
                        <w:rFonts w:ascii="Cambria Math" w:eastAsia="Times New Roman" w:hAnsi="Cambria Math" w:cs="Times New Roman"/>
                        <w:color w:val="000000" w:themeColor="text1"/>
                        <w:kern w:val="0"/>
                        <w:szCs w:val="20"/>
                        <w:lang w:val="en-GB"/>
                        <w14:ligatures w14:val="none"/>
                      </w:rPr>
                      <m:t>d2</m:t>
                    </m:r>
                  </m:sub>
                </m:sSub>
              </m:oMath>
            </m:oMathPara>
          </w:p>
        </w:tc>
        <w:tc>
          <w:tcPr>
            <w:tcW w:w="4119" w:type="dxa"/>
          </w:tcPr>
          <w:p w14:paraId="126708EA" w14:textId="56817114"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Relative fitness of dual resistant bacteria, compared with </w:t>
            </w:r>
            <w:del w:id="31" w:author="#WANG ZIHAO#" w:date="2026-06-19T00:50:00Z" w16du:dateUtc="2026-06-18T16:50:00Z">
              <w:r w:rsidRPr="00DA0D8F" w:rsidDel="00CD3842">
                <w:rPr>
                  <w:rFonts w:eastAsia="Times New Roman" w:cs="Times New Roman"/>
                  <w:color w:val="000000" w:themeColor="text1"/>
                  <w:kern w:val="0"/>
                  <w:szCs w:val="20"/>
                  <w:lang w:val="en-GB"/>
                  <w14:ligatures w14:val="none"/>
                </w:rPr>
                <w:delText>susceptible</w:delText>
              </w:r>
            </w:del>
            <w:ins w:id="32" w:author="#WANG ZIHAO#" w:date="2026-06-19T00:50:00Z" w16du:dateUtc="2026-06-18T16:50:00Z">
              <w:r w:rsidR="00CD3842">
                <w:rPr>
                  <w:rFonts w:eastAsia="Times New Roman" w:cs="Times New Roman"/>
                  <w:color w:val="000000" w:themeColor="text1"/>
                  <w:kern w:val="0"/>
                  <w:szCs w:val="20"/>
                  <w:lang w:val="en-GB"/>
                  <w14:ligatures w14:val="none"/>
                </w:rPr>
                <w:t>baseline susceptible</w:t>
              </w:r>
            </w:ins>
          </w:p>
        </w:tc>
        <w:tc>
          <w:tcPr>
            <w:tcW w:w="2579" w:type="dxa"/>
          </w:tcPr>
          <w:p w14:paraId="15CDB507"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logN[-0.0408, 0.02]</w:t>
            </w:r>
          </w:p>
        </w:tc>
        <w:tc>
          <w:tcPr>
            <w:tcW w:w="1497" w:type="dxa"/>
          </w:tcPr>
          <w:p w14:paraId="0FA693F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[0.5, 1]</w:t>
            </w:r>
          </w:p>
        </w:tc>
        <w:tc>
          <w:tcPr>
            <w:tcW w:w="4154" w:type="dxa"/>
          </w:tcPr>
          <w:p w14:paraId="0487ADC6" w14:textId="46BB6AE4" w:rsidR="00C33ADA" w:rsidRPr="00DA0D8F" w:rsidRDefault="00DB0A5C"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0.959 (0.922 – 0.992)</w:t>
            </w:r>
          </w:p>
        </w:tc>
        <w:tc>
          <w:tcPr>
            <w:tcW w:w="837" w:type="dxa"/>
          </w:tcPr>
          <w:p w14:paraId="64223123" w14:textId="2DE7811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{"citationID":"wPKQhZXB","properties":{"formattedCitation":"[16]","plainCitation":"[16]","noteIndex":0},"citationItems":[{"id":187,"uris":["http://zotero.org/users/9663344/items/HYSVKZR9"],"itemData":{"id":187,"type":"article-journal","abstract":"Background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401D0272" w14:textId="77777777" w:rsidTr="000521C0">
        <w:tc>
          <w:tcPr>
            <w:tcW w:w="772" w:type="dxa"/>
          </w:tcPr>
          <w:p w14:paraId="0D417F24"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w</m:t>
                    </m:r>
                  </m:e>
                  <m:sub>
                    <m:r>
                      <w:rPr>
                        <w:rFonts w:ascii="Cambria Math" w:eastAsia="Times New Roman" w:hAnsi="Cambria Math" w:cs="Times New Roman"/>
                        <w:color w:val="000000" w:themeColor="text1"/>
                        <w:kern w:val="0"/>
                        <w:szCs w:val="20"/>
                        <w:lang w:val="en-GB"/>
                        <w14:ligatures w14:val="none"/>
                      </w:rPr>
                      <m:t>c</m:t>
                    </m:r>
                  </m:sub>
                </m:sSub>
              </m:oMath>
            </m:oMathPara>
          </w:p>
        </w:tc>
        <w:tc>
          <w:tcPr>
            <w:tcW w:w="4119" w:type="dxa"/>
          </w:tcPr>
          <w:p w14:paraId="24B731F7"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of emergence of ceftriaxone resistance upon treatment with ceftriaxone</w:t>
            </w:r>
          </w:p>
        </w:tc>
        <w:tc>
          <w:tcPr>
            <w:tcW w:w="2579" w:type="dxa"/>
          </w:tcPr>
          <w:p w14:paraId="230498D0"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logN[log10</w:t>
            </w:r>
            <w:r w:rsidRPr="00DA0D8F">
              <w:rPr>
                <w:rFonts w:eastAsia="Times New Roman" w:cs="Times New Roman"/>
                <w:color w:val="000000" w:themeColor="text1"/>
                <w:kern w:val="0"/>
                <w:szCs w:val="20"/>
                <w:vertAlign w:val="superscript"/>
                <w:lang w:val="en-GB"/>
                <w14:ligatures w14:val="none"/>
              </w:rPr>
              <w:t>-8</w:t>
            </w:r>
            <w:r w:rsidRPr="00DA0D8F">
              <w:rPr>
                <w:rFonts w:eastAsia="Times New Roman" w:cs="Times New Roman"/>
                <w:color w:val="000000" w:themeColor="text1"/>
                <w:kern w:val="0"/>
                <w:szCs w:val="20"/>
                <w:lang w:val="en-GB"/>
                <w14:ligatures w14:val="none"/>
              </w:rPr>
              <w:t>, 0.01]</w:t>
            </w:r>
          </w:p>
        </w:tc>
        <w:tc>
          <w:tcPr>
            <w:tcW w:w="1497" w:type="dxa"/>
          </w:tcPr>
          <w:p w14:paraId="0267335D"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[10</w:t>
            </w:r>
            <w:r w:rsidRPr="00DA0D8F">
              <w:rPr>
                <w:rFonts w:eastAsia="Times New Roman" w:cs="Times New Roman"/>
                <w:color w:val="000000" w:themeColor="text1"/>
                <w:kern w:val="0"/>
                <w:szCs w:val="20"/>
                <w:vertAlign w:val="superscript"/>
                <w:lang w:val="en-GB"/>
                <w14:ligatures w14:val="none"/>
              </w:rPr>
              <w:t>-10</w:t>
            </w:r>
            <w:r w:rsidRPr="00DA0D8F">
              <w:rPr>
                <w:rFonts w:eastAsia="Times New Roman" w:cs="Times New Roman"/>
                <w:color w:val="000000" w:themeColor="text1"/>
                <w:kern w:val="0"/>
                <w:szCs w:val="20"/>
                <w:lang w:val="en-GB"/>
                <w14:ligatures w14:val="none"/>
              </w:rPr>
              <w:t>, 10</w:t>
            </w:r>
            <w:r w:rsidRPr="00DA0D8F">
              <w:rPr>
                <w:rFonts w:eastAsia="Times New Roman" w:cs="Times New Roman"/>
                <w:color w:val="000000" w:themeColor="text1"/>
                <w:kern w:val="0"/>
                <w:szCs w:val="20"/>
                <w:vertAlign w:val="superscript"/>
                <w:lang w:val="en-GB"/>
                <w14:ligatures w14:val="none"/>
              </w:rPr>
              <w:t>-5</w:t>
            </w:r>
            <w:r w:rsidRPr="00DA0D8F">
              <w:rPr>
                <w:rFonts w:eastAsia="Times New Roman" w:cs="Times New Roman"/>
                <w:color w:val="000000" w:themeColor="text1"/>
                <w:kern w:val="0"/>
                <w:szCs w:val="20"/>
                <w:lang w:val="en-GB"/>
                <w14:ligatures w14:val="none"/>
              </w:rPr>
              <w:t>]</w:t>
            </w:r>
          </w:p>
        </w:tc>
        <w:tc>
          <w:tcPr>
            <w:tcW w:w="4154" w:type="dxa"/>
          </w:tcPr>
          <w:p w14:paraId="4C2A3B6B" w14:textId="1F84ECAC" w:rsidR="00C33ADA" w:rsidRPr="00DA0D8F" w:rsidRDefault="000521C0"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0521C0">
              <w:rPr>
                <w:rFonts w:eastAsia="Times New Roman" w:cs="Times New Roman"/>
                <w:color w:val="000000" w:themeColor="text1"/>
                <w:kern w:val="0"/>
                <w:szCs w:val="20"/>
                <w:lang w:val="en-GB"/>
                <w14:ligatures w14:val="none"/>
              </w:rPr>
              <w:t>0.0000000100</w:t>
            </w:r>
            <w:r>
              <w:rPr>
                <w:rFonts w:eastAsia="Times New Roman" w:cs="Times New Roman"/>
                <w:color w:val="000000" w:themeColor="text1"/>
                <w:kern w:val="0"/>
                <w:szCs w:val="20"/>
                <w:lang w:val="en-GB"/>
                <w14:ligatures w14:val="none"/>
              </w:rPr>
              <w:t xml:space="preserve"> (</w:t>
            </w:r>
            <w:r w:rsidRPr="000521C0">
              <w:rPr>
                <w:rFonts w:eastAsia="Times New Roman" w:cs="Times New Roman"/>
                <w:color w:val="000000" w:themeColor="text1"/>
                <w:kern w:val="0"/>
                <w:szCs w:val="20"/>
                <w:lang w:val="en-GB"/>
                <w14:ligatures w14:val="none"/>
              </w:rPr>
              <w:t>0.0000000098</w:t>
            </w:r>
            <w:r>
              <w:rPr>
                <w:rFonts w:eastAsia="Times New Roman" w:cs="Times New Roman"/>
                <w:color w:val="000000" w:themeColor="text1"/>
                <w:kern w:val="0"/>
                <w:szCs w:val="20"/>
                <w:lang w:val="en-GB"/>
                <w14:ligatures w14:val="none"/>
              </w:rPr>
              <w:t xml:space="preserve"> </w:t>
            </w:r>
            <w:r w:rsidR="0074799F">
              <w:rPr>
                <w:rFonts w:eastAsia="Times New Roman" w:cs="Times New Roman"/>
                <w:color w:val="000000" w:themeColor="text1"/>
                <w:kern w:val="0"/>
                <w:szCs w:val="20"/>
                <w:lang w:val="en-GB"/>
                <w14:ligatures w14:val="none"/>
              </w:rPr>
              <w:t xml:space="preserve">– </w:t>
            </w:r>
            <w:r w:rsidR="0074799F" w:rsidRPr="000521C0">
              <w:rPr>
                <w:rFonts w:eastAsia="Times New Roman" w:cs="Times New Roman"/>
                <w:color w:val="000000" w:themeColor="text1"/>
                <w:kern w:val="0"/>
                <w:szCs w:val="20"/>
                <w:lang w:val="en-GB"/>
                <w14:ligatures w14:val="none"/>
              </w:rPr>
              <w:t>0.0000000102</w:t>
            </w:r>
            <w:r>
              <w:rPr>
                <w:rFonts w:eastAsia="Times New Roman" w:cs="Times New Roman"/>
                <w:color w:val="000000" w:themeColor="text1"/>
                <w:kern w:val="0"/>
                <w:szCs w:val="20"/>
                <w:lang w:val="en-GB"/>
                <w14:ligatures w14:val="none"/>
              </w:rPr>
              <w:t>)</w:t>
            </w:r>
          </w:p>
        </w:tc>
        <w:tc>
          <w:tcPr>
            <w:tcW w:w="837" w:type="dxa"/>
          </w:tcPr>
          <w:p w14:paraId="0B366067" w14:textId="2B782CD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{"citationID":"spVCCqJ8","properties":{"formattedCitation":"[16]","plainCitation":"[16]","noteIndex":0},"citationItems":[{"id":187,"uris":["http://zotero.org/users/9663344/items/HYSVKZR9"],"itemData":{"id":187,"type":"article-journal","abstract":"Background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6D5807BA" w14:textId="77777777" w:rsidTr="000521C0">
        <w:tc>
          <w:tcPr>
            <w:tcW w:w="772" w:type="dxa"/>
          </w:tcPr>
          <w:p w14:paraId="33F39DA4" w14:textId="77777777" w:rsidR="00C33ADA"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w</m:t>
                    </m:r>
                  </m:e>
                  <m:sub>
                    <m:r>
                      <w:rPr>
                        <w:rFonts w:ascii="Cambria Math" w:eastAsia="Times New Roman" w:hAnsi="Cambria Math" w:cs="Times New Roman"/>
                        <w:color w:val="000000" w:themeColor="text1"/>
                        <w:kern w:val="0"/>
                        <w:szCs w:val="20"/>
                        <w:lang w:val="en-GB"/>
                        <w14:ligatures w14:val="none"/>
                      </w:rPr>
                      <m:t>t</m:t>
                    </m:r>
                  </m:sub>
                </m:sSub>
              </m:oMath>
            </m:oMathPara>
          </w:p>
        </w:tc>
        <w:tc>
          <w:tcPr>
            <w:tcW w:w="4119" w:type="dxa"/>
          </w:tcPr>
          <w:p w14:paraId="23F36855"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Probability of emergence of tetracycline resistance upon taking doxy-PEP for syphilis after gonorrhoea infection</w:t>
            </w:r>
          </w:p>
        </w:tc>
        <w:tc>
          <w:tcPr>
            <w:tcW w:w="2579" w:type="dxa"/>
          </w:tcPr>
          <w:p w14:paraId="4BF650DB"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m:oMath>
              <m:r>
                <m:rPr>
                  <m:sty m:val="p"/>
                </m:rPr>
                <w:rPr>
                  <w:rFonts w:ascii="Cambria Math" w:eastAsia="Times New Roman" w:hAnsi="Cambria Math" w:cs="Times New Roman"/>
                  <w:color w:val="000000" w:themeColor="text1"/>
                  <w:kern w:val="0"/>
                  <w:szCs w:val="20"/>
                  <w:lang w:val="en-GB"/>
                  <w14:ligatures w14:val="none"/>
                </w:rPr>
                <m:t>Γ</m:t>
              </m:r>
            </m:oMath>
            <w:r w:rsidRPr="00DA0D8F">
              <w:rPr>
                <w:rFonts w:eastAsia="Times New Roman" w:cs="Times New Roman"/>
                <w:color w:val="000000" w:themeColor="text1"/>
                <w:kern w:val="0"/>
                <w:szCs w:val="20"/>
                <w:lang w:val="en-GB"/>
                <w14:ligatures w14:val="none"/>
              </w:rPr>
              <w:t>[0.001, 1000]</w:t>
            </w:r>
          </w:p>
        </w:tc>
        <w:tc>
          <w:tcPr>
            <w:tcW w:w="1497" w:type="dxa"/>
          </w:tcPr>
          <w:p w14:paraId="4388C271"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[10</w:t>
            </w:r>
            <w:r w:rsidRPr="00DA0D8F">
              <w:rPr>
                <w:rFonts w:eastAsia="Times New Roman" w:cs="Times New Roman"/>
                <w:color w:val="000000" w:themeColor="text1"/>
                <w:kern w:val="0"/>
                <w:szCs w:val="20"/>
                <w:vertAlign w:val="superscript"/>
                <w:lang w:val="en-GB"/>
                <w14:ligatures w14:val="none"/>
              </w:rPr>
              <w:t>-6</w:t>
            </w:r>
            <w:r w:rsidRPr="00DA0D8F">
              <w:rPr>
                <w:rFonts w:eastAsia="Times New Roman" w:cs="Times New Roman"/>
                <w:color w:val="000000" w:themeColor="text1"/>
                <w:kern w:val="0"/>
                <w:szCs w:val="20"/>
                <w:lang w:val="en-GB"/>
                <w14:ligatures w14:val="none"/>
              </w:rPr>
              <w:t>, 10</w:t>
            </w:r>
            <w:r w:rsidRPr="00DA0D8F">
              <w:rPr>
                <w:rFonts w:eastAsia="Times New Roman" w:cs="Times New Roman"/>
                <w:color w:val="000000" w:themeColor="text1"/>
                <w:kern w:val="0"/>
                <w:szCs w:val="20"/>
                <w:vertAlign w:val="superscript"/>
                <w:lang w:val="en-GB"/>
                <w14:ligatures w14:val="none"/>
              </w:rPr>
              <w:t>-2</w:t>
            </w:r>
            <w:r w:rsidRPr="00DA0D8F">
              <w:rPr>
                <w:rFonts w:eastAsia="Times New Roman" w:cs="Times New Roman"/>
                <w:color w:val="000000" w:themeColor="text1"/>
                <w:kern w:val="0"/>
                <w:szCs w:val="20"/>
                <w:lang w:val="en-GB"/>
                <w14:ligatures w14:val="none"/>
              </w:rPr>
              <w:t>]</w:t>
            </w:r>
          </w:p>
        </w:tc>
        <w:tc>
          <w:tcPr>
            <w:tcW w:w="4154" w:type="dxa"/>
          </w:tcPr>
          <w:p w14:paraId="70983D91" w14:textId="7C66E602" w:rsidR="00C33ADA" w:rsidRPr="00DA0D8F" w:rsidRDefault="0074799F"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74799F">
              <w:rPr>
                <w:rFonts w:eastAsia="Times New Roman" w:cs="Times New Roman"/>
                <w:color w:val="000000" w:themeColor="text1"/>
                <w:kern w:val="0"/>
                <w:szCs w:val="20"/>
                <w:lang w:val="en-GB"/>
                <w14:ligatures w14:val="none"/>
              </w:rPr>
              <w:t>0.000026</w:t>
            </w:r>
            <w:r>
              <w:rPr>
                <w:rFonts w:eastAsia="Times New Roman" w:cs="Times New Roman"/>
                <w:color w:val="000000" w:themeColor="text1"/>
                <w:kern w:val="0"/>
                <w:szCs w:val="20"/>
                <w:lang w:val="en-GB"/>
                <w14:ligatures w14:val="none"/>
              </w:rPr>
              <w:t>8 (</w:t>
            </w:r>
            <w:r w:rsidRPr="0074799F">
              <w:rPr>
                <w:rFonts w:eastAsia="Times New Roman" w:cs="Times New Roman"/>
                <w:color w:val="000000" w:themeColor="text1"/>
                <w:kern w:val="0"/>
                <w:szCs w:val="20"/>
                <w:lang w:val="en-GB"/>
                <w14:ligatures w14:val="none"/>
              </w:rPr>
              <w:t>0.00000120, 0.00112</w:t>
            </w:r>
            <w:r>
              <w:rPr>
                <w:rFonts w:eastAsia="Times New Roman" w:cs="Times New Roman"/>
                <w:color w:val="000000" w:themeColor="text1"/>
                <w:kern w:val="0"/>
                <w:szCs w:val="20"/>
                <w:lang w:val="en-GB"/>
                <w14:ligatures w14:val="none"/>
              </w:rPr>
              <w:t>)</w:t>
            </w:r>
          </w:p>
        </w:tc>
        <w:tc>
          <w:tcPr>
            <w:tcW w:w="837" w:type="dxa"/>
          </w:tcPr>
          <w:p w14:paraId="1B7EDFAF" w14:textId="7F041965"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{"citationID":"ZT9FOlgN","properties":{"formattedCitation":"[16]","plainCitation":"[16]","noteIndex":0},"citationItems":[{"id":187,"uris":["http://zotero.org/users/9663344/items/HYSVKZR9"],"itemData":{"id":187,"type":"article-journal","abstract":"Background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[16]</w:t>
            </w:r>
            <w:r w:rsidRPr="00DA0D8F">
              <w:rPr>
                <w:rFonts w:eastAsia="Times New Roman" w:cs="Times New Roman"/>
                <w:color w:val="000000" w:themeColor="text1"/>
                <w:kern w:val="0"/>
                <w:szCs w:val="20"/>
                <w:lang w:val="en-GB"/>
                <w14:ligatures w14:val="none"/>
              </w:rPr>
              <w:fldChar w:fldCharType="end"/>
            </w:r>
          </w:p>
        </w:tc>
      </w:tr>
      <w:tr w:rsidR="00C33ADA" w:rsidRPr="00DA0D8F" w14:paraId="3814552D" w14:textId="77777777" w:rsidTr="000521C0">
        <w:tc>
          <w:tcPr>
            <w:tcW w:w="772" w:type="dxa"/>
          </w:tcPr>
          <w:p w14:paraId="652D4B87" w14:textId="77777777" w:rsidR="00C33ADA" w:rsidRPr="00DA0D8F" w:rsidRDefault="00000000" w:rsidP="00774E89">
            <w:pPr>
              <w:spacing w:before="100" w:beforeAutospacing="1" w:after="100" w:afterAutospacing="1" w:line="276" w:lineRule="auto"/>
              <w:rPr>
                <w:rFonts w:ascii="Aptos" w:eastAsia="DengXian" w:hAnsi="Aptos" w:cs="Times New Roman"/>
                <w:i/>
                <w:color w:val="000000" w:themeColor="text1"/>
                <w:kern w:val="0"/>
                <w:szCs w:val="20"/>
                <w:lang w:val="en-GB"/>
                <w14:ligatures w14:val="none"/>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T</m:t>
                    </m:r>
                  </m:sub>
                </m:sSub>
              </m:oMath>
            </m:oMathPara>
          </w:p>
        </w:tc>
        <w:tc>
          <w:tcPr>
            <w:tcW w:w="4119" w:type="dxa"/>
          </w:tcPr>
          <w:p w14:paraId="15B75589"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Shape parameter of GUMCAD dataset </w:t>
            </w:r>
          </w:p>
        </w:tc>
        <w:tc>
          <w:tcPr>
            <w:tcW w:w="2579" w:type="dxa"/>
          </w:tcPr>
          <w:p w14:paraId="355913EE"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U[0,1]</w:t>
            </w:r>
          </w:p>
        </w:tc>
        <w:tc>
          <w:tcPr>
            <w:tcW w:w="1497" w:type="dxa"/>
          </w:tcPr>
          <w:p w14:paraId="355E5CEA"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[0.05, 1]</w:t>
            </w:r>
          </w:p>
        </w:tc>
        <w:tc>
          <w:tcPr>
            <w:tcW w:w="4154" w:type="dxa"/>
          </w:tcPr>
          <w:p w14:paraId="001F537B" w14:textId="1F3F74BB" w:rsidR="00C33ADA" w:rsidRPr="00DA0D8F" w:rsidRDefault="002F46A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0.944 (0.741 – 0.998)</w:t>
            </w:r>
          </w:p>
        </w:tc>
        <w:tc>
          <w:tcPr>
            <w:tcW w:w="837" w:type="dxa"/>
          </w:tcPr>
          <w:p w14:paraId="4CD23A53"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C33ADA" w:rsidRPr="00DA0D8F" w14:paraId="09FCC0E6" w14:textId="77777777" w:rsidTr="000521C0">
        <w:tc>
          <w:tcPr>
            <w:tcW w:w="772" w:type="dxa"/>
          </w:tcPr>
          <w:p w14:paraId="7F146B19" w14:textId="77777777" w:rsidR="00C33ADA" w:rsidRPr="00DA0D8F" w:rsidRDefault="00000000" w:rsidP="00774E89">
            <w:pPr>
              <w:spacing w:before="100" w:beforeAutospacing="1" w:after="100" w:afterAutospacing="1" w:line="276" w:lineRule="auto"/>
              <w:rPr>
                <w:rFonts w:ascii="Aptos" w:eastAsia="DengXian" w:hAnsi="Aptos" w:cs="Times New Roman"/>
                <w:i/>
                <w:color w:val="0D0D0D"/>
                <w:szCs w:val="20"/>
                <w:shd w:val="clear" w:color="auto" w:fill="FFFFFF"/>
                <w:lang w:val="en-GB"/>
              </w:rPr>
            </w:pPr>
            <m:oMathPara>
              <m:oMath>
                <m:sSub>
                  <m:sSubPr>
                    <m:ctrlPr>
                      <w:rPr>
                        <w:rFonts w:ascii="Cambria Math" w:hAnsi="Cambria Math" w:cs="Times New Roman"/>
                        <w:i/>
                        <w:color w:val="0D0D0D"/>
                        <w:szCs w:val="20"/>
                        <w:shd w:val="clear" w:color="auto" w:fill="FFFFFF"/>
                        <w:lang w:val="en-GB"/>
                      </w:rPr>
                    </m:ctrlPr>
                  </m:sSubPr>
                  <m:e>
                    <m:r>
                      <w:rPr>
                        <w:rFonts w:ascii="Cambria Math" w:hAnsi="Cambria Math" w:cs="Times New Roman"/>
                        <w:color w:val="0D0D0D"/>
                        <w:szCs w:val="20"/>
                        <w:shd w:val="clear" w:color="auto" w:fill="FFFFFF"/>
                        <w:lang w:val="en-GB"/>
                      </w:rPr>
                      <m:t>κ</m:t>
                    </m:r>
                  </m:e>
                  <m:sub>
                    <m:r>
                      <w:rPr>
                        <w:rFonts w:ascii="Cambria Math" w:hAnsi="Cambria Math" w:cs="Times New Roman"/>
                        <w:color w:val="0D0D0D"/>
                        <w:szCs w:val="20"/>
                        <w:shd w:val="clear" w:color="auto" w:fill="FFFFFF"/>
                        <w:lang w:val="en-GB"/>
                      </w:rPr>
                      <m:t>S</m:t>
                    </m:r>
                  </m:sub>
                </m:sSub>
              </m:oMath>
            </m:oMathPara>
          </w:p>
        </w:tc>
        <w:tc>
          <w:tcPr>
            <w:tcW w:w="4119" w:type="dxa"/>
          </w:tcPr>
          <w:p w14:paraId="4D5D906C" w14:textId="77777777" w:rsidR="00C33ADA" w:rsidRPr="00DA0D8F" w:rsidRDefault="00C33ADA"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Shape parameter of GRASP dataset</w:t>
            </w:r>
          </w:p>
        </w:tc>
        <w:tc>
          <w:tcPr>
            <w:tcW w:w="2579" w:type="dxa"/>
          </w:tcPr>
          <w:p w14:paraId="197A601F"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U[0,1]</w:t>
            </w:r>
          </w:p>
        </w:tc>
        <w:tc>
          <w:tcPr>
            <w:tcW w:w="1497" w:type="dxa"/>
          </w:tcPr>
          <w:p w14:paraId="06C6336C"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[0.05, 1]</w:t>
            </w:r>
          </w:p>
        </w:tc>
        <w:tc>
          <w:tcPr>
            <w:tcW w:w="4154" w:type="dxa"/>
          </w:tcPr>
          <w:p w14:paraId="7CAF6583" w14:textId="5D123D12" w:rsidR="00C33ADA" w:rsidRPr="00DA0D8F" w:rsidRDefault="002F46A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Pr>
                <w:rFonts w:eastAsia="Times New Roman" w:cs="Times New Roman"/>
                <w:color w:val="000000" w:themeColor="text1"/>
                <w:kern w:val="0"/>
                <w:szCs w:val="20"/>
                <w:lang w:val="en-GB"/>
                <w14:ligatures w14:val="none"/>
              </w:rPr>
              <w:t>0.876 (0.508 – 0.995)</w:t>
            </w:r>
          </w:p>
        </w:tc>
        <w:tc>
          <w:tcPr>
            <w:tcW w:w="837" w:type="dxa"/>
          </w:tcPr>
          <w:p w14:paraId="6FD64407" w14:textId="77777777" w:rsidR="00C33ADA" w:rsidRPr="00DA0D8F" w:rsidRDefault="00C33ADA"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bl>
    <w:p w14:paraId="4080F0E0" w14:textId="77777777" w:rsidR="00C33ADA" w:rsidRPr="00DA0D8F" w:rsidRDefault="00C33ADA" w:rsidP="00C33ADA">
      <w:pPr>
        <w:pStyle w:val="NormalWeb"/>
        <w:spacing w:line="276" w:lineRule="auto"/>
        <w:jc w:val="both"/>
        <w:rPr>
          <w:sz w:val="20"/>
          <w:szCs w:val="20"/>
          <w:lang w:val="en-GB"/>
        </w:rPr>
        <w:sectPr w:rsidR="00C33ADA" w:rsidRPr="00DA0D8F" w:rsidSect="00C33ADA">
          <w:pgSz w:w="16838" w:h="11906" w:orient="landscape"/>
          <w:pgMar w:top="1440" w:right="1440" w:bottom="1440" w:left="1440" w:header="708" w:footer="708" w:gutter="0"/>
          <w:cols w:space="708"/>
          <w:docGrid w:linePitch="360"/>
        </w:sectPr>
      </w:pPr>
    </w:p>
    <w:p w14:paraId="7322DE12" w14:textId="77777777" w:rsidR="000362BC" w:rsidRDefault="00AE58D0" w:rsidP="000362BC">
      <w:pPr>
        <w:pStyle w:val="NormalWeb"/>
        <w:spacing w:line="276" w:lineRule="auto"/>
        <w:jc w:val="center"/>
        <w:rPr>
          <w:sz w:val="20"/>
          <w:szCs w:val="20"/>
          <w:lang w:val="en-GB"/>
        </w:rPr>
      </w:pPr>
      <w:r w:rsidRPr="00DA0D8F">
        <w:rPr>
          <w:noProof/>
          <w:sz w:val="20"/>
          <w:szCs w:val="20"/>
          <w:lang w:val="en-GB"/>
          <w14:ligatures w14:val="standardContextual"/>
        </w:rPr>
        <w:lastRenderedPageBreak/>
        <w:drawing>
          <wp:inline distT="0" distB="0" distL="0" distR="0" wp14:anchorId="0514A43A" wp14:editId="684146BA">
            <wp:extent cx="4372495" cy="4501156"/>
            <wp:effectExtent l="0" t="0" r="0" b="0"/>
            <wp:docPr id="120262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2806" name="Picture 120262806"/>
                    <pic:cNvPicPr/>
                  </pic:nvPicPr>
                  <pic:blipFill>
                    <a:blip r:embed="rId15"/>
                    <a:stretch>
                      <a:fillRect/>
                    </a:stretch>
                  </pic:blipFill>
                  <pic:spPr>
                    <a:xfrm>
                      <a:off x="0" y="0"/>
                      <a:ext cx="4381599" cy="4510528"/>
                    </a:xfrm>
                    <a:prstGeom prst="rect">
                      <a:avLst/>
                    </a:prstGeom>
                  </pic:spPr>
                </pic:pic>
              </a:graphicData>
            </a:graphic>
          </wp:inline>
        </w:drawing>
      </w:r>
    </w:p>
    <w:p w14:paraId="4D88A750" w14:textId="1F4D382C" w:rsidR="000362BC" w:rsidRPr="000362BC" w:rsidRDefault="000362BC" w:rsidP="000362BC">
      <w:pPr>
        <w:pStyle w:val="NormalWeb"/>
        <w:spacing w:line="276" w:lineRule="auto"/>
        <w:jc w:val="both"/>
        <w:rPr>
          <w:sz w:val="20"/>
          <w:szCs w:val="20"/>
          <w:lang w:val="en-GB"/>
        </w:rPr>
      </w:pPr>
      <w:r w:rsidRPr="00C25486">
        <w:rPr>
          <w:b/>
          <w:bCs/>
          <w:sz w:val="20"/>
          <w:szCs w:val="20"/>
          <w:lang w:val="en-GB"/>
        </w:rPr>
        <w:t>Fig. 2:</w:t>
      </w:r>
      <w:r w:rsidRPr="00C25486">
        <w:rPr>
          <w:b/>
          <w:bCs/>
        </w:rPr>
        <w:t xml:space="preserve"> </w:t>
      </w:r>
      <w:r w:rsidRPr="00C25486">
        <w:rPr>
          <w:b/>
          <w:bCs/>
          <w:sz w:val="20"/>
          <w:szCs w:val="20"/>
          <w:lang w:val="en-GB"/>
        </w:rPr>
        <w:t xml:space="preserve">Observed and simulated </w:t>
      </w:r>
      <w:r w:rsidRPr="00C25486">
        <w:rPr>
          <w:b/>
          <w:bCs/>
          <w:i/>
          <w:iCs/>
          <w:sz w:val="20"/>
          <w:szCs w:val="20"/>
          <w:lang w:val="en-GB"/>
        </w:rPr>
        <w:t>N. gonorrhoeae</w:t>
      </w:r>
      <w:r w:rsidRPr="00C25486">
        <w:rPr>
          <w:b/>
          <w:bCs/>
          <w:sz w:val="20"/>
          <w:szCs w:val="20"/>
          <w:lang w:val="en-GB"/>
        </w:rPr>
        <w:t xml:space="preserve"> epidemic trajectories among MSM in England, disaggregated by resistance </w:t>
      </w:r>
      <w:del w:id="33" w:author="#WANG ZIHAO#" w:date="2026-06-19T00:46:00Z" w16du:dateUtc="2026-06-18T16:46:00Z">
        <w:r w:rsidRPr="00C25486" w:rsidDel="00CD3842">
          <w:rPr>
            <w:b/>
            <w:bCs/>
            <w:sz w:val="20"/>
            <w:szCs w:val="20"/>
            <w:lang w:val="en-GB"/>
          </w:rPr>
          <w:delText>phenotype</w:delText>
        </w:r>
      </w:del>
      <w:ins w:id="34" w:author="#WANG ZIHAO#" w:date="2026-06-19T00:46:00Z" w16du:dateUtc="2026-06-18T16:46:00Z">
        <w:r w:rsidR="00CD3842">
          <w:rPr>
            <w:b/>
            <w:bCs/>
            <w:sz w:val="20"/>
            <w:szCs w:val="20"/>
            <w:lang w:val="en-GB"/>
          </w:rPr>
          <w:t>strain</w:t>
        </w:r>
      </w:ins>
      <w:r w:rsidR="00701D73" w:rsidRPr="00C25486">
        <w:rPr>
          <w:b/>
          <w:bCs/>
          <w:sz w:val="20"/>
          <w:szCs w:val="20"/>
          <w:lang w:val="en-GB"/>
        </w:rPr>
        <w:t xml:space="preserve"> (</w:t>
      </w:r>
      <w:del w:id="35" w:author="#WANG ZIHAO#" w:date="2026-06-19T00:51:00Z" w16du:dateUtc="2026-06-18T16:51:00Z">
        <w:r w:rsidR="00701D73" w:rsidRPr="00C25486" w:rsidDel="00CD3842">
          <w:rPr>
            <w:b/>
            <w:bCs/>
            <w:sz w:val="20"/>
            <w:szCs w:val="20"/>
            <w:lang w:val="en-GB"/>
          </w:rPr>
          <w:delText>susceptible</w:delText>
        </w:r>
      </w:del>
      <w:ins w:id="36" w:author="#WANG ZIHAO#" w:date="2026-06-19T00:51:00Z" w16du:dateUtc="2026-06-18T16:51:00Z">
        <w:r w:rsidR="00CD3842">
          <w:rPr>
            <w:b/>
            <w:bCs/>
            <w:sz w:val="20"/>
            <w:szCs w:val="20"/>
            <w:lang w:val="en-GB"/>
          </w:rPr>
          <w:t>baseline susceptible</w:t>
        </w:r>
      </w:ins>
      <w:r w:rsidR="00701D73" w:rsidRPr="00C25486">
        <w:rPr>
          <w:b/>
          <w:bCs/>
          <w:sz w:val="20"/>
          <w:szCs w:val="20"/>
          <w:lang w:val="en-GB"/>
        </w:rPr>
        <w:t>, Tet-R, Cef-R, Dual-R, and total diagnosed cases, respectively)</w:t>
      </w:r>
      <w:r w:rsidRPr="00C25486">
        <w:rPr>
          <w:b/>
          <w:bCs/>
          <w:sz w:val="20"/>
          <w:szCs w:val="20"/>
          <w:lang w:val="en-GB"/>
        </w:rPr>
        <w:t>.</w:t>
      </w:r>
      <w:r w:rsidRPr="004273A8">
        <w:rPr>
          <w:sz w:val="20"/>
          <w:szCs w:val="20"/>
          <w:lang w:val="en-GB"/>
        </w:rPr>
        <w:t xml:space="preserve"> Each box represents the posterior distribution, with the median indicated by a horizontal line and the interquartile range represented by the upper and lower edges of the box. Observed annual </w:t>
      </w:r>
      <w:r>
        <w:rPr>
          <w:sz w:val="20"/>
          <w:szCs w:val="20"/>
          <w:lang w:val="en-GB"/>
        </w:rPr>
        <w:t>gonorrhoea</w:t>
      </w:r>
      <w:r w:rsidRPr="004273A8">
        <w:rPr>
          <w:sz w:val="20"/>
          <w:szCs w:val="20"/>
          <w:lang w:val="en-GB"/>
        </w:rPr>
        <w:t xml:space="preserve"> incidence data are shown as diamonds. </w:t>
      </w:r>
    </w:p>
    <w:p w14:paraId="4DC9B098" w14:textId="77777777" w:rsidR="000362BC" w:rsidRPr="00DA0D8F" w:rsidRDefault="000362BC" w:rsidP="003B3837">
      <w:pPr>
        <w:pStyle w:val="NormalWeb"/>
        <w:spacing w:line="276" w:lineRule="auto"/>
        <w:jc w:val="center"/>
        <w:rPr>
          <w:sz w:val="20"/>
          <w:szCs w:val="20"/>
          <w:lang w:val="en-GB"/>
        </w:rPr>
      </w:pPr>
    </w:p>
    <w:p w14:paraId="385084B5" w14:textId="77777777" w:rsidR="00740D5C" w:rsidRDefault="00740D5C" w:rsidP="003B3837">
      <w:pPr>
        <w:pStyle w:val="NormalWeb"/>
        <w:spacing w:line="276" w:lineRule="auto"/>
        <w:jc w:val="center"/>
        <w:rPr>
          <w:sz w:val="20"/>
          <w:szCs w:val="20"/>
          <w:lang w:val="en-GB"/>
        </w:rPr>
        <w:sectPr w:rsidR="00740D5C" w:rsidSect="00263500">
          <w:pgSz w:w="16838" w:h="11906" w:orient="landscape"/>
          <w:pgMar w:top="1440" w:right="1440" w:bottom="1440" w:left="1440" w:header="708" w:footer="708" w:gutter="0"/>
          <w:cols w:space="708"/>
          <w:docGrid w:linePitch="360"/>
        </w:sectPr>
      </w:pPr>
    </w:p>
    <w:p w14:paraId="0A9E652A" w14:textId="20240B41" w:rsidR="00740D5C" w:rsidRPr="00C84BBC" w:rsidRDefault="00740D5C" w:rsidP="00740D5C">
      <w:pPr>
        <w:pStyle w:val="ListParagraph"/>
        <w:numPr>
          <w:ilvl w:val="1"/>
          <w:numId w:val="11"/>
        </w:numPr>
        <w:spacing w:before="100" w:beforeAutospacing="1" w:after="100" w:afterAutospacing="1" w:line="276" w:lineRule="auto"/>
        <w:jc w:val="both"/>
        <w:rPr>
          <w:rFonts w:ascii="Times New Roman" w:hAnsi="Times New Roman" w:cs="Times New Roman"/>
          <w:b/>
          <w:bCs/>
          <w:color w:val="212121"/>
          <w:sz w:val="20"/>
          <w:szCs w:val="20"/>
          <w:lang w:val="en-GB"/>
        </w:rPr>
      </w:pPr>
      <w:bookmarkStart w:id="37" w:name="B7"/>
      <w:r w:rsidRPr="00740D5C">
        <w:rPr>
          <w:rFonts w:ascii="Times New Roman" w:hAnsi="Times New Roman" w:cs="Times New Roman"/>
          <w:b/>
          <w:bCs/>
          <w:color w:val="212121"/>
          <w:sz w:val="20"/>
          <w:szCs w:val="20"/>
          <w:lang w:val="en-GB"/>
        </w:rPr>
        <w:lastRenderedPageBreak/>
        <w:t xml:space="preserve">Calibration </w:t>
      </w:r>
      <w:r w:rsidRPr="00740D5C">
        <w:rPr>
          <w:rFonts w:ascii="Times New Roman" w:hAnsi="Times New Roman" w:cs="Times New Roman"/>
          <w:b/>
          <w:bCs/>
          <w:sz w:val="20"/>
          <w:szCs w:val="20"/>
          <w:lang w:val="en-GB"/>
        </w:rPr>
        <w:t>convergence statistics</w:t>
      </w:r>
    </w:p>
    <w:p w14:paraId="54A686EC" w14:textId="1BEA3D04" w:rsidR="00C84BBC" w:rsidRPr="00C84BBC" w:rsidRDefault="00C84BBC" w:rsidP="00C84BBC">
      <w:pPr>
        <w:spacing w:before="100" w:beforeAutospacing="1" w:after="100" w:afterAutospacing="1" w:line="276" w:lineRule="auto"/>
        <w:jc w:val="both"/>
        <w:rPr>
          <w:rFonts w:ascii="Times New Roman" w:hAnsi="Times New Roman" w:cs="Times New Roman"/>
          <w:sz w:val="20"/>
          <w:szCs w:val="20"/>
          <w:lang w:val="en-GB"/>
        </w:rPr>
      </w:pPr>
      <w:r w:rsidRPr="00C84BBC">
        <w:rPr>
          <w:rFonts w:ascii="Times New Roman" w:hAnsi="Times New Roman" w:cs="Times New Roman"/>
          <w:sz w:val="20"/>
          <w:szCs w:val="20"/>
          <w:lang w:val="en-GB"/>
        </w:rPr>
        <w:t xml:space="preserve">Convergence diagnostics - including traceplots (see Fig. </w:t>
      </w:r>
      <w:r>
        <w:rPr>
          <w:rFonts w:ascii="Times New Roman" w:hAnsi="Times New Roman" w:cs="Times New Roman"/>
          <w:sz w:val="20"/>
          <w:szCs w:val="20"/>
          <w:lang w:val="en-GB"/>
        </w:rPr>
        <w:t>3</w:t>
      </w:r>
      <w:r w:rsidRPr="00C84BBC">
        <w:rPr>
          <w:rFonts w:ascii="Times New Roman" w:hAnsi="Times New Roman" w:cs="Times New Roman"/>
          <w:sz w:val="20"/>
          <w:szCs w:val="20"/>
          <w:lang w:val="en-GB"/>
        </w:rPr>
        <w:t xml:space="preserve">), marginal posterior distributions, effective sample size (ESS), and the Gelman-Rubin (GR) statistic (see Table </w:t>
      </w:r>
      <w:r>
        <w:rPr>
          <w:rFonts w:ascii="Times New Roman" w:hAnsi="Times New Roman" w:cs="Times New Roman"/>
          <w:sz w:val="20"/>
          <w:szCs w:val="20"/>
          <w:lang w:val="en-GB"/>
        </w:rPr>
        <w:t>4</w:t>
      </w:r>
      <w:r w:rsidRPr="00C84BBC">
        <w:rPr>
          <w:rFonts w:ascii="Times New Roman" w:hAnsi="Times New Roman" w:cs="Times New Roman"/>
          <w:sz w:val="20"/>
          <w:szCs w:val="20"/>
          <w:lang w:val="en-GB"/>
        </w:rPr>
        <w:t>) - were used to ensure robust parameter estimation.</w:t>
      </w:r>
    </w:p>
    <w:p w14:paraId="1392F7A2" w14:textId="36614D1F" w:rsidR="00C84BBC" w:rsidRPr="008B5BA1" w:rsidRDefault="00C84BBC" w:rsidP="00C84BBC">
      <w:pPr>
        <w:pStyle w:val="NormalWeb"/>
        <w:spacing w:line="276" w:lineRule="auto"/>
        <w:jc w:val="both"/>
        <w:rPr>
          <w:b/>
          <w:bCs/>
          <w:color w:val="0D0D0D"/>
          <w:sz w:val="20"/>
          <w:szCs w:val="20"/>
          <w:shd w:val="clear" w:color="auto" w:fill="FFFFFF"/>
          <w:lang w:val="en-GB"/>
        </w:rPr>
      </w:pPr>
      <w:r w:rsidRPr="008B5BA1">
        <w:rPr>
          <w:b/>
          <w:bCs/>
          <w:color w:val="0D0D0D"/>
          <w:sz w:val="20"/>
          <w:szCs w:val="20"/>
          <w:shd w:val="clear" w:color="auto" w:fill="FFFFFF"/>
          <w:lang w:val="en-GB"/>
        </w:rPr>
        <w:t xml:space="preserve">Table 4. The </w:t>
      </w:r>
      <w:r w:rsidR="00421990" w:rsidRPr="008B5BA1">
        <w:rPr>
          <w:b/>
          <w:bCs/>
          <w:color w:val="0D0D0D"/>
          <w:sz w:val="20"/>
          <w:szCs w:val="20"/>
          <w:shd w:val="clear" w:color="auto" w:fill="FFFFFF"/>
          <w:lang w:val="en-GB"/>
        </w:rPr>
        <w:t xml:space="preserve">ESS </w:t>
      </w:r>
      <w:r w:rsidRPr="008B5BA1">
        <w:rPr>
          <w:b/>
          <w:bCs/>
          <w:color w:val="0D0D0D"/>
          <w:sz w:val="20"/>
          <w:szCs w:val="20"/>
          <w:shd w:val="clear" w:color="auto" w:fill="FFFFFF"/>
          <w:lang w:val="en-GB"/>
        </w:rPr>
        <w:t xml:space="preserve">and </w:t>
      </w:r>
      <w:r w:rsidR="00421990" w:rsidRPr="008B5BA1">
        <w:rPr>
          <w:b/>
          <w:bCs/>
          <w:color w:val="0D0D0D"/>
          <w:sz w:val="20"/>
          <w:szCs w:val="20"/>
          <w:shd w:val="clear" w:color="auto" w:fill="FFFFFF"/>
          <w:lang w:val="en-GB"/>
        </w:rPr>
        <w:t>GR</w:t>
      </w:r>
      <w:r w:rsidRPr="008B5BA1">
        <w:rPr>
          <w:b/>
          <w:bCs/>
          <w:color w:val="0D0D0D"/>
          <w:sz w:val="20"/>
          <w:szCs w:val="20"/>
          <w:shd w:val="clear" w:color="auto" w:fill="FFFFFF"/>
          <w:lang w:val="en-GB"/>
        </w:rPr>
        <w:t xml:space="preserve"> diagnostic of posterior parameter estimates.</w:t>
      </w:r>
    </w:p>
    <w:tbl>
      <w:tblPr>
        <w:tblStyle w:val="TableGrid"/>
        <w:tblW w:w="9000" w:type="dxa"/>
        <w:tblLayout w:type="fixed"/>
        <w:tblLook w:val="04A0" w:firstRow="1" w:lastRow="0" w:firstColumn="1" w:lastColumn="0" w:noHBand="0" w:noVBand="1"/>
      </w:tblPr>
      <w:tblGrid>
        <w:gridCol w:w="2880"/>
        <w:gridCol w:w="2970"/>
        <w:gridCol w:w="3150"/>
      </w:tblGrid>
      <w:tr w:rsidR="00E11608" w:rsidRPr="004273A8" w14:paraId="3D539E3C" w14:textId="77777777" w:rsidTr="00E11608">
        <w:tc>
          <w:tcPr>
            <w:tcW w:w="9000" w:type="dxa"/>
            <w:gridSpan w:val="3"/>
            <w:tcBorders>
              <w:top w:val="single" w:sz="4" w:space="0" w:color="auto"/>
              <w:bottom w:val="nil"/>
            </w:tcBorders>
          </w:tcPr>
          <w:p w14:paraId="22088E9B" w14:textId="77777777" w:rsidR="00E11608" w:rsidRPr="004273A8" w:rsidRDefault="00E11608"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England</w:t>
            </w:r>
          </w:p>
        </w:tc>
      </w:tr>
      <w:tr w:rsidR="00E05B27" w:rsidRPr="004273A8" w14:paraId="41369E9A" w14:textId="77777777" w:rsidTr="00E11608">
        <w:tc>
          <w:tcPr>
            <w:tcW w:w="2880" w:type="dxa"/>
            <w:tcBorders>
              <w:top w:val="nil"/>
              <w:bottom w:val="single" w:sz="4" w:space="0" w:color="auto"/>
            </w:tcBorders>
          </w:tcPr>
          <w:p w14:paraId="4BEA3A0A" w14:textId="1C315D95" w:rsidR="00E05B27" w:rsidRPr="004273A8" w:rsidRDefault="00680081" w:rsidP="00E11608">
            <w:pPr>
              <w:pStyle w:val="NormalWeb"/>
              <w:spacing w:line="276" w:lineRule="auto"/>
              <w:rPr>
                <w:color w:val="0D0D0D"/>
                <w:szCs w:val="20"/>
                <w:shd w:val="clear" w:color="auto" w:fill="FFFFFF"/>
                <w:lang w:val="en-GB"/>
              </w:rPr>
            </w:pPr>
            <w:r>
              <w:rPr>
                <w:color w:val="0D0D0D"/>
                <w:szCs w:val="20"/>
                <w:shd w:val="clear" w:color="auto" w:fill="FFFFFF"/>
                <w:lang w:val="en-GB"/>
              </w:rPr>
              <w:t>Parameter</w:t>
            </w:r>
          </w:p>
        </w:tc>
        <w:tc>
          <w:tcPr>
            <w:tcW w:w="2970" w:type="dxa"/>
            <w:tcBorders>
              <w:top w:val="nil"/>
              <w:bottom w:val="single" w:sz="4" w:space="0" w:color="auto"/>
            </w:tcBorders>
          </w:tcPr>
          <w:p w14:paraId="3D5CF3D6" w14:textId="77777777" w:rsidR="00E05B27" w:rsidRPr="004273A8" w:rsidRDefault="00E05B27"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ESS</w:t>
            </w:r>
          </w:p>
        </w:tc>
        <w:tc>
          <w:tcPr>
            <w:tcW w:w="3150" w:type="dxa"/>
            <w:tcBorders>
              <w:top w:val="nil"/>
              <w:bottom w:val="single" w:sz="4" w:space="0" w:color="auto"/>
            </w:tcBorders>
          </w:tcPr>
          <w:p w14:paraId="32033C8C" w14:textId="77777777" w:rsidR="00E05B27" w:rsidRPr="004273A8" w:rsidRDefault="00E05B27"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GR</w:t>
            </w:r>
          </w:p>
        </w:tc>
      </w:tr>
      <w:tr w:rsidR="00EB2E4D" w:rsidRPr="004273A8" w14:paraId="0C3F6116" w14:textId="77777777" w:rsidTr="00E11608">
        <w:tc>
          <w:tcPr>
            <w:tcW w:w="2880" w:type="dxa"/>
            <w:tcBorders>
              <w:top w:val="single" w:sz="4" w:space="0" w:color="auto"/>
            </w:tcBorders>
          </w:tcPr>
          <w:p w14:paraId="676F4851" w14:textId="14A4E47B" w:rsidR="00EB2E4D" w:rsidRPr="004273A8" w:rsidRDefault="00EB2E4D" w:rsidP="00E11608">
            <w:pPr>
              <w:pStyle w:val="NormalWeb"/>
              <w:spacing w:line="276" w:lineRule="auto"/>
              <w:rPr>
                <w:color w:val="0D0D0D"/>
                <w:szCs w:val="20"/>
                <w:shd w:val="clear" w:color="auto" w:fill="FFFFFF"/>
                <w:lang w:val="en-GB"/>
              </w:rPr>
            </w:pPr>
            <m:oMathPara>
              <m:oMath>
                <m:r>
                  <w:rPr>
                    <w:rFonts w:ascii="Cambria Math" w:hAnsi="Cambria Math"/>
                    <w:color w:val="000000" w:themeColor="text1"/>
                    <w:szCs w:val="20"/>
                    <w:lang w:val="en-GB"/>
                  </w:rPr>
                  <m:t>β</m:t>
                </m:r>
              </m:oMath>
            </m:oMathPara>
          </w:p>
        </w:tc>
        <w:tc>
          <w:tcPr>
            <w:tcW w:w="2970" w:type="dxa"/>
            <w:tcBorders>
              <w:top w:val="single" w:sz="4" w:space="0" w:color="auto"/>
            </w:tcBorders>
          </w:tcPr>
          <w:p w14:paraId="6A0EBAA8" w14:textId="7E368373"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1,673</w:t>
            </w:r>
          </w:p>
        </w:tc>
        <w:tc>
          <w:tcPr>
            <w:tcW w:w="3150" w:type="dxa"/>
            <w:tcBorders>
              <w:top w:val="single" w:sz="4" w:space="0" w:color="auto"/>
            </w:tcBorders>
          </w:tcPr>
          <w:p w14:paraId="521BB6C4"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4BB66570" w14:textId="77777777" w:rsidTr="00E11608">
        <w:tc>
          <w:tcPr>
            <w:tcW w:w="2880" w:type="dxa"/>
          </w:tcPr>
          <w:p w14:paraId="767C4156" w14:textId="23BA833D" w:rsidR="00EB2E4D" w:rsidRPr="004273A8" w:rsidRDefault="00000000" w:rsidP="00E11608">
            <w:pPr>
              <w:pStyle w:val="NormalWeb"/>
              <w:spacing w:line="276" w:lineRule="auto"/>
              <w:rPr>
                <w:color w:val="0D0D0D"/>
                <w:szCs w:val="20"/>
                <w:shd w:val="clear" w:color="auto" w:fill="FFFFFF"/>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ϕ</m:t>
                    </m:r>
                  </m:e>
                  <m:sub>
                    <m:r>
                      <w:rPr>
                        <w:rFonts w:ascii="Cambria Math" w:hAnsi="Cambria Math"/>
                        <w:color w:val="000000" w:themeColor="text1"/>
                        <w:szCs w:val="20"/>
                        <w:lang w:val="en-GB"/>
                      </w:rPr>
                      <m:t>β</m:t>
                    </m:r>
                  </m:sub>
                </m:sSub>
              </m:oMath>
            </m:oMathPara>
          </w:p>
        </w:tc>
        <w:tc>
          <w:tcPr>
            <w:tcW w:w="2970" w:type="dxa"/>
          </w:tcPr>
          <w:p w14:paraId="379D97D5" w14:textId="56D6B5F1"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2,895</w:t>
            </w:r>
          </w:p>
        </w:tc>
        <w:tc>
          <w:tcPr>
            <w:tcW w:w="3150" w:type="dxa"/>
          </w:tcPr>
          <w:p w14:paraId="33D69F9F"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37E6DA16" w14:textId="77777777" w:rsidTr="00E11608">
        <w:tc>
          <w:tcPr>
            <w:tcW w:w="2880" w:type="dxa"/>
          </w:tcPr>
          <w:p w14:paraId="2F5E48E3" w14:textId="30900D93" w:rsidR="00EB2E4D" w:rsidRPr="004273A8" w:rsidRDefault="00EB2E4D" w:rsidP="00E11608">
            <w:pPr>
              <w:pStyle w:val="NormalWeb"/>
              <w:spacing w:line="276" w:lineRule="auto"/>
              <w:rPr>
                <w:color w:val="0D0D0D"/>
                <w:szCs w:val="20"/>
                <w:shd w:val="clear" w:color="auto" w:fill="FFFFFF"/>
                <w:lang w:val="en-GB"/>
              </w:rPr>
            </w:pPr>
            <m:oMathPara>
              <m:oMath>
                <m:r>
                  <w:rPr>
                    <w:rFonts w:ascii="Cambria Math" w:hAnsi="Cambria Math"/>
                    <w:color w:val="000000" w:themeColor="text1"/>
                    <w:szCs w:val="20"/>
                    <w:lang w:val="en-GB"/>
                  </w:rPr>
                  <m:t>ϵ</m:t>
                </m:r>
              </m:oMath>
            </m:oMathPara>
          </w:p>
        </w:tc>
        <w:tc>
          <w:tcPr>
            <w:tcW w:w="2970" w:type="dxa"/>
          </w:tcPr>
          <w:p w14:paraId="1841C567" w14:textId="7D89F39F"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6,033</w:t>
            </w:r>
          </w:p>
        </w:tc>
        <w:tc>
          <w:tcPr>
            <w:tcW w:w="3150" w:type="dxa"/>
          </w:tcPr>
          <w:p w14:paraId="2E3EBD09"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7F77C327" w14:textId="77777777" w:rsidTr="00E11608">
        <w:tc>
          <w:tcPr>
            <w:tcW w:w="2880" w:type="dxa"/>
          </w:tcPr>
          <w:p w14:paraId="2E495356" w14:textId="4E03FA6D"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σ</m:t>
                </m:r>
              </m:oMath>
            </m:oMathPara>
          </w:p>
        </w:tc>
        <w:tc>
          <w:tcPr>
            <w:tcW w:w="2970" w:type="dxa"/>
          </w:tcPr>
          <w:p w14:paraId="37E2957E" w14:textId="2232D5E6"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7,798</w:t>
            </w:r>
          </w:p>
        </w:tc>
        <w:tc>
          <w:tcPr>
            <w:tcW w:w="3150" w:type="dxa"/>
          </w:tcPr>
          <w:p w14:paraId="0A8DDD84"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070DFCBF" w14:textId="77777777" w:rsidTr="00E11608">
        <w:tc>
          <w:tcPr>
            <w:tcW w:w="2880" w:type="dxa"/>
          </w:tcPr>
          <w:p w14:paraId="3086A3D5" w14:textId="7ED08976" w:rsidR="00EB2E4D" w:rsidRPr="004273A8" w:rsidRDefault="00EB2E4D" w:rsidP="00E11608">
            <w:pPr>
              <w:pStyle w:val="NormalWeb"/>
              <w:spacing w:line="276" w:lineRule="auto"/>
              <w:rPr>
                <w:rFonts w:eastAsia="Aptos"/>
                <w:szCs w:val="20"/>
                <w:lang w:val="en-GB"/>
              </w:rPr>
            </w:pPr>
            <m:oMathPara>
              <m:oMath>
                <m:r>
                  <w:rPr>
                    <w:rFonts w:ascii="Cambria Math" w:hAnsi="Cambria Math"/>
                    <w:color w:val="000000" w:themeColor="text1"/>
                    <w:szCs w:val="20"/>
                    <w:lang w:val="en-GB"/>
                  </w:rPr>
                  <m:t>ψ</m:t>
                </m:r>
              </m:oMath>
            </m:oMathPara>
          </w:p>
        </w:tc>
        <w:tc>
          <w:tcPr>
            <w:tcW w:w="2970" w:type="dxa"/>
          </w:tcPr>
          <w:p w14:paraId="1F447B25" w14:textId="7CE5613B"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2,079</w:t>
            </w:r>
          </w:p>
        </w:tc>
        <w:tc>
          <w:tcPr>
            <w:tcW w:w="3150" w:type="dxa"/>
          </w:tcPr>
          <w:p w14:paraId="2134F0FE"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7905BB8A" w14:textId="77777777" w:rsidTr="00E11608">
        <w:tc>
          <w:tcPr>
            <w:tcW w:w="2880" w:type="dxa"/>
          </w:tcPr>
          <w:p w14:paraId="3EA5CEE7" w14:textId="4137E67A"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μ</m:t>
                </m:r>
              </m:oMath>
            </m:oMathPara>
          </w:p>
        </w:tc>
        <w:tc>
          <w:tcPr>
            <w:tcW w:w="2970" w:type="dxa"/>
          </w:tcPr>
          <w:p w14:paraId="0CC6D36B" w14:textId="06C67867"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5,871</w:t>
            </w:r>
          </w:p>
        </w:tc>
        <w:tc>
          <w:tcPr>
            <w:tcW w:w="3150" w:type="dxa"/>
          </w:tcPr>
          <w:p w14:paraId="42A96EA0"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1D41BBA0" w14:textId="77777777" w:rsidTr="00E11608">
        <w:tc>
          <w:tcPr>
            <w:tcW w:w="2880" w:type="dxa"/>
          </w:tcPr>
          <w:p w14:paraId="6BF88355" w14:textId="26345CAF" w:rsidR="00EB2E4D" w:rsidRPr="004273A8" w:rsidRDefault="00000000" w:rsidP="00E11608">
            <w:pPr>
              <w:pStyle w:val="NormalWeb"/>
              <w:spacing w:line="276" w:lineRule="auto"/>
              <w:rPr>
                <w:rFonts w:eastAsia="Aptos"/>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η</m:t>
                    </m:r>
                  </m:e>
                  <m:sub>
                    <m:r>
                      <w:rPr>
                        <w:rFonts w:ascii="Cambria Math" w:hAnsi="Cambria Math"/>
                        <w:color w:val="000000" w:themeColor="text1"/>
                        <w:szCs w:val="20"/>
                        <w:lang w:val="en-GB"/>
                      </w:rPr>
                      <m:t>H</m:t>
                    </m:r>
                  </m:sub>
                </m:sSub>
                <m:d>
                  <m:dPr>
                    <m:ctrlPr>
                      <w:rPr>
                        <w:rFonts w:ascii="Cambria Math" w:hAnsi="Cambria Math"/>
                        <w:i/>
                        <w:iCs/>
                        <w:color w:val="000000" w:themeColor="text1"/>
                        <w:szCs w:val="20"/>
                        <w:lang w:val="en-GB"/>
                      </w:rPr>
                    </m:ctrlPr>
                  </m:dPr>
                  <m:e>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t</m:t>
                        </m:r>
                      </m:e>
                      <m:sub>
                        <m:r>
                          <w:rPr>
                            <w:rFonts w:ascii="Cambria Math" w:hAnsi="Cambria Math"/>
                            <w:color w:val="000000" w:themeColor="text1"/>
                            <w:szCs w:val="20"/>
                            <w:lang w:val="en-GB"/>
                          </w:rPr>
                          <m:t>0</m:t>
                        </m:r>
                      </m:sub>
                    </m:sSub>
                  </m:e>
                </m:d>
              </m:oMath>
            </m:oMathPara>
          </w:p>
        </w:tc>
        <w:tc>
          <w:tcPr>
            <w:tcW w:w="2970" w:type="dxa"/>
          </w:tcPr>
          <w:p w14:paraId="69097E0C" w14:textId="0764B969"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1,849</w:t>
            </w:r>
          </w:p>
        </w:tc>
        <w:tc>
          <w:tcPr>
            <w:tcW w:w="3150" w:type="dxa"/>
          </w:tcPr>
          <w:p w14:paraId="2C358BD2"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21405BC4" w14:textId="77777777" w:rsidTr="00E11608">
        <w:tc>
          <w:tcPr>
            <w:tcW w:w="2880" w:type="dxa"/>
          </w:tcPr>
          <w:p w14:paraId="7DC7B5C6" w14:textId="0C7721BB"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ω</m:t>
                </m:r>
              </m:oMath>
            </m:oMathPara>
          </w:p>
        </w:tc>
        <w:tc>
          <w:tcPr>
            <w:tcW w:w="2970" w:type="dxa"/>
          </w:tcPr>
          <w:p w14:paraId="46D75992" w14:textId="085A7DAE"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3,855</w:t>
            </w:r>
          </w:p>
        </w:tc>
        <w:tc>
          <w:tcPr>
            <w:tcW w:w="3150" w:type="dxa"/>
          </w:tcPr>
          <w:p w14:paraId="4E941041"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4E862520" w14:textId="77777777" w:rsidTr="00E11608">
        <w:tc>
          <w:tcPr>
            <w:tcW w:w="2880" w:type="dxa"/>
          </w:tcPr>
          <w:p w14:paraId="3D0D32FD" w14:textId="622975F5" w:rsidR="00EB2E4D" w:rsidRPr="004273A8" w:rsidRDefault="00000000" w:rsidP="00E11608">
            <w:pPr>
              <w:pStyle w:val="NormalWeb"/>
              <w:spacing w:line="276" w:lineRule="auto"/>
              <w:rPr>
                <w:rFonts w:eastAsia="DengXian"/>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ϕ</m:t>
                    </m:r>
                  </m:e>
                  <m:sub>
                    <m:r>
                      <w:rPr>
                        <w:rFonts w:ascii="Cambria Math" w:hAnsi="Cambria Math"/>
                        <w:color w:val="000000" w:themeColor="text1"/>
                        <w:szCs w:val="20"/>
                        <w:lang w:val="en-GB"/>
                      </w:rPr>
                      <m:t>η</m:t>
                    </m:r>
                  </m:sub>
                </m:sSub>
              </m:oMath>
            </m:oMathPara>
          </w:p>
        </w:tc>
        <w:tc>
          <w:tcPr>
            <w:tcW w:w="2970" w:type="dxa"/>
          </w:tcPr>
          <w:p w14:paraId="5CD9FC31" w14:textId="0C59BDA6"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5,772</w:t>
            </w:r>
          </w:p>
        </w:tc>
        <w:tc>
          <w:tcPr>
            <w:tcW w:w="3150" w:type="dxa"/>
          </w:tcPr>
          <w:p w14:paraId="31ACD578"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42EDAB05" w14:textId="77777777" w:rsidTr="00E11608">
        <w:tc>
          <w:tcPr>
            <w:tcW w:w="2880" w:type="dxa"/>
          </w:tcPr>
          <w:p w14:paraId="0B4B0FE0" w14:textId="5547C5EB"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ρ</m:t>
                </m:r>
              </m:oMath>
            </m:oMathPara>
          </w:p>
        </w:tc>
        <w:tc>
          <w:tcPr>
            <w:tcW w:w="2970" w:type="dxa"/>
          </w:tcPr>
          <w:p w14:paraId="70244CEF" w14:textId="0111BAA0"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6,716</w:t>
            </w:r>
          </w:p>
        </w:tc>
        <w:tc>
          <w:tcPr>
            <w:tcW w:w="3150" w:type="dxa"/>
          </w:tcPr>
          <w:p w14:paraId="3BA84F0E"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3DF7F476" w14:textId="77777777" w:rsidTr="00E11608">
        <w:tc>
          <w:tcPr>
            <w:tcW w:w="2880" w:type="dxa"/>
          </w:tcPr>
          <w:p w14:paraId="32C6BDFA" w14:textId="0B8DFB46"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ν</m:t>
                </m:r>
              </m:oMath>
            </m:oMathPara>
          </w:p>
        </w:tc>
        <w:tc>
          <w:tcPr>
            <w:tcW w:w="2970" w:type="dxa"/>
          </w:tcPr>
          <w:p w14:paraId="649220BA" w14:textId="1324CC3C"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4,922</w:t>
            </w:r>
          </w:p>
        </w:tc>
        <w:tc>
          <w:tcPr>
            <w:tcW w:w="3150" w:type="dxa"/>
          </w:tcPr>
          <w:p w14:paraId="54FE61BA"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536DA9AA" w14:textId="77777777" w:rsidTr="00E11608">
        <w:tc>
          <w:tcPr>
            <w:tcW w:w="2880" w:type="dxa"/>
          </w:tcPr>
          <w:p w14:paraId="6C6A2F2D" w14:textId="0F68033B" w:rsidR="00EB2E4D" w:rsidRPr="004273A8" w:rsidRDefault="00EB2E4D" w:rsidP="00E11608">
            <w:pPr>
              <w:pStyle w:val="NormalWeb"/>
              <w:spacing w:line="276" w:lineRule="auto"/>
              <w:rPr>
                <w:rFonts w:eastAsia="DengXian"/>
                <w:szCs w:val="20"/>
                <w:lang w:val="en-GB"/>
              </w:rPr>
            </w:pPr>
            <m:oMathPara>
              <m:oMath>
                <m:r>
                  <w:rPr>
                    <w:rFonts w:ascii="Cambria Math" w:hAnsi="Cambria Math"/>
                    <w:color w:val="000000" w:themeColor="text1"/>
                    <w:szCs w:val="20"/>
                    <w:lang w:val="en-GB"/>
                  </w:rPr>
                  <m:t>ϕ</m:t>
                </m:r>
              </m:oMath>
            </m:oMathPara>
          </w:p>
        </w:tc>
        <w:tc>
          <w:tcPr>
            <w:tcW w:w="2970" w:type="dxa"/>
          </w:tcPr>
          <w:p w14:paraId="4F5D409F" w14:textId="556084D2"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5,333</w:t>
            </w:r>
          </w:p>
        </w:tc>
        <w:tc>
          <w:tcPr>
            <w:tcW w:w="3150" w:type="dxa"/>
          </w:tcPr>
          <w:p w14:paraId="4784F9BD"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EB2E4D" w:rsidRPr="004273A8" w14:paraId="39C3EE15" w14:textId="77777777" w:rsidTr="00E11608">
        <w:tc>
          <w:tcPr>
            <w:tcW w:w="2880" w:type="dxa"/>
          </w:tcPr>
          <w:p w14:paraId="3112CF14" w14:textId="4409FD32" w:rsidR="00EB2E4D" w:rsidRPr="004273A8" w:rsidRDefault="00000000" w:rsidP="00E11608">
            <w:pPr>
              <w:pStyle w:val="NormalWeb"/>
              <w:spacing w:line="276" w:lineRule="auto"/>
              <w:rPr>
                <w:rFonts w:eastAsia="DengXian"/>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f</m:t>
                    </m:r>
                  </m:e>
                  <m:sub>
                    <m:r>
                      <w:rPr>
                        <w:rFonts w:ascii="Cambria Math" w:hAnsi="Cambria Math"/>
                        <w:color w:val="000000" w:themeColor="text1"/>
                        <w:szCs w:val="20"/>
                        <w:lang w:val="en-GB"/>
                      </w:rPr>
                      <m:t>c</m:t>
                    </m:r>
                  </m:sub>
                </m:sSub>
              </m:oMath>
            </m:oMathPara>
          </w:p>
        </w:tc>
        <w:tc>
          <w:tcPr>
            <w:tcW w:w="2970" w:type="dxa"/>
          </w:tcPr>
          <w:p w14:paraId="6B4F2DE3" w14:textId="4D807B4C" w:rsidR="00EB2E4D"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7,312</w:t>
            </w:r>
          </w:p>
        </w:tc>
        <w:tc>
          <w:tcPr>
            <w:tcW w:w="3150" w:type="dxa"/>
          </w:tcPr>
          <w:p w14:paraId="57A03FFF" w14:textId="77777777" w:rsidR="00EB2E4D" w:rsidRPr="004273A8" w:rsidRDefault="00EB2E4D"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2DFE3CC1" w14:textId="77777777" w:rsidTr="00E11608">
        <w:tc>
          <w:tcPr>
            <w:tcW w:w="2880" w:type="dxa"/>
          </w:tcPr>
          <w:p w14:paraId="12C435C0" w14:textId="0CC38C94"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f</m:t>
                    </m:r>
                  </m:e>
                  <m:sub>
                    <m:r>
                      <w:rPr>
                        <w:rFonts w:ascii="Cambria Math" w:hAnsi="Cambria Math"/>
                        <w:color w:val="000000" w:themeColor="text1"/>
                        <w:szCs w:val="20"/>
                        <w:lang w:val="en-GB"/>
                      </w:rPr>
                      <m:t>t</m:t>
                    </m:r>
                  </m:sub>
                </m:sSub>
              </m:oMath>
            </m:oMathPara>
          </w:p>
        </w:tc>
        <w:tc>
          <w:tcPr>
            <w:tcW w:w="2970" w:type="dxa"/>
          </w:tcPr>
          <w:p w14:paraId="0C4ECD30" w14:textId="503F0C7F"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5,385</w:t>
            </w:r>
          </w:p>
        </w:tc>
        <w:tc>
          <w:tcPr>
            <w:tcW w:w="3150" w:type="dxa"/>
          </w:tcPr>
          <w:p w14:paraId="46225406" w14:textId="461200D2"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43489C5C" w14:textId="77777777" w:rsidTr="00E11608">
        <w:tc>
          <w:tcPr>
            <w:tcW w:w="2880" w:type="dxa"/>
          </w:tcPr>
          <w:p w14:paraId="34CD388F" w14:textId="44F4C509"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f</m:t>
                    </m:r>
                  </m:e>
                  <m:sub>
                    <m:r>
                      <w:rPr>
                        <w:rFonts w:ascii="Cambria Math" w:hAnsi="Cambria Math"/>
                        <w:color w:val="000000" w:themeColor="text1"/>
                        <w:szCs w:val="20"/>
                        <w:lang w:val="en-GB"/>
                      </w:rPr>
                      <m:t>d2</m:t>
                    </m:r>
                  </m:sub>
                </m:sSub>
              </m:oMath>
            </m:oMathPara>
          </w:p>
        </w:tc>
        <w:tc>
          <w:tcPr>
            <w:tcW w:w="2970" w:type="dxa"/>
          </w:tcPr>
          <w:p w14:paraId="3FFF9646" w14:textId="45CF7A4E"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4,865</w:t>
            </w:r>
          </w:p>
        </w:tc>
        <w:tc>
          <w:tcPr>
            <w:tcW w:w="3150" w:type="dxa"/>
          </w:tcPr>
          <w:p w14:paraId="4B34CA7B" w14:textId="3BB647DD"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19F2D9EF" w14:textId="77777777" w:rsidTr="00E11608">
        <w:tc>
          <w:tcPr>
            <w:tcW w:w="2880" w:type="dxa"/>
          </w:tcPr>
          <w:p w14:paraId="0A446F5C" w14:textId="7D37B7BE"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w</m:t>
                    </m:r>
                  </m:e>
                  <m:sub>
                    <m:r>
                      <w:rPr>
                        <w:rFonts w:ascii="Cambria Math" w:hAnsi="Cambria Math"/>
                        <w:color w:val="000000" w:themeColor="text1"/>
                        <w:szCs w:val="20"/>
                        <w:lang w:val="en-GB"/>
                      </w:rPr>
                      <m:t>c</m:t>
                    </m:r>
                  </m:sub>
                </m:sSub>
              </m:oMath>
            </m:oMathPara>
          </w:p>
        </w:tc>
        <w:tc>
          <w:tcPr>
            <w:tcW w:w="2970" w:type="dxa"/>
          </w:tcPr>
          <w:p w14:paraId="7E70D5BD" w14:textId="67D8D8AE"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8,899</w:t>
            </w:r>
          </w:p>
        </w:tc>
        <w:tc>
          <w:tcPr>
            <w:tcW w:w="3150" w:type="dxa"/>
          </w:tcPr>
          <w:p w14:paraId="49C4B224" w14:textId="5AEFBF60"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64FEB510" w14:textId="77777777" w:rsidTr="00E11608">
        <w:tc>
          <w:tcPr>
            <w:tcW w:w="2880" w:type="dxa"/>
          </w:tcPr>
          <w:p w14:paraId="7892C1C0" w14:textId="5D90ED2E"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iCs/>
                        <w:color w:val="000000" w:themeColor="text1"/>
                        <w:szCs w:val="20"/>
                        <w:lang w:val="en-GB"/>
                      </w:rPr>
                    </m:ctrlPr>
                  </m:sSubPr>
                  <m:e>
                    <m:r>
                      <w:rPr>
                        <w:rFonts w:ascii="Cambria Math" w:hAnsi="Cambria Math"/>
                        <w:color w:val="000000" w:themeColor="text1"/>
                        <w:szCs w:val="20"/>
                        <w:lang w:val="en-GB"/>
                      </w:rPr>
                      <m:t>w</m:t>
                    </m:r>
                  </m:e>
                  <m:sub>
                    <m:r>
                      <w:rPr>
                        <w:rFonts w:ascii="Cambria Math" w:hAnsi="Cambria Math"/>
                        <w:color w:val="000000" w:themeColor="text1"/>
                        <w:szCs w:val="20"/>
                        <w:lang w:val="en-GB"/>
                      </w:rPr>
                      <m:t>t</m:t>
                    </m:r>
                  </m:sub>
                </m:sSub>
              </m:oMath>
            </m:oMathPara>
          </w:p>
        </w:tc>
        <w:tc>
          <w:tcPr>
            <w:tcW w:w="2970" w:type="dxa"/>
          </w:tcPr>
          <w:p w14:paraId="311FE547" w14:textId="364383C6"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5,644</w:t>
            </w:r>
          </w:p>
        </w:tc>
        <w:tc>
          <w:tcPr>
            <w:tcW w:w="3150" w:type="dxa"/>
          </w:tcPr>
          <w:p w14:paraId="2FAB984E" w14:textId="3A8DBAC4"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3C8AC88E" w14:textId="77777777" w:rsidTr="00E11608">
        <w:tc>
          <w:tcPr>
            <w:tcW w:w="2880" w:type="dxa"/>
          </w:tcPr>
          <w:p w14:paraId="209DB6DD" w14:textId="1BE7F2FA" w:rsidR="00B735B9" w:rsidRDefault="00000000" w:rsidP="00E11608">
            <w:pPr>
              <w:pStyle w:val="NormalWeb"/>
              <w:spacing w:line="276" w:lineRule="auto"/>
              <w:rPr>
                <w:rFonts w:ascii="Aptos" w:eastAsia="DengXian" w:hAnsi="Aptos"/>
                <w:iCs/>
                <w:color w:val="000000" w:themeColor="text1"/>
                <w:szCs w:val="20"/>
                <w:lang w:val="en-GB"/>
              </w:rPr>
            </w:pPr>
            <m:oMathPara>
              <m:oMath>
                <m:sSub>
                  <m:sSubPr>
                    <m:ctrlPr>
                      <w:rPr>
                        <w:rFonts w:ascii="Cambria Math" w:hAnsi="Cambria Math"/>
                        <w:i/>
                        <w:color w:val="0D0D0D"/>
                        <w:szCs w:val="20"/>
                        <w:shd w:val="clear" w:color="auto" w:fill="FFFFFF"/>
                        <w:lang w:val="en-GB"/>
                      </w:rPr>
                    </m:ctrlPr>
                  </m:sSubPr>
                  <m:e>
                    <m:r>
                      <w:rPr>
                        <w:rFonts w:ascii="Cambria Math" w:hAnsi="Cambria Math"/>
                        <w:color w:val="0D0D0D"/>
                        <w:szCs w:val="20"/>
                        <w:shd w:val="clear" w:color="auto" w:fill="FFFFFF"/>
                        <w:lang w:val="en-GB"/>
                      </w:rPr>
                      <m:t>κ</m:t>
                    </m:r>
                  </m:e>
                  <m:sub>
                    <m:r>
                      <w:rPr>
                        <w:rFonts w:ascii="Cambria Math" w:hAnsi="Cambria Math"/>
                        <w:color w:val="0D0D0D"/>
                        <w:szCs w:val="20"/>
                        <w:shd w:val="clear" w:color="auto" w:fill="FFFFFF"/>
                        <w:lang w:val="en-GB"/>
                      </w:rPr>
                      <m:t>T</m:t>
                    </m:r>
                  </m:sub>
                </m:sSub>
              </m:oMath>
            </m:oMathPara>
          </w:p>
        </w:tc>
        <w:tc>
          <w:tcPr>
            <w:tcW w:w="2970" w:type="dxa"/>
          </w:tcPr>
          <w:p w14:paraId="5D7D0809" w14:textId="1B28E568"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7,986</w:t>
            </w:r>
          </w:p>
        </w:tc>
        <w:tc>
          <w:tcPr>
            <w:tcW w:w="3150" w:type="dxa"/>
          </w:tcPr>
          <w:p w14:paraId="20AA339D" w14:textId="6A42B277"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r w:rsidR="00B735B9" w:rsidRPr="004273A8" w14:paraId="49A902B8" w14:textId="77777777" w:rsidTr="00E11608">
        <w:tc>
          <w:tcPr>
            <w:tcW w:w="2880" w:type="dxa"/>
          </w:tcPr>
          <w:p w14:paraId="1A68ECDE" w14:textId="73DA264E" w:rsidR="00B735B9" w:rsidRDefault="00000000" w:rsidP="00E11608">
            <w:pPr>
              <w:pStyle w:val="NormalWeb"/>
              <w:spacing w:line="276" w:lineRule="auto"/>
              <w:rPr>
                <w:rFonts w:ascii="Aptos" w:eastAsia="DengXian" w:hAnsi="Aptos"/>
                <w:color w:val="0D0D0D"/>
                <w:szCs w:val="20"/>
                <w:shd w:val="clear" w:color="auto" w:fill="FFFFFF"/>
                <w:lang w:val="en-GB"/>
              </w:rPr>
            </w:pPr>
            <m:oMathPara>
              <m:oMath>
                <m:sSub>
                  <m:sSubPr>
                    <m:ctrlPr>
                      <w:rPr>
                        <w:rFonts w:ascii="Cambria Math" w:hAnsi="Cambria Math"/>
                        <w:i/>
                        <w:color w:val="0D0D0D"/>
                        <w:szCs w:val="20"/>
                        <w:shd w:val="clear" w:color="auto" w:fill="FFFFFF"/>
                        <w:lang w:val="en-GB"/>
                      </w:rPr>
                    </m:ctrlPr>
                  </m:sSubPr>
                  <m:e>
                    <m:r>
                      <w:rPr>
                        <w:rFonts w:ascii="Cambria Math" w:hAnsi="Cambria Math"/>
                        <w:color w:val="0D0D0D"/>
                        <w:szCs w:val="20"/>
                        <w:shd w:val="clear" w:color="auto" w:fill="FFFFFF"/>
                        <w:lang w:val="en-GB"/>
                      </w:rPr>
                      <m:t>κ</m:t>
                    </m:r>
                  </m:e>
                  <m:sub>
                    <m:r>
                      <w:rPr>
                        <w:rFonts w:ascii="Cambria Math" w:hAnsi="Cambria Math"/>
                        <w:color w:val="0D0D0D"/>
                        <w:szCs w:val="20"/>
                        <w:shd w:val="clear" w:color="auto" w:fill="FFFFFF"/>
                        <w:lang w:val="en-GB"/>
                      </w:rPr>
                      <m:t>S</m:t>
                    </m:r>
                  </m:sub>
                </m:sSub>
              </m:oMath>
            </m:oMathPara>
          </w:p>
        </w:tc>
        <w:tc>
          <w:tcPr>
            <w:tcW w:w="2970" w:type="dxa"/>
          </w:tcPr>
          <w:p w14:paraId="4653B65F" w14:textId="27AE562B" w:rsidR="00B735B9" w:rsidRPr="004273A8" w:rsidRDefault="00B735B9" w:rsidP="00E11608">
            <w:pPr>
              <w:pStyle w:val="NormalWeb"/>
              <w:spacing w:line="276" w:lineRule="auto"/>
              <w:rPr>
                <w:color w:val="0D0D0D"/>
                <w:szCs w:val="20"/>
                <w:shd w:val="clear" w:color="auto" w:fill="FFFFFF"/>
                <w:lang w:val="en-GB"/>
              </w:rPr>
            </w:pPr>
            <w:r>
              <w:rPr>
                <w:color w:val="0D0D0D"/>
                <w:szCs w:val="20"/>
                <w:shd w:val="clear" w:color="auto" w:fill="FFFFFF"/>
                <w:lang w:val="en-GB"/>
              </w:rPr>
              <w:t>9,970</w:t>
            </w:r>
          </w:p>
        </w:tc>
        <w:tc>
          <w:tcPr>
            <w:tcW w:w="3150" w:type="dxa"/>
          </w:tcPr>
          <w:p w14:paraId="14883D6C" w14:textId="1BC56117" w:rsidR="00B735B9" w:rsidRPr="004273A8" w:rsidRDefault="00B735B9" w:rsidP="00E11608">
            <w:pPr>
              <w:pStyle w:val="NormalWeb"/>
              <w:spacing w:line="276" w:lineRule="auto"/>
              <w:rPr>
                <w:color w:val="0D0D0D"/>
                <w:szCs w:val="20"/>
                <w:shd w:val="clear" w:color="auto" w:fill="FFFFFF"/>
                <w:lang w:val="en-GB"/>
              </w:rPr>
            </w:pPr>
            <w:r w:rsidRPr="004273A8">
              <w:rPr>
                <w:color w:val="0D0D0D"/>
                <w:szCs w:val="20"/>
                <w:shd w:val="clear" w:color="auto" w:fill="FFFFFF"/>
                <w:lang w:val="en-GB"/>
              </w:rPr>
              <w:t>1.00</w:t>
            </w:r>
          </w:p>
        </w:tc>
      </w:tr>
    </w:tbl>
    <w:p w14:paraId="35FB65D1" w14:textId="77777777" w:rsidR="00E05B27" w:rsidRPr="004273A8" w:rsidRDefault="00E05B27" w:rsidP="00C84BBC">
      <w:pPr>
        <w:pStyle w:val="NormalWeb"/>
        <w:spacing w:line="276" w:lineRule="auto"/>
        <w:jc w:val="both"/>
        <w:rPr>
          <w:color w:val="0D0D0D"/>
          <w:sz w:val="20"/>
          <w:szCs w:val="20"/>
          <w:shd w:val="clear" w:color="auto" w:fill="FFFFFF"/>
          <w:lang w:val="en-GB"/>
        </w:rPr>
      </w:pPr>
    </w:p>
    <w:p w14:paraId="19D1393E" w14:textId="77777777" w:rsidR="00C84BBC" w:rsidRPr="00C84BBC" w:rsidRDefault="00C84BBC" w:rsidP="00C84BBC">
      <w:pPr>
        <w:spacing w:before="100" w:beforeAutospacing="1" w:after="100" w:afterAutospacing="1" w:line="276" w:lineRule="auto"/>
        <w:jc w:val="both"/>
        <w:rPr>
          <w:rFonts w:ascii="Times New Roman" w:hAnsi="Times New Roman" w:cs="Times New Roman"/>
          <w:b/>
          <w:bCs/>
          <w:color w:val="212121"/>
          <w:sz w:val="20"/>
          <w:szCs w:val="20"/>
          <w:lang w:val="en-GB"/>
        </w:rPr>
      </w:pPr>
    </w:p>
    <w:bookmarkEnd w:id="37"/>
    <w:p w14:paraId="03FFE26F" w14:textId="77777777" w:rsidR="00740D5C" w:rsidRDefault="00740D5C" w:rsidP="003B3837">
      <w:pPr>
        <w:pStyle w:val="NormalWeb"/>
        <w:spacing w:line="276" w:lineRule="auto"/>
        <w:jc w:val="center"/>
        <w:rPr>
          <w:sz w:val="20"/>
          <w:szCs w:val="20"/>
          <w:lang w:val="en-GB"/>
        </w:rPr>
        <w:sectPr w:rsidR="00740D5C" w:rsidSect="00740D5C">
          <w:pgSz w:w="11906" w:h="16838"/>
          <w:pgMar w:top="1440" w:right="1440" w:bottom="1440" w:left="1440" w:header="708" w:footer="708" w:gutter="0"/>
          <w:cols w:space="708"/>
          <w:docGrid w:linePitch="360"/>
        </w:sectPr>
      </w:pPr>
    </w:p>
    <w:p w14:paraId="414EAC70" w14:textId="78B45B4D" w:rsidR="009E1546" w:rsidRPr="00DA0D8F" w:rsidRDefault="00AE58D0" w:rsidP="003B3837">
      <w:pPr>
        <w:pStyle w:val="NormalWeb"/>
        <w:spacing w:line="276" w:lineRule="auto"/>
        <w:jc w:val="center"/>
        <w:rPr>
          <w:sz w:val="20"/>
          <w:szCs w:val="20"/>
          <w:lang w:val="en-GB"/>
        </w:rPr>
      </w:pPr>
      <w:r w:rsidRPr="00DA0D8F">
        <w:rPr>
          <w:noProof/>
          <w:sz w:val="20"/>
          <w:szCs w:val="20"/>
          <w:lang w:val="en-GB"/>
          <w14:ligatures w14:val="standardContextual"/>
        </w:rPr>
        <w:lastRenderedPageBreak/>
        <w:drawing>
          <wp:inline distT="0" distB="0" distL="0" distR="0" wp14:anchorId="7B9CE2BB" wp14:editId="7D17F58E">
            <wp:extent cx="4389120" cy="4389120"/>
            <wp:effectExtent l="0" t="0" r="5080" b="5080"/>
            <wp:docPr id="991647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47787" name="Picture 991647787"/>
                    <pic:cNvPicPr/>
                  </pic:nvPicPr>
                  <pic:blipFill>
                    <a:blip r:embed="rId16"/>
                    <a:stretch>
                      <a:fillRect/>
                    </a:stretch>
                  </pic:blipFill>
                  <pic:spPr>
                    <a:xfrm>
                      <a:off x="0" y="0"/>
                      <a:ext cx="4389120" cy="4389120"/>
                    </a:xfrm>
                    <a:prstGeom prst="rect">
                      <a:avLst/>
                    </a:prstGeom>
                  </pic:spPr>
                </pic:pic>
              </a:graphicData>
            </a:graphic>
          </wp:inline>
        </w:drawing>
      </w:r>
      <w:r w:rsidRPr="00DA0D8F">
        <w:rPr>
          <w:noProof/>
          <w:sz w:val="20"/>
          <w:szCs w:val="20"/>
          <w:lang w:val="en-GB"/>
          <w14:ligatures w14:val="standardContextual"/>
        </w:rPr>
        <w:drawing>
          <wp:inline distT="0" distB="0" distL="0" distR="0" wp14:anchorId="3A1F8073" wp14:editId="15651D94">
            <wp:extent cx="4389120" cy="4389120"/>
            <wp:effectExtent l="0" t="0" r="5080" b="5080"/>
            <wp:docPr id="482297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97053" name="Picture 482297053"/>
                    <pic:cNvPicPr/>
                  </pic:nvPicPr>
                  <pic:blipFill>
                    <a:blip r:embed="rId17"/>
                    <a:stretch>
                      <a:fillRect/>
                    </a:stretch>
                  </pic:blipFill>
                  <pic:spPr>
                    <a:xfrm>
                      <a:off x="0" y="0"/>
                      <a:ext cx="4389120" cy="4389120"/>
                    </a:xfrm>
                    <a:prstGeom prst="rect">
                      <a:avLst/>
                    </a:prstGeom>
                  </pic:spPr>
                </pic:pic>
              </a:graphicData>
            </a:graphic>
          </wp:inline>
        </w:drawing>
      </w:r>
    </w:p>
    <w:p w14:paraId="378BEE0F" w14:textId="044F8C27" w:rsidR="00284E15" w:rsidRPr="00DA0D8F" w:rsidRDefault="00284E15" w:rsidP="003B3837">
      <w:pPr>
        <w:pStyle w:val="NormalWeb"/>
        <w:spacing w:line="276" w:lineRule="auto"/>
        <w:jc w:val="both"/>
        <w:rPr>
          <w:sz w:val="20"/>
          <w:szCs w:val="20"/>
          <w:lang w:val="en-GB"/>
        </w:rPr>
      </w:pPr>
      <w:r w:rsidRPr="00C25486">
        <w:rPr>
          <w:b/>
          <w:bCs/>
          <w:sz w:val="20"/>
          <w:szCs w:val="20"/>
          <w:lang w:val="en-GB"/>
        </w:rPr>
        <w:t xml:space="preserve">Fig. </w:t>
      </w:r>
      <w:r w:rsidR="008A52D8" w:rsidRPr="00C25486">
        <w:rPr>
          <w:b/>
          <w:bCs/>
          <w:sz w:val="20"/>
          <w:szCs w:val="20"/>
          <w:lang w:val="en-GB"/>
        </w:rPr>
        <w:t>3</w:t>
      </w:r>
      <w:r w:rsidRPr="00C25486">
        <w:rPr>
          <w:b/>
          <w:bCs/>
          <w:sz w:val="20"/>
          <w:szCs w:val="20"/>
          <w:lang w:val="en-GB"/>
        </w:rPr>
        <w:t>: Traceplots (left column) and marginal posterior densities (right column) of parameter estimates.</w:t>
      </w:r>
      <w:r w:rsidRPr="00DA0D8F">
        <w:rPr>
          <w:sz w:val="20"/>
          <w:szCs w:val="20"/>
          <w:lang w:val="en-GB"/>
        </w:rPr>
        <w:t xml:space="preserve"> Traceplots show MCMC samples from </w:t>
      </w:r>
      <w:r w:rsidR="00E14D5D" w:rsidRPr="00DA0D8F">
        <w:rPr>
          <w:sz w:val="20"/>
          <w:szCs w:val="20"/>
          <w:lang w:val="en-GB"/>
        </w:rPr>
        <w:t>five</w:t>
      </w:r>
      <w:r w:rsidRPr="00DA0D8F">
        <w:rPr>
          <w:sz w:val="20"/>
          <w:szCs w:val="20"/>
          <w:lang w:val="en-GB"/>
        </w:rPr>
        <w:t xml:space="preserve"> chains, each with 2,000 iterations, with the first 1,000 discarded as burn-in. Coloured lines represent individual chains.</w:t>
      </w:r>
    </w:p>
    <w:p w14:paraId="733FBA18" w14:textId="1980C08E" w:rsidR="009E1546" w:rsidRPr="00DA0D8F" w:rsidRDefault="009E1546" w:rsidP="003B3837">
      <w:pPr>
        <w:pStyle w:val="NormalWeb"/>
        <w:spacing w:line="276" w:lineRule="auto"/>
        <w:jc w:val="both"/>
        <w:rPr>
          <w:sz w:val="20"/>
          <w:szCs w:val="20"/>
          <w:lang w:val="en-GB"/>
        </w:rPr>
      </w:pPr>
    </w:p>
    <w:p w14:paraId="243C680A" w14:textId="77777777" w:rsidR="00284E15" w:rsidRPr="00DA0D8F" w:rsidRDefault="00284E15" w:rsidP="003B3837">
      <w:pPr>
        <w:spacing w:before="100" w:beforeAutospacing="1" w:after="100" w:afterAutospacing="1" w:line="276" w:lineRule="auto"/>
        <w:jc w:val="both"/>
        <w:rPr>
          <w:rFonts w:ascii="Times New Roman" w:eastAsia="Times New Roman" w:hAnsi="Times New Roman" w:cs="Times New Roman"/>
          <w:color w:val="000000" w:themeColor="text1"/>
          <w:kern w:val="0"/>
          <w:sz w:val="20"/>
          <w:szCs w:val="20"/>
          <w:lang w:val="en-GB"/>
          <w14:ligatures w14:val="none"/>
        </w:rPr>
      </w:pPr>
    </w:p>
    <w:p w14:paraId="3058A82B" w14:textId="78BF278A" w:rsidR="002F1936" w:rsidRPr="00DA0D8F" w:rsidRDefault="002F1936" w:rsidP="003B3837">
      <w:pPr>
        <w:pStyle w:val="NormalWeb"/>
        <w:spacing w:line="276" w:lineRule="auto"/>
        <w:jc w:val="both"/>
        <w:rPr>
          <w:sz w:val="20"/>
          <w:szCs w:val="20"/>
          <w:lang w:val="en-GB"/>
        </w:rPr>
        <w:sectPr w:rsidR="002F1936" w:rsidRPr="00DA0D8F" w:rsidSect="00263500">
          <w:pgSz w:w="16838" w:h="11906" w:orient="landscape"/>
          <w:pgMar w:top="1440" w:right="1440" w:bottom="1440" w:left="1440" w:header="708" w:footer="708" w:gutter="0"/>
          <w:cols w:space="708"/>
          <w:docGrid w:linePitch="360"/>
        </w:sectPr>
      </w:pPr>
    </w:p>
    <w:p w14:paraId="6625A4D3" w14:textId="32FEC1F5" w:rsidR="00DA0D8F" w:rsidRDefault="00DA0D8F" w:rsidP="00DA0D8F">
      <w:pPr>
        <w:spacing w:before="100" w:beforeAutospacing="1" w:after="100" w:afterAutospacing="1" w:line="276" w:lineRule="auto"/>
        <w:jc w:val="both"/>
        <w:rPr>
          <w:rFonts w:ascii="Times New Roman" w:hAnsi="Times New Roman" w:cs="Times New Roman"/>
          <w:b/>
          <w:bCs/>
          <w:color w:val="0D0D0D"/>
          <w:sz w:val="20"/>
          <w:szCs w:val="20"/>
          <w:shd w:val="clear" w:color="auto" w:fill="FFFFFF"/>
          <w:lang w:val="en-GB"/>
        </w:rPr>
      </w:pPr>
      <w:r w:rsidRPr="00CD1D9A">
        <w:rPr>
          <w:rFonts w:ascii="Times New Roman" w:hAnsi="Times New Roman" w:cs="Times New Roman"/>
          <w:b/>
          <w:bCs/>
          <w:color w:val="212121"/>
          <w:sz w:val="20"/>
          <w:szCs w:val="20"/>
          <w:lang w:val="en-GB"/>
        </w:rPr>
        <w:lastRenderedPageBreak/>
        <w:t xml:space="preserve">Section 3: </w:t>
      </w:r>
      <w:r w:rsidRPr="00CD1D9A">
        <w:rPr>
          <w:rFonts w:ascii="Times New Roman" w:hAnsi="Times New Roman" w:cs="Times New Roman"/>
          <w:b/>
          <w:bCs/>
          <w:color w:val="0D0D0D"/>
          <w:sz w:val="20"/>
          <w:szCs w:val="20"/>
          <w:shd w:val="clear" w:color="auto" w:fill="FFFFFF"/>
          <w:lang w:val="en-GB"/>
        </w:rPr>
        <w:t>Dual-intervention model for gonorrhoea: Methods and simulation</w:t>
      </w:r>
    </w:p>
    <w:p w14:paraId="4E62D2C6" w14:textId="0FA29F35" w:rsidR="00255CFB" w:rsidRPr="00CD1D9A" w:rsidRDefault="00255CFB" w:rsidP="00DA0D8F">
      <w:pPr>
        <w:spacing w:before="100" w:beforeAutospacing="1" w:after="100" w:afterAutospacing="1" w:line="276" w:lineRule="auto"/>
        <w:jc w:val="both"/>
        <w:rPr>
          <w:rFonts w:ascii="Times New Roman" w:hAnsi="Times New Roman" w:cs="Times New Roman"/>
          <w:b/>
          <w:bCs/>
          <w:color w:val="0D0D0D"/>
          <w:sz w:val="20"/>
          <w:szCs w:val="20"/>
          <w:shd w:val="clear" w:color="auto" w:fill="FFFFFF"/>
          <w:lang w:val="en-GB"/>
        </w:rPr>
      </w:pPr>
      <w:r>
        <w:rPr>
          <w:rFonts w:ascii="Times New Roman" w:hAnsi="Times New Roman" w:cs="Times New Roman"/>
          <w:b/>
          <w:bCs/>
          <w:color w:val="0D0D0D"/>
          <w:sz w:val="20"/>
          <w:szCs w:val="20"/>
          <w:shd w:val="clear" w:color="auto" w:fill="FFFFFF"/>
          <w:lang w:val="en-GB"/>
        </w:rPr>
        <w:t>3.1. Model of dual intervention</w:t>
      </w:r>
    </w:p>
    <w:p w14:paraId="2BE23831" w14:textId="104BC33F" w:rsidR="00A635DA" w:rsidRPr="00F07E5F" w:rsidRDefault="004500DF" w:rsidP="00A635DA">
      <w:pPr>
        <w:pStyle w:val="NormalWeb"/>
        <w:spacing w:line="276" w:lineRule="auto"/>
        <w:jc w:val="both"/>
        <w:rPr>
          <w:sz w:val="20"/>
          <w:szCs w:val="20"/>
          <w:lang w:val="en-GB"/>
        </w:rPr>
      </w:pPr>
      <w:r w:rsidRPr="004273A8">
        <w:rPr>
          <w:color w:val="212121"/>
          <w:sz w:val="20"/>
          <w:szCs w:val="20"/>
          <w:lang w:val="en-GB"/>
        </w:rPr>
        <w:t>We extended the fitted transmission-dynamic model (Fig. 1) to include doxy-PEP</w:t>
      </w:r>
      <w:r>
        <w:rPr>
          <w:color w:val="212121"/>
          <w:sz w:val="20"/>
          <w:szCs w:val="20"/>
          <w:lang w:val="en-GB"/>
        </w:rPr>
        <w:t xml:space="preserve"> and vaccination</w:t>
      </w:r>
      <w:r w:rsidRPr="004273A8">
        <w:rPr>
          <w:color w:val="212121"/>
          <w:sz w:val="20"/>
          <w:szCs w:val="20"/>
          <w:lang w:val="en-GB"/>
        </w:rPr>
        <w:t xml:space="preserve">, allowing for different levels of behavioural patterns such as uptake rate and adherence rate (see Table </w:t>
      </w:r>
      <w:r w:rsidR="000D65C5">
        <w:rPr>
          <w:color w:val="212121"/>
          <w:sz w:val="20"/>
          <w:szCs w:val="20"/>
          <w:lang w:val="en-GB"/>
        </w:rPr>
        <w:t>5</w:t>
      </w:r>
      <w:r w:rsidRPr="004273A8">
        <w:rPr>
          <w:color w:val="212121"/>
          <w:sz w:val="20"/>
          <w:szCs w:val="20"/>
          <w:lang w:val="en-GB"/>
        </w:rPr>
        <w:t>).</w:t>
      </w:r>
      <w:r w:rsidR="009E699F">
        <w:rPr>
          <w:color w:val="212121"/>
          <w:sz w:val="20"/>
          <w:szCs w:val="20"/>
          <w:lang w:val="en-GB"/>
        </w:rPr>
        <w:t xml:space="preserve"> </w:t>
      </w:r>
      <w:r w:rsidR="00B07649">
        <w:rPr>
          <w:color w:val="212121"/>
          <w:sz w:val="20"/>
          <w:szCs w:val="20"/>
          <w:lang w:val="en-GB"/>
        </w:rPr>
        <w:t xml:space="preserve">For the dual-intervention </w:t>
      </w:r>
      <w:r w:rsidR="00B07649" w:rsidRPr="004273A8">
        <w:rPr>
          <w:sz w:val="20"/>
          <w:szCs w:val="20"/>
          <w:lang w:val="en-GB"/>
        </w:rPr>
        <w:t xml:space="preserve">model, </w:t>
      </w:r>
      <w:r w:rsidR="00B07649" w:rsidRPr="004273A8">
        <w:rPr>
          <w:color w:val="212121"/>
          <w:sz w:val="20"/>
          <w:szCs w:val="20"/>
          <w:lang w:val="en-GB"/>
        </w:rPr>
        <w:t xml:space="preserve">see Fig. </w:t>
      </w:r>
      <w:r w:rsidR="00B07649">
        <w:rPr>
          <w:color w:val="212121"/>
          <w:sz w:val="20"/>
          <w:szCs w:val="20"/>
          <w:lang w:val="en-GB"/>
        </w:rPr>
        <w:t>4</w:t>
      </w:r>
      <w:r w:rsidR="00B07649" w:rsidRPr="004273A8">
        <w:rPr>
          <w:color w:val="212121"/>
          <w:sz w:val="20"/>
          <w:szCs w:val="20"/>
          <w:lang w:val="en-GB"/>
        </w:rPr>
        <w:t xml:space="preserve">, </w:t>
      </w:r>
      <w:r w:rsidR="00B07649">
        <w:rPr>
          <w:color w:val="000000" w:themeColor="text1"/>
          <w:sz w:val="20"/>
          <w:szCs w:val="20"/>
          <w:lang w:val="en-GB"/>
        </w:rPr>
        <w:t>d</w:t>
      </w:r>
      <w:r w:rsidR="00FB15C3" w:rsidRPr="00CF5428">
        <w:rPr>
          <w:color w:val="000000" w:themeColor="text1"/>
          <w:sz w:val="20"/>
          <w:szCs w:val="20"/>
          <w:lang w:val="en-GB"/>
        </w:rPr>
        <w:t>emographic churning 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FB15C3" w:rsidRPr="00CF5428">
        <w:rPr>
          <w:color w:val="000000" w:themeColor="text1"/>
          <w:sz w:val="20"/>
          <w:szCs w:val="20"/>
          <w:lang w:val="en-GB"/>
        </w:rPr>
        <w:t>) within the non-intervention stratum (</w:t>
      </w:r>
      <m:oMath>
        <m:r>
          <w:rPr>
            <w:rFonts w:ascii="Cambria Math" w:hAnsi="Cambria Math"/>
            <w:color w:val="000000" w:themeColor="text1"/>
            <w:sz w:val="20"/>
            <w:szCs w:val="20"/>
            <w:lang w:val="en-GB"/>
          </w:rPr>
          <m:t>N</m:t>
        </m:r>
      </m:oMath>
      <w:r w:rsidR="00FB15C3" w:rsidRPr="00CF5428">
        <w:rPr>
          <w:color w:val="000000" w:themeColor="text1"/>
          <w:sz w:val="20"/>
          <w:szCs w:val="20"/>
          <w:lang w:val="en-GB"/>
        </w:rPr>
        <w:t>)</w:t>
      </w:r>
      <w:r w:rsidR="00FB15C3">
        <w:rPr>
          <w:color w:val="000000" w:themeColor="text1"/>
          <w:sz w:val="20"/>
          <w:szCs w:val="20"/>
          <w:lang w:val="en-GB"/>
        </w:rPr>
        <w:t xml:space="preserve"> at a rate </w:t>
      </w:r>
      <m:oMath>
        <m:r>
          <w:rPr>
            <w:rFonts w:ascii="Cambria Math" w:hAnsi="Cambria Math"/>
            <w:color w:val="000000" w:themeColor="text1"/>
            <w:sz w:val="20"/>
            <w:szCs w:val="20"/>
          </w:rPr>
          <m:t>α</m:t>
        </m:r>
      </m:oMath>
      <w:r w:rsidR="00FB15C3" w:rsidRPr="00CF5428">
        <w:rPr>
          <w:color w:val="000000" w:themeColor="text1"/>
          <w:sz w:val="20"/>
          <w:szCs w:val="20"/>
          <w:lang w:val="en-GB"/>
        </w:rPr>
        <w:t>, balanced by a constant background attrition rate across all states due to aging or exit from the active network</w:t>
      </w:r>
      <w:r w:rsidR="00FB15C3">
        <w:rPr>
          <w:color w:val="000000" w:themeColor="text1"/>
          <w:sz w:val="20"/>
          <w:szCs w:val="20"/>
          <w:lang w:val="en-GB"/>
        </w:rPr>
        <w:t xml:space="preserve"> at a rate </w:t>
      </w:r>
      <m:oMath>
        <m:r>
          <w:rPr>
            <w:rFonts w:ascii="Cambria Math" w:hAnsi="Cambria Math"/>
            <w:color w:val="000000" w:themeColor="text1"/>
            <w:sz w:val="20"/>
            <w:szCs w:val="20"/>
            <w:lang w:val="en-GB"/>
          </w:rPr>
          <m:t>1/</m:t>
        </m:r>
        <m:r>
          <w:rPr>
            <w:rFonts w:ascii="Cambria Math" w:hAnsi="Cambria Math"/>
            <w:color w:val="000000" w:themeColor="text1"/>
            <w:sz w:val="20"/>
            <w:szCs w:val="20"/>
          </w:rPr>
          <m:t>γ</m:t>
        </m:r>
      </m:oMath>
      <w:r w:rsidR="00FB15C3" w:rsidRPr="00CF5428">
        <w:rPr>
          <w:color w:val="000000" w:themeColor="text1"/>
          <w:sz w:val="20"/>
          <w:szCs w:val="20"/>
          <w:lang w:val="en-GB"/>
        </w:rPr>
        <w:t xml:space="preserve">. </w:t>
      </w:r>
      <w:r w:rsidR="009E699F" w:rsidRPr="00CF5428">
        <w:rPr>
          <w:color w:val="000000" w:themeColor="text1"/>
          <w:sz w:val="20"/>
          <w:szCs w:val="20"/>
          <w:lang w:val="en-GB"/>
        </w:rPr>
        <w:t>The population is split into four distinct sub-populations based on coverage and uptake status: non-intervention (</w:t>
      </w:r>
      <m:oMath>
        <m:r>
          <w:rPr>
            <w:rFonts w:ascii="Cambria Math" w:hAnsi="Cambria Math"/>
            <w:color w:val="000000" w:themeColor="text1"/>
            <w:sz w:val="20"/>
            <w:szCs w:val="20"/>
            <w:lang w:val="en-GB"/>
          </w:rPr>
          <m:t>N</m:t>
        </m:r>
      </m:oMath>
      <w:r w:rsidR="009E699F" w:rsidRPr="00CF5428">
        <w:rPr>
          <w:color w:val="000000" w:themeColor="text1"/>
          <w:sz w:val="20"/>
          <w:szCs w:val="20"/>
          <w:lang w:val="en-GB"/>
        </w:rPr>
        <w:t xml:space="preserve">), doxy-PEP </w:t>
      </w:r>
      <w:r w:rsidR="009E699F">
        <w:rPr>
          <w:color w:val="000000" w:themeColor="text1"/>
          <w:sz w:val="20"/>
          <w:szCs w:val="20"/>
          <w:lang w:val="en-GB"/>
        </w:rPr>
        <w:t>standalone intervention</w:t>
      </w:r>
      <w:r w:rsidR="009E699F" w:rsidRPr="00CF5428">
        <w:rPr>
          <w:color w:val="000000" w:themeColor="text1"/>
          <w:sz w:val="20"/>
          <w:szCs w:val="20"/>
          <w:lang w:val="en-GB"/>
        </w:rPr>
        <w:t xml:space="preserve"> (</w:t>
      </w:r>
      <m:oMath>
        <m:r>
          <w:rPr>
            <w:rFonts w:ascii="Cambria Math" w:hAnsi="Cambria Math"/>
            <w:color w:val="000000" w:themeColor="text1"/>
            <w:sz w:val="20"/>
            <w:szCs w:val="20"/>
            <w:lang w:val="en-GB"/>
          </w:rPr>
          <m:t>D</m:t>
        </m:r>
      </m:oMath>
      <w:r w:rsidR="009E699F" w:rsidRPr="00CF5428">
        <w:rPr>
          <w:color w:val="000000" w:themeColor="text1"/>
          <w:sz w:val="20"/>
          <w:szCs w:val="20"/>
          <w:lang w:val="en-GB"/>
        </w:rPr>
        <w:t xml:space="preserve">), vaccination </w:t>
      </w:r>
      <w:r w:rsidR="009E699F">
        <w:rPr>
          <w:color w:val="000000" w:themeColor="text1"/>
          <w:sz w:val="20"/>
          <w:szCs w:val="20"/>
          <w:lang w:val="en-GB"/>
        </w:rPr>
        <w:t>standalone intervention</w:t>
      </w:r>
      <w:r w:rsidR="009E699F" w:rsidRPr="00CF5428">
        <w:rPr>
          <w:color w:val="000000" w:themeColor="text1"/>
          <w:sz w:val="20"/>
          <w:szCs w:val="20"/>
          <w:lang w:val="en-GB"/>
        </w:rPr>
        <w:t xml:space="preserve"> (</w:t>
      </w:r>
      <m:oMath>
        <m:r>
          <w:rPr>
            <w:rFonts w:ascii="Cambria Math" w:hAnsi="Cambria Math"/>
            <w:color w:val="000000" w:themeColor="text1"/>
            <w:sz w:val="20"/>
            <w:szCs w:val="20"/>
            <w:lang w:val="en-GB"/>
          </w:rPr>
          <m:t>V</m:t>
        </m:r>
      </m:oMath>
      <w:r w:rsidR="009E699F" w:rsidRPr="00CF5428">
        <w:rPr>
          <w:color w:val="000000" w:themeColor="text1"/>
          <w:sz w:val="20"/>
          <w:szCs w:val="20"/>
          <w:lang w:val="en-GB"/>
        </w:rPr>
        <w:t>), and combined dual-interventions (</w:t>
      </w:r>
      <m:oMath>
        <m:r>
          <w:rPr>
            <w:rFonts w:ascii="Cambria Math" w:hAnsi="Cambria Math"/>
            <w:color w:val="000000" w:themeColor="text1"/>
            <w:sz w:val="20"/>
            <w:szCs w:val="20"/>
            <w:lang w:val="en-GB"/>
          </w:rPr>
          <m:t>M</m:t>
        </m:r>
      </m:oMath>
      <w:r w:rsidR="009E699F" w:rsidRPr="00CF5428">
        <w:rPr>
          <w:color w:val="000000" w:themeColor="text1"/>
          <w:sz w:val="20"/>
          <w:szCs w:val="20"/>
          <w:lang w:val="en-GB"/>
        </w:rPr>
        <w:t>).</w:t>
      </w:r>
      <w:r w:rsidR="0042237A">
        <w:rPr>
          <w:color w:val="000000" w:themeColor="text1"/>
          <w:sz w:val="20"/>
          <w:szCs w:val="20"/>
          <w:lang w:val="en-GB"/>
        </w:rPr>
        <w:t xml:space="preserve"> </w:t>
      </w:r>
      <w:bookmarkStart w:id="38" w:name="_Hlk230449815"/>
      <w:r w:rsidR="00A635DA" w:rsidRPr="004273A8">
        <w:rPr>
          <w:sz w:val="20"/>
          <w:szCs w:val="20"/>
          <w:lang w:val="en-GB"/>
        </w:rPr>
        <w:t xml:space="preserve">With the four strata, the </w:t>
      </w:r>
      <w:r w:rsidR="00A635DA">
        <w:rPr>
          <w:color w:val="000000" w:themeColor="text1"/>
          <w:sz w:val="20"/>
          <w:szCs w:val="20"/>
          <w:lang w:val="en-GB"/>
        </w:rPr>
        <w:t xml:space="preserve">time-varying strain-specific </w:t>
      </w:r>
      <w:r w:rsidR="00A635DA" w:rsidRPr="004273A8">
        <w:rPr>
          <w:sz w:val="20"/>
          <w:szCs w:val="20"/>
          <w:lang w:val="en-GB"/>
        </w:rPr>
        <w:t xml:space="preserve">force of infection is then defined similarly to Equation (1), but with different </w:t>
      </w:r>
      <w:r w:rsidR="00A635DA" w:rsidRPr="004273A8">
        <w:rPr>
          <w:iCs/>
          <w:sz w:val="20"/>
          <w:szCs w:val="20"/>
          <w:lang w:val="en-GB"/>
        </w:rPr>
        <w:t xml:space="preserve">total number of contagious individuals in group </w:t>
      </w:r>
      <m:oMath>
        <m:r>
          <w:rPr>
            <w:rFonts w:ascii="Cambria Math" w:hAnsi="Cambria Math"/>
            <w:sz w:val="20"/>
            <w:szCs w:val="20"/>
            <w:lang w:val="en-GB"/>
          </w:rPr>
          <m:t>j</m:t>
        </m:r>
      </m:oMath>
      <w:r w:rsidR="00A635DA" w:rsidRPr="004273A8">
        <w:rPr>
          <w:sz w:val="20"/>
          <w:szCs w:val="20"/>
          <w:lang w:val="en-GB"/>
        </w:rPr>
        <w:t xml:space="preserve"> (</w:t>
      </w:r>
      <m:oMath>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oMath>
      <w:r w:rsidR="00A635DA" w:rsidRPr="004273A8">
        <w:rPr>
          <w:iCs/>
          <w:sz w:val="20"/>
          <w:szCs w:val="20"/>
          <w:lang w:val="en-GB"/>
        </w:rPr>
        <w:t xml:space="preserve">) and total population in group </w:t>
      </w:r>
      <m:oMath>
        <m:r>
          <w:rPr>
            <w:rFonts w:ascii="Cambria Math" w:hAnsi="Cambria Math"/>
            <w:sz w:val="20"/>
            <w:szCs w:val="20"/>
            <w:lang w:val="en-GB"/>
          </w:rPr>
          <m:t>j</m:t>
        </m:r>
      </m:oMath>
      <w:r w:rsidR="00A635DA" w:rsidRPr="004273A8">
        <w:rPr>
          <w:sz w:val="20"/>
          <w:szCs w:val="20"/>
          <w:lang w:val="en-GB"/>
        </w:rPr>
        <w:t xml:space="preserve"> (</w:t>
      </w:r>
      <m:oMath>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oMath>
      <w:r w:rsidR="00A635DA" w:rsidRPr="004273A8">
        <w:rPr>
          <w:iCs/>
          <w:sz w:val="20"/>
          <w:szCs w:val="20"/>
          <w:lang w:val="en-GB"/>
        </w:rPr>
        <w:t>,</w:t>
      </w:r>
      <w:r w:rsidR="00A635DA" w:rsidRPr="004273A8">
        <w:rPr>
          <w:sz w:val="20"/>
          <w:szCs w:val="20"/>
          <w:lang w:val="en-GB"/>
        </w:rPr>
        <w:t xml:space="preserve"> as follows:</w:t>
      </w:r>
    </w:p>
    <w:p w14:paraId="209268D3" w14:textId="77777777" w:rsidR="00A635DA" w:rsidRPr="00DA0D8F" w:rsidRDefault="00000000" w:rsidP="00A635D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r>
                <w:rPr>
                  <w:rFonts w:ascii="Cambria Math" w:hAnsi="Cambria Math"/>
                  <w:sz w:val="20"/>
                  <w:szCs w:val="20"/>
                  <w:lang w:val="en-GB"/>
                </w:rPr>
                <m:t>β</m:t>
              </m:r>
              <m:d>
                <m:dPr>
                  <m:ctrlPr>
                    <w:rPr>
                      <w:rFonts w:ascii="Cambria Math" w:hAnsi="Cambria Math"/>
                      <w:i/>
                      <w:iCs/>
                      <w:sz w:val="20"/>
                      <w:szCs w:val="20"/>
                      <w:lang w:val="en-GB"/>
                    </w:rPr>
                  </m:ctrlPr>
                </m:dPr>
                <m:e>
                  <m:r>
                    <w:rPr>
                      <w:rFonts w:ascii="Cambria Math" w:hAnsi="Cambria Math"/>
                      <w:sz w:val="20"/>
                      <w:szCs w:val="20"/>
                      <w:lang w:val="en-GB"/>
                    </w:rPr>
                    <m:t>1+</m:t>
                  </m:r>
                  <m:sSub>
                    <m:sSubPr>
                      <m:ctrlPr>
                        <w:rPr>
                          <w:rFonts w:ascii="Cambria Math" w:hAnsi="Cambria Math"/>
                          <w:i/>
                          <w:iCs/>
                          <w:sz w:val="20"/>
                          <w:szCs w:val="20"/>
                          <w:lang w:val="en-GB"/>
                        </w:rPr>
                      </m:ctrlPr>
                    </m:sSubPr>
                    <m:e>
                      <m:r>
                        <w:rPr>
                          <w:rFonts w:ascii="Cambria Math" w:hAnsi="Cambria Math"/>
                          <w:sz w:val="20"/>
                          <w:szCs w:val="20"/>
                          <w:lang w:val="en-GB"/>
                        </w:rPr>
                        <m:t>ϕ</m:t>
                      </m:r>
                    </m:e>
                    <m:sub>
                      <m:r>
                        <w:rPr>
                          <w:rFonts w:ascii="Cambria Math" w:hAnsi="Cambria Math"/>
                          <w:sz w:val="20"/>
                          <w:szCs w:val="20"/>
                          <w:lang w:val="en-GB"/>
                        </w:rPr>
                        <m:t>β</m:t>
                      </m:r>
                    </m:sub>
                  </m:sSub>
                  <m:d>
                    <m:dPr>
                      <m:ctrlPr>
                        <w:rPr>
                          <w:rFonts w:ascii="Cambria Math" w:hAnsi="Cambria Math"/>
                          <w:i/>
                          <w:iCs/>
                          <w:sz w:val="20"/>
                          <w:szCs w:val="20"/>
                          <w:lang w:val="en-GB"/>
                        </w:rPr>
                      </m:ctrlPr>
                    </m:dPr>
                    <m:e>
                      <m:r>
                        <w:rPr>
                          <w:rFonts w:ascii="Cambria Math" w:hAnsi="Cambria Math"/>
                          <w:sz w:val="20"/>
                          <w:szCs w:val="20"/>
                          <w:lang w:val="en-GB"/>
                        </w:rPr>
                        <m:t>t-</m:t>
                      </m:r>
                      <m:sSub>
                        <m:sSubPr>
                          <m:ctrlPr>
                            <w:rPr>
                              <w:rFonts w:ascii="Cambria Math" w:hAnsi="Cambria Math"/>
                              <w:i/>
                              <w:iCs/>
                              <w:sz w:val="20"/>
                              <w:szCs w:val="20"/>
                              <w:lang w:val="en-GB"/>
                            </w:rPr>
                          </m:ctrlPr>
                        </m:sSubPr>
                        <m:e>
                          <m:r>
                            <w:rPr>
                              <w:rFonts w:ascii="Cambria Math" w:hAnsi="Cambria Math"/>
                              <w:sz w:val="20"/>
                              <w:szCs w:val="20"/>
                              <w:lang w:val="en-GB"/>
                            </w:rPr>
                            <m:t>t</m:t>
                          </m:r>
                        </m:e>
                        <m:sub>
                          <m:r>
                            <w:rPr>
                              <w:rFonts w:ascii="Cambria Math" w:hAnsi="Cambria Math"/>
                              <w:sz w:val="20"/>
                              <w:szCs w:val="20"/>
                              <w:lang w:val="en-GB"/>
                            </w:rPr>
                            <m:t>0</m:t>
                          </m:r>
                        </m:sub>
                      </m:sSub>
                    </m:e>
                  </m:d>
                </m:e>
              </m:d>
              <m:d>
                <m:dPr>
                  <m:ctrlPr>
                    <w:rPr>
                      <w:rFonts w:ascii="Cambria Math" w:hAnsi="Cambria Math"/>
                      <w:i/>
                      <w:iCs/>
                      <w:sz w:val="20"/>
                      <w:szCs w:val="20"/>
                      <w:lang w:val="en-GB"/>
                    </w:rPr>
                  </m:ctrlPr>
                </m:dPr>
                <m:e>
                  <m:r>
                    <w:rPr>
                      <w:rFonts w:ascii="Cambria Math" w:hAnsi="Cambria Math"/>
                      <w:sz w:val="20"/>
                      <w:szCs w:val="20"/>
                      <w:lang w:val="en-GB"/>
                    </w:rPr>
                    <m:t>ϵ</m:t>
                  </m:r>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1-ϵ</m:t>
                      </m:r>
                    </m:e>
                  </m:d>
                  <m:d>
                    <m:dPr>
                      <m:ctrlPr>
                        <w:rPr>
                          <w:rFonts w:ascii="Cambria Math" w:hAnsi="Cambria Math"/>
                          <w:i/>
                          <w:iCs/>
                          <w:sz w:val="20"/>
                          <w:szCs w:val="20"/>
                          <w:lang w:val="en-GB"/>
                        </w:rPr>
                      </m:ctrlPr>
                    </m:dPr>
                    <m:e>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f>
                            <m:fPr>
                              <m:ctrlPr>
                                <w:rPr>
                                  <w:rFonts w:ascii="Cambria Math" w:hAnsi="Cambria Math"/>
                                  <w:i/>
                                  <w:iCs/>
                                  <w:sz w:val="20"/>
                                  <w:szCs w:val="20"/>
                                  <w:lang w:val="en-GB"/>
                                </w:rPr>
                              </m:ctrlPr>
                            </m:fPr>
                            <m:num>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num>
                            <m:den>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e>
                      </m:nary>
                    </m:e>
                  </m:d>
                </m:e>
              </m:d>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41</m:t>
                  </m:r>
                </m:e>
              </m:d>
            </m:e>
          </m:eqArr>
          <m:r>
            <m:rPr>
              <m:sty m:val="p"/>
            </m:rPr>
            <w:rPr>
              <w:rFonts w:ascii="Cambria Math" w:hAnsi="Cambria Math"/>
              <w:sz w:val="20"/>
              <w:szCs w:val="20"/>
              <w:lang w:val="en-GB"/>
            </w:rPr>
            <w:br/>
          </m:r>
        </m:oMath>
      </m:oMathPara>
      <w:r w:rsidR="00A635DA" w:rsidRPr="00DA0D8F">
        <w:rPr>
          <w:iCs/>
          <w:sz w:val="20"/>
          <w:szCs w:val="20"/>
          <w:lang w:val="en-GB"/>
        </w:rPr>
        <w:t>where</w:t>
      </w:r>
    </w:p>
    <w:p w14:paraId="2BCC22E5" w14:textId="77777777" w:rsidR="00A635DA" w:rsidRPr="009D4DD4" w:rsidRDefault="00000000" w:rsidP="00A635DA">
      <w:pPr>
        <w:pStyle w:val="NormalWeb"/>
        <w:spacing w:line="276" w:lineRule="auto"/>
        <w:jc w:val="both"/>
        <w:rPr>
          <w:iCs/>
          <w:sz w:val="20"/>
          <w:szCs w:val="20"/>
          <w:lang w:val="en-GB"/>
        </w:rPr>
      </w:pPr>
      <m:oMathPara>
        <m:oMath>
          <m:eqArr>
            <m:eqArrPr>
              <m:maxDist m:val="1"/>
              <m:ctrlPr>
                <w:rPr>
                  <w:rFonts w:ascii="Cambria Math" w:hAnsi="Cambria Math"/>
                  <w:i/>
                  <w:iCs/>
                  <w:sz w:val="20"/>
                  <w:szCs w:val="20"/>
                  <w:lang w:val="en-GB"/>
                </w:rPr>
              </m:ctrlPr>
            </m:eqArrPr>
            <m:e>
              <m:r>
                <w:rPr>
                  <w:rFonts w:ascii="Cambria Math" w:hAnsi="Cambria Math"/>
                  <w:sz w:val="20"/>
                  <w:szCs w:val="20"/>
                  <w:lang w:val="en-GB"/>
                </w:rPr>
                <m:t xml:space="preserve"> </m:t>
              </m:r>
              <m:sSub>
                <m:sSubPr>
                  <m:ctrlPr>
                    <w:rPr>
                      <w:rFonts w:ascii="Cambria Math" w:hAnsi="Cambria Math"/>
                      <w:i/>
                      <w:iCs/>
                      <w:sz w:val="20"/>
                      <w:szCs w:val="20"/>
                      <w:lang w:val="en-GB"/>
                    </w:rPr>
                  </m:ctrlPr>
                </m:sSubPr>
                <m:e>
                  <m:r>
                    <w:rPr>
                      <w:rFonts w:ascii="Cambria Math" w:hAnsi="Cambria Math"/>
                      <w:sz w:val="20"/>
                      <w:szCs w:val="20"/>
                      <w:lang w:val="en-GB"/>
                    </w:rPr>
                    <m:t>π</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f>
                <m:fPr>
                  <m:ctrlPr>
                    <w:rPr>
                      <w:rFonts w:ascii="Cambria Math" w:hAnsi="Cambria Math"/>
                      <w:i/>
                      <w:iCs/>
                      <w:sz w:val="20"/>
                      <w:szCs w:val="20"/>
                      <w:lang w:val="en-GB"/>
                    </w:rPr>
                  </m:ctrlPr>
                </m:fPr>
                <m:num>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num>
                <m:den>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L,H</m:t>
                      </m:r>
                      <m:r>
                        <m:rPr>
                          <m:lit/>
                        </m:rPr>
                        <w:rPr>
                          <w:rFonts w:ascii="Cambria Math" w:hAnsi="Cambria Math"/>
                          <w:sz w:val="20"/>
                          <w:szCs w:val="20"/>
                          <w:lang w:val="en-GB"/>
                        </w:rPr>
                        <m:t>}</m:t>
                      </m:r>
                    </m:sub>
                    <m:sup/>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i</m:t>
                          </m:r>
                        </m:sub>
                      </m:sSub>
                    </m:e>
                  </m:nary>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i</m:t>
                      </m:r>
                    </m:sub>
                  </m:sSub>
                  <m:d>
                    <m:dPr>
                      <m:ctrlPr>
                        <w:rPr>
                          <w:rFonts w:ascii="Cambria Math" w:hAnsi="Cambria Math"/>
                          <w:i/>
                          <w:iCs/>
                          <w:sz w:val="20"/>
                          <w:szCs w:val="20"/>
                          <w:lang w:val="en-GB"/>
                        </w:rPr>
                      </m:ctrlPr>
                    </m:dPr>
                    <m:e>
                      <m:r>
                        <w:rPr>
                          <w:rFonts w:ascii="Cambria Math" w:hAnsi="Cambria Math"/>
                          <w:sz w:val="20"/>
                          <w:szCs w:val="20"/>
                          <w:lang w:val="en-GB"/>
                        </w:rPr>
                        <m:t>t</m:t>
                      </m:r>
                    </m:e>
                  </m:d>
                </m:den>
              </m:f>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42</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p>
                <m:sSupPr>
                  <m:ctrlPr>
                    <w:rPr>
                      <w:rFonts w:ascii="Cambria Math" w:hAnsi="Cambria Math"/>
                      <w:i/>
                      <w:iCs/>
                      <w:sz w:val="20"/>
                      <w:szCs w:val="20"/>
                      <w:lang w:val="en-GB"/>
                    </w:rPr>
                  </m:ctrlPr>
                </m:sSupPr>
                <m:e>
                  <m:sSub>
                    <m:sSubPr>
                      <m:ctrlPr>
                        <w:rPr>
                          <w:rFonts w:ascii="Cambria Math" w:hAnsi="Cambria Math"/>
                          <w:i/>
                          <w:iCs/>
                          <w:sz w:val="20"/>
                          <w:szCs w:val="20"/>
                          <w:lang w:val="en-GB"/>
                        </w:rPr>
                      </m:ctrlPr>
                    </m:sSubPr>
                    <m:e>
                      <m:r>
                        <w:rPr>
                          <w:rFonts w:ascii="Cambria Math" w:hAnsi="Cambria Math"/>
                          <w:sz w:val="20"/>
                          <w:szCs w:val="20"/>
                          <w:lang w:val="en-GB"/>
                        </w:rPr>
                        <m:t>C</m:t>
                      </m:r>
                    </m:e>
                    <m:sub>
                      <m:r>
                        <w:rPr>
                          <w:rFonts w:ascii="Cambria Math" w:hAnsi="Cambria Math"/>
                          <w:sz w:val="20"/>
                          <w:szCs w:val="20"/>
                          <w:lang w:val="en-GB"/>
                        </w:rPr>
                        <m:t>j</m:t>
                      </m:r>
                    </m:sub>
                  </m:sSub>
                </m:e>
                <m:sup>
                  <m:r>
                    <w:rPr>
                      <w:rFonts w:ascii="Cambria Math" w:hAnsi="Cambria Math"/>
                      <w:sz w:val="20"/>
                      <w:szCs w:val="20"/>
                      <w:lang w:val="en-GB"/>
                    </w:rPr>
                    <m:t>k</m:t>
                  </m:r>
                </m:sup>
              </m:s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43</m:t>
                  </m:r>
                </m:e>
              </m:d>
            </m:e>
          </m:eqArr>
          <m:r>
            <m:rPr>
              <m:sty m:val="p"/>
            </m:rPr>
            <w:rPr>
              <w:rFonts w:ascii="Cambria Math" w:hAnsi="Cambria Math"/>
              <w:sz w:val="20"/>
              <w:szCs w:val="20"/>
              <w:lang w:val="en-GB"/>
            </w:rPr>
            <w:br/>
          </m:r>
        </m:oMath>
        <m:oMath>
          <m:eqArr>
            <m:eqArrPr>
              <m:maxDist m:val="1"/>
              <m:ctrlPr>
                <w:rPr>
                  <w:rFonts w:ascii="Cambria Math" w:hAnsi="Cambria Math"/>
                  <w:i/>
                  <w:iCs/>
                  <w:sz w:val="20"/>
                  <w:szCs w:val="20"/>
                  <w:lang w:val="en-GB"/>
                </w:rPr>
              </m:ctrlPr>
            </m:eqArrPr>
            <m:e>
              <m:sSub>
                <m:sSubPr>
                  <m:ctrlPr>
                    <w:rPr>
                      <w:rFonts w:ascii="Cambria Math" w:hAnsi="Cambria Math"/>
                      <w:i/>
                      <w:iCs/>
                      <w:sz w:val="20"/>
                      <w:szCs w:val="20"/>
                      <w:lang w:val="en-GB"/>
                    </w:rPr>
                  </m:ctrlPr>
                </m:sSubPr>
                <m:e>
                  <m:r>
                    <w:rPr>
                      <w:rFonts w:ascii="Cambria Math" w:hAnsi="Cambria Math"/>
                      <w:sz w:val="20"/>
                      <w:szCs w:val="20"/>
                      <w:lang w:val="en-GB"/>
                    </w:rPr>
                    <m:t>N</m:t>
                  </m:r>
                </m:e>
                <m:sub>
                  <m:r>
                    <w:rPr>
                      <w:rFonts w:ascii="Cambria Math" w:hAnsi="Cambria Math"/>
                      <w:sz w:val="20"/>
                      <w:szCs w:val="20"/>
                      <w:lang w:val="en-GB"/>
                    </w:rPr>
                    <m:t>j</m:t>
                  </m:r>
                </m:sub>
              </m:sSub>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supHide m:val="1"/>
                  <m:ctrlPr>
                    <w:rPr>
                      <w:rFonts w:ascii="Cambria Math" w:hAnsi="Cambria Math"/>
                      <w:i/>
                      <w:iCs/>
                      <w:sz w:val="20"/>
                      <w:szCs w:val="20"/>
                      <w:lang w:val="en-GB"/>
                    </w:rPr>
                  </m:ctrlPr>
                </m:naryPr>
                <m:sub>
                  <m:r>
                    <w:rPr>
                      <w:rFonts w:ascii="Cambria Math" w:hAnsi="Cambria Math"/>
                      <w:sz w:val="20"/>
                      <w:szCs w:val="20"/>
                      <w:lang w:val="en-GB"/>
                    </w:rPr>
                    <m:t>i∈</m:t>
                  </m:r>
                  <m:r>
                    <m:rPr>
                      <m:lit/>
                    </m:rPr>
                    <w:rPr>
                      <w:rFonts w:ascii="Cambria Math" w:hAnsi="Cambria Math"/>
                      <w:sz w:val="20"/>
                      <w:szCs w:val="20"/>
                      <w:lang w:val="en-GB"/>
                    </w:rPr>
                    <m:t>{</m:t>
                  </m:r>
                  <m:r>
                    <w:rPr>
                      <w:rFonts w:ascii="Cambria Math" w:hAnsi="Cambria Math"/>
                      <w:sz w:val="20"/>
                      <w:szCs w:val="20"/>
                      <w:lang w:val="en-GB"/>
                    </w:rPr>
                    <m:t>N,D,V,M</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U</m:t>
                          </m:r>
                        </m:e>
                        <m:sub>
                          <m:r>
                            <w:rPr>
                              <w:rFonts w:ascii="Cambria Math" w:hAnsi="Cambria Math"/>
                              <w:sz w:val="20"/>
                              <w:szCs w:val="20"/>
                              <w:lang w:val="en-GB"/>
                            </w:rPr>
                            <m:t>i,j</m:t>
                          </m:r>
                        </m:sub>
                        <m:sup>
                          <m:r>
                            <w:rPr>
                              <w:rFonts w:ascii="Cambria Math" w:hAnsi="Cambria Math"/>
                              <w:sz w:val="20"/>
                              <w:szCs w:val="20"/>
                              <w:lang w:val="en-GB"/>
                            </w:rPr>
                            <m:t xml:space="preserve"> </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nary>
                        <m:naryPr>
                          <m:chr m:val="∑"/>
                          <m:limLoc m:val="undOvr"/>
                          <m:supHide m:val="1"/>
                          <m:ctrlPr>
                            <w:rPr>
                              <w:rFonts w:ascii="Cambria Math" w:hAnsi="Cambria Math"/>
                              <w:i/>
                              <w:iCs/>
                              <w:sz w:val="20"/>
                              <w:szCs w:val="20"/>
                              <w:lang w:val="en-GB"/>
                            </w:rPr>
                          </m:ctrlPr>
                        </m:naryPr>
                        <m:sub>
                          <m:r>
                            <w:rPr>
                              <w:rFonts w:ascii="Cambria Math" w:hAnsi="Cambria Math"/>
                              <w:sz w:val="20"/>
                              <w:szCs w:val="20"/>
                              <w:lang w:val="en-GB"/>
                            </w:rPr>
                            <m:t>k∈</m:t>
                          </m:r>
                          <m:r>
                            <m:rPr>
                              <m:lit/>
                            </m:rPr>
                            <w:rPr>
                              <w:rFonts w:ascii="Cambria Math" w:hAnsi="Cambria Math"/>
                              <w:sz w:val="20"/>
                              <w:szCs w:val="20"/>
                              <w:lang w:val="en-GB"/>
                            </w:rPr>
                            <m:t>{</m:t>
                          </m:r>
                          <m:r>
                            <w:rPr>
                              <w:rFonts w:ascii="Cambria Math" w:hAnsi="Cambria Math"/>
                              <w:color w:val="000000" w:themeColor="text1"/>
                              <w:sz w:val="20"/>
                              <w:szCs w:val="20"/>
                              <w:lang w:val="en-GB"/>
                            </w:rPr>
                            <m:t>0, c, t, d2</m:t>
                          </m:r>
                          <m:r>
                            <m:rPr>
                              <m:lit/>
                            </m:rPr>
                            <w:rPr>
                              <w:rFonts w:ascii="Cambria Math" w:hAnsi="Cambria Math"/>
                              <w:sz w:val="20"/>
                              <w:szCs w:val="20"/>
                              <w:lang w:val="en-GB"/>
                            </w:rPr>
                            <m:t>}</m:t>
                          </m:r>
                        </m:sub>
                        <m:sup/>
                        <m:e>
                          <m:d>
                            <m:dPr>
                              <m:ctrlPr>
                                <w:rPr>
                                  <w:rFonts w:ascii="Cambria Math" w:hAnsi="Cambria Math"/>
                                  <w:i/>
                                  <w:iCs/>
                                  <w:sz w:val="20"/>
                                  <w:szCs w:val="20"/>
                                  <w:lang w:val="en-GB"/>
                                </w:rPr>
                              </m:ctrlPr>
                            </m:dPr>
                            <m:e>
                              <m:sSubSup>
                                <m:sSubSupPr>
                                  <m:ctrlPr>
                                    <w:rPr>
                                      <w:rFonts w:ascii="Cambria Math" w:hAnsi="Cambria Math"/>
                                      <w:i/>
                                      <w:iCs/>
                                      <w:sz w:val="20"/>
                                      <w:szCs w:val="20"/>
                                      <w:lang w:val="en-GB"/>
                                    </w:rPr>
                                  </m:ctrlPr>
                                </m:sSubSupPr>
                                <m:e>
                                  <m:r>
                                    <w:rPr>
                                      <w:rFonts w:ascii="Cambria Math" w:hAnsi="Cambria Math"/>
                                      <w:sz w:val="20"/>
                                      <w:szCs w:val="20"/>
                                      <w:lang w:val="en-GB"/>
                                    </w:rPr>
                                    <m:t>E</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A</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S</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Sup>
                                <m:sSubSupPr>
                                  <m:ctrlPr>
                                    <w:rPr>
                                      <w:rFonts w:ascii="Cambria Math" w:hAnsi="Cambria Math"/>
                                      <w:i/>
                                      <w:iCs/>
                                      <w:sz w:val="20"/>
                                      <w:szCs w:val="20"/>
                                      <w:lang w:val="en-GB"/>
                                    </w:rPr>
                                  </m:ctrlPr>
                                </m:sSubSupPr>
                                <m:e>
                                  <m:r>
                                    <w:rPr>
                                      <w:rFonts w:ascii="Cambria Math" w:hAnsi="Cambria Math"/>
                                      <w:sz w:val="20"/>
                                      <w:szCs w:val="20"/>
                                      <w:lang w:val="en-GB"/>
                                    </w:rPr>
                                    <m:t>T</m:t>
                                  </m:r>
                                </m:e>
                                <m:sub>
                                  <m:r>
                                    <w:rPr>
                                      <w:rFonts w:ascii="Cambria Math" w:hAnsi="Cambria Math"/>
                                      <w:sz w:val="20"/>
                                      <w:szCs w:val="20"/>
                                      <w:lang w:val="en-GB"/>
                                    </w:rPr>
                                    <m:t>i,j</m:t>
                                  </m:r>
                                </m:sub>
                                <m:sup>
                                  <m:r>
                                    <w:rPr>
                                      <w:rFonts w:ascii="Cambria Math" w:hAnsi="Cambria Math"/>
                                      <w:sz w:val="20"/>
                                      <w:szCs w:val="20"/>
                                      <w:lang w:val="en-GB"/>
                                    </w:rPr>
                                    <m:t>k</m:t>
                                  </m:r>
                                </m:sup>
                              </m:sSubSup>
                              <m:d>
                                <m:dPr>
                                  <m:ctrlPr>
                                    <w:rPr>
                                      <w:rFonts w:ascii="Cambria Math" w:hAnsi="Cambria Math"/>
                                      <w:i/>
                                      <w:iCs/>
                                      <w:sz w:val="20"/>
                                      <w:szCs w:val="20"/>
                                      <w:lang w:val="en-GB"/>
                                    </w:rPr>
                                  </m:ctrlPr>
                                </m:dPr>
                                <m:e>
                                  <m:r>
                                    <w:rPr>
                                      <w:rFonts w:ascii="Cambria Math" w:hAnsi="Cambria Math"/>
                                      <w:sz w:val="20"/>
                                      <w:szCs w:val="20"/>
                                      <w:lang w:val="en-GB"/>
                                    </w:rPr>
                                    <m:t>t</m:t>
                                  </m:r>
                                </m:e>
                              </m:d>
                            </m:e>
                          </m:d>
                        </m:e>
                      </m:nary>
                    </m:e>
                  </m:d>
                </m:e>
              </m:nary>
              <m:r>
                <w:rPr>
                  <w:rFonts w:ascii="Cambria Math" w:hAnsi="Cambria Math"/>
                  <w:sz w:val="20"/>
                  <w:szCs w:val="20"/>
                  <w:lang w:val="en-GB"/>
                </w:rPr>
                <m:t>#</m:t>
              </m:r>
              <m:d>
                <m:dPr>
                  <m:ctrlPr>
                    <w:rPr>
                      <w:rFonts w:ascii="Cambria Math" w:hAnsi="Cambria Math"/>
                      <w:i/>
                      <w:iCs/>
                      <w:sz w:val="20"/>
                      <w:szCs w:val="20"/>
                      <w:lang w:val="en-GB"/>
                    </w:rPr>
                  </m:ctrlPr>
                </m:dPr>
                <m:e>
                  <m:r>
                    <w:rPr>
                      <w:rFonts w:ascii="Cambria Math" w:hAnsi="Cambria Math"/>
                      <w:sz w:val="20"/>
                      <w:szCs w:val="20"/>
                      <w:lang w:val="en-GB"/>
                    </w:rPr>
                    <m:t>44</m:t>
                  </m:r>
                </m:e>
              </m:d>
            </m:e>
          </m:eqArr>
        </m:oMath>
      </m:oMathPara>
    </w:p>
    <w:bookmarkEnd w:id="38"/>
    <w:p w14:paraId="2AB39993" w14:textId="228E734B" w:rsidR="00DA4024" w:rsidRDefault="00FB15C3" w:rsidP="003B3837">
      <w:pPr>
        <w:pStyle w:val="NormalWeb"/>
        <w:spacing w:line="276" w:lineRule="auto"/>
        <w:jc w:val="both"/>
        <w:rPr>
          <w:color w:val="000000" w:themeColor="text1"/>
          <w:sz w:val="20"/>
          <w:szCs w:val="20"/>
          <w:lang w:val="en-GB"/>
        </w:rPr>
      </w:pPr>
      <w:r w:rsidRPr="00CF5428">
        <w:rPr>
          <w:color w:val="000000" w:themeColor="text1"/>
          <w:sz w:val="20"/>
          <w:szCs w:val="20"/>
          <w:lang w:val="en-GB"/>
        </w:rPr>
        <w:t>Within each stratum (</w:t>
      </w:r>
      <m:oMath>
        <m:r>
          <w:rPr>
            <w:rFonts w:ascii="Cambria Math" w:hAnsi="Cambria Math"/>
            <w:color w:val="000000" w:themeColor="text1"/>
            <w:sz w:val="20"/>
            <w:szCs w:val="20"/>
          </w:rPr>
          <m:t>i∈</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N,D,V,M</m:t>
            </m:r>
          </m:e>
        </m:d>
      </m:oMath>
      <w:r w:rsidRPr="00CF5428">
        <w:rPr>
          <w:color w:val="000000" w:themeColor="text1"/>
          <w:sz w:val="20"/>
          <w:szCs w:val="20"/>
          <w:lang w:val="en-GB"/>
        </w:rPr>
        <w:t>), clinical progression follows an extended Susceptible-Exposed-Infectious-Recovered framework: uninfected (</w:t>
      </w:r>
      <m:oMath>
        <m:r>
          <w:rPr>
            <w:rFonts w:ascii="Cambria Math" w:hAnsi="Cambria Math"/>
            <w:color w:val="000000" w:themeColor="text1"/>
            <w:sz w:val="20"/>
            <w:szCs w:val="20"/>
            <w:lang w:val="en-GB"/>
          </w:rPr>
          <m:t>U</m:t>
        </m:r>
      </m:oMath>
      <w:r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Pr="00CF5428">
        <w:rPr>
          <w:color w:val="000000" w:themeColor="text1"/>
          <w:sz w:val="20"/>
          <w:szCs w:val="20"/>
          <w:lang w:val="en-GB"/>
        </w:rPr>
        <w:t>)</w:t>
      </w:r>
      <w:r>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Pr="00CF5428">
        <w:rPr>
          <w:color w:val="000000" w:themeColor="text1"/>
          <w:sz w:val="20"/>
          <w:szCs w:val="20"/>
          <w:lang w:val="en-GB"/>
        </w:rPr>
        <w:t>, progressing subsequently to either asymptomatic (</w:t>
      </w:r>
      <m:oMath>
        <m:r>
          <w:rPr>
            <w:rFonts w:ascii="Cambria Math" w:hAnsi="Cambria Math"/>
            <w:color w:val="000000" w:themeColor="text1"/>
            <w:sz w:val="20"/>
            <w:szCs w:val="20"/>
            <w:lang w:val="en-GB"/>
          </w:rPr>
          <m:t>A</m:t>
        </m:r>
      </m:oMath>
      <w:r w:rsidRPr="00CF5428">
        <w:rPr>
          <w:color w:val="000000" w:themeColor="text1"/>
          <w:sz w:val="20"/>
          <w:szCs w:val="20"/>
          <w:lang w:val="en-GB"/>
        </w:rPr>
        <w:t xml:space="preserve">) </w:t>
      </w:r>
      <w:r>
        <w:rPr>
          <w:color w:val="000000" w:themeColor="text1"/>
          <w:sz w:val="20"/>
          <w:szCs w:val="20"/>
          <w:lang w:val="en-GB"/>
        </w:rPr>
        <w:t xml:space="preserve">with a probability </w:t>
      </w:r>
      <m:oMath>
        <m:r>
          <w:rPr>
            <w:rFonts w:ascii="Cambria Math" w:hAnsi="Cambria Math"/>
            <w:color w:val="000000" w:themeColor="text1"/>
            <w:sz w:val="20"/>
            <w:szCs w:val="20"/>
          </w:rPr>
          <m:t>1-ψ</m:t>
        </m:r>
      </m:oMath>
      <w:r>
        <w:rPr>
          <w:color w:val="000000" w:themeColor="text1"/>
          <w:sz w:val="20"/>
          <w:szCs w:val="20"/>
        </w:rPr>
        <w:t xml:space="preserve"> </w:t>
      </w:r>
      <w:r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Pr="00CF5428">
        <w:rPr>
          <w:color w:val="000000" w:themeColor="text1"/>
          <w:sz w:val="20"/>
          <w:szCs w:val="20"/>
          <w:lang w:val="en-GB"/>
        </w:rPr>
        <w:t xml:space="preserve">) </w:t>
      </w:r>
      <w:r>
        <w:rPr>
          <w:color w:val="000000" w:themeColor="text1"/>
          <w:sz w:val="20"/>
          <w:szCs w:val="20"/>
          <w:lang w:val="en-GB"/>
        </w:rPr>
        <w:t xml:space="preserve">with a probability </w:t>
      </w:r>
      <m:oMath>
        <m:r>
          <w:rPr>
            <w:rFonts w:ascii="Cambria Math" w:hAnsi="Cambria Math"/>
            <w:color w:val="000000" w:themeColor="text1"/>
            <w:sz w:val="20"/>
            <w:szCs w:val="20"/>
          </w:rPr>
          <m:t>ψ</m:t>
        </m:r>
      </m:oMath>
      <w:r>
        <w:rPr>
          <w:color w:val="000000" w:themeColor="text1"/>
          <w:sz w:val="20"/>
          <w:szCs w:val="20"/>
        </w:rPr>
        <w:t xml:space="preserve"> </w:t>
      </w:r>
      <w:r w:rsidRPr="00CF5428">
        <w:rPr>
          <w:color w:val="000000" w:themeColor="text1"/>
          <w:sz w:val="20"/>
          <w:szCs w:val="20"/>
          <w:lang w:val="en-GB"/>
        </w:rPr>
        <w:t>acute infectious states</w:t>
      </w:r>
      <w:r>
        <w:rPr>
          <w:color w:val="000000" w:themeColor="text1"/>
          <w:sz w:val="20"/>
          <w:szCs w:val="20"/>
          <w:lang w:val="en-GB"/>
        </w:rPr>
        <w:t xml:space="preserve"> at a rate </w:t>
      </w:r>
      <m:oMath>
        <m:r>
          <w:rPr>
            <w:rFonts w:ascii="Cambria Math" w:hAnsi="Cambria Math"/>
            <w:color w:val="000000" w:themeColor="text1"/>
            <w:sz w:val="20"/>
            <w:szCs w:val="20"/>
          </w:rPr>
          <m:t>σ</m:t>
        </m:r>
      </m:oMath>
      <w:r w:rsidRPr="00CF5428">
        <w:rPr>
          <w:color w:val="000000" w:themeColor="text1"/>
          <w:sz w:val="20"/>
          <w:szCs w:val="20"/>
          <w:lang w:val="en-GB"/>
        </w:rPr>
        <w:t xml:space="preserve">. </w:t>
      </w:r>
      <w:r>
        <w:rPr>
          <w:color w:val="000000" w:themeColor="text1"/>
          <w:sz w:val="20"/>
          <w:szCs w:val="20"/>
          <w:lang w:val="en-GB"/>
        </w:rPr>
        <w:t>S</w:t>
      </w:r>
      <w:r w:rsidRPr="00CF5428">
        <w:rPr>
          <w:color w:val="000000" w:themeColor="text1"/>
          <w:sz w:val="20"/>
          <w:szCs w:val="20"/>
          <w:lang w:val="en-GB"/>
        </w:rPr>
        <w:t xml:space="preserve">creened individuals </w:t>
      </w:r>
      <w:r>
        <w:rPr>
          <w:color w:val="000000" w:themeColor="text1"/>
          <w:sz w:val="20"/>
          <w:szCs w:val="20"/>
          <w:lang w:val="en-GB"/>
        </w:rPr>
        <w:t>(including both s</w:t>
      </w:r>
      <w:r w:rsidRPr="00CF5428">
        <w:rPr>
          <w:color w:val="000000" w:themeColor="text1"/>
          <w:sz w:val="20"/>
          <w:szCs w:val="20"/>
          <w:lang w:val="en-GB"/>
        </w:rPr>
        <w:t xml:space="preserve">ymptomatic </w:t>
      </w:r>
      <w:r>
        <w:rPr>
          <w:color w:val="000000" w:themeColor="text1"/>
          <w:sz w:val="20"/>
          <w:szCs w:val="20"/>
          <w:lang w:val="en-GB"/>
        </w:rPr>
        <w:t xml:space="preserve">at a rate </w:t>
      </w:r>
      <m:oMath>
        <m:r>
          <w:rPr>
            <w:rFonts w:ascii="Cambria Math" w:hAnsi="Cambria Math"/>
            <w:color w:val="000000" w:themeColor="text1"/>
            <w:sz w:val="20"/>
            <w:szCs w:val="20"/>
          </w:rPr>
          <m:t>μ</m:t>
        </m:r>
      </m:oMath>
      <w:r>
        <w:rPr>
          <w:color w:val="000000" w:themeColor="text1"/>
          <w:sz w:val="20"/>
          <w:szCs w:val="20"/>
        </w:rPr>
        <w:t xml:space="preserve"> </w:t>
      </w:r>
      <w:r>
        <w:rPr>
          <w:color w:val="000000" w:themeColor="text1"/>
          <w:sz w:val="20"/>
          <w:szCs w:val="20"/>
          <w:lang w:val="en-GB"/>
        </w:rPr>
        <w:t xml:space="preserve">and asymptomatic hosts at a screening-dependent rate </w:t>
      </w:r>
      <m:oMath>
        <m:r>
          <w:rPr>
            <w:rFonts w:ascii="Cambria Math" w:hAnsi="Cambria Math"/>
            <w:color w:val="000000" w:themeColor="text1"/>
            <w:sz w:val="20"/>
            <w:szCs w:val="20"/>
          </w:rPr>
          <m:t>η</m:t>
        </m:r>
      </m:oMath>
      <w:r>
        <w:rPr>
          <w:color w:val="000000" w:themeColor="text1"/>
          <w:sz w:val="20"/>
          <w:szCs w:val="20"/>
          <w:lang w:val="en-GB"/>
        </w:rPr>
        <w:t xml:space="preserve">) </w:t>
      </w:r>
      <w:r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Pr="00CF5428">
        <w:rPr>
          <w:color w:val="000000" w:themeColor="text1"/>
          <w:sz w:val="20"/>
          <w:szCs w:val="20"/>
          <w:lang w:val="en-GB"/>
        </w:rPr>
        <w:t>)</w:t>
      </w:r>
      <w:r>
        <w:rPr>
          <w:color w:val="000000" w:themeColor="text1"/>
          <w:sz w:val="20"/>
          <w:szCs w:val="20"/>
          <w:lang w:val="en-GB"/>
        </w:rPr>
        <w:t xml:space="preserve"> at a rate </w:t>
      </w:r>
      <m:oMath>
        <m:r>
          <w:rPr>
            <w:rFonts w:ascii="Cambria Math" w:hAnsi="Cambria Math"/>
            <w:color w:val="000000" w:themeColor="text1"/>
            <w:sz w:val="20"/>
            <w:szCs w:val="20"/>
          </w:rPr>
          <m:t>ν</m:t>
        </m:r>
      </m:oMath>
      <w:r w:rsidRPr="00CF5428">
        <w:rPr>
          <w:color w:val="000000" w:themeColor="text1"/>
          <w:sz w:val="20"/>
          <w:szCs w:val="20"/>
          <w:lang w:val="en-GB"/>
        </w:rPr>
        <w:t xml:space="preserve">. </w:t>
      </w:r>
      <w:r w:rsidRPr="004F3AD6">
        <w:rPr>
          <w:color w:val="000000" w:themeColor="text1"/>
          <w:sz w:val="20"/>
          <w:szCs w:val="20"/>
          <w:lang w:val="en-GB"/>
        </w:rPr>
        <w:t>Following successful therapeutic intervention, treated individuals return to the susceptible state (</w:t>
      </w:r>
      <m:oMath>
        <m:r>
          <w:rPr>
            <w:rFonts w:ascii="Cambria Math" w:hAnsi="Cambria Math"/>
            <w:color w:val="000000" w:themeColor="text1"/>
            <w:sz w:val="20"/>
            <w:szCs w:val="20"/>
          </w:rPr>
          <m:t>T→U</m:t>
        </m:r>
      </m:oMath>
      <w:r>
        <w:rPr>
          <w:color w:val="000000" w:themeColor="text1"/>
          <w:sz w:val="20"/>
          <w:szCs w:val="20"/>
          <w:lang w:val="en-GB"/>
        </w:rPr>
        <w:t xml:space="preserve">) </w:t>
      </w:r>
      <w:r>
        <w:rPr>
          <w:color w:val="000000" w:themeColor="text1"/>
          <w:sz w:val="20"/>
          <w:szCs w:val="20"/>
        </w:rPr>
        <w:t xml:space="preserve">at a rate </w:t>
      </w:r>
      <m:oMath>
        <m:r>
          <w:rPr>
            <w:rFonts w:ascii="Cambria Math" w:hAnsi="Cambria Math"/>
            <w:color w:val="000000" w:themeColor="text1"/>
            <w:sz w:val="20"/>
            <w:szCs w:val="20"/>
          </w:rPr>
          <m:t>ρ</m:t>
        </m:r>
      </m:oMath>
      <w:r>
        <w:rPr>
          <w:color w:val="000000" w:themeColor="text1"/>
          <w:sz w:val="20"/>
          <w:szCs w:val="20"/>
          <w:lang w:val="en-GB"/>
        </w:rPr>
        <w:t xml:space="preserve"> while </w:t>
      </w:r>
      <w:r w:rsidRPr="004F3AD6">
        <w:rPr>
          <w:color w:val="000000" w:themeColor="text1"/>
          <w:sz w:val="20"/>
          <w:szCs w:val="20"/>
          <w:lang w:val="en-GB"/>
        </w:rPr>
        <w:t xml:space="preserve">individuals </w:t>
      </w:r>
      <w:r>
        <w:rPr>
          <w:color w:val="000000" w:themeColor="text1"/>
          <w:sz w:val="20"/>
          <w:szCs w:val="20"/>
          <w:lang w:val="en-GB"/>
        </w:rPr>
        <w:t xml:space="preserve">with Cef-R and Dual-R infections </w:t>
      </w:r>
      <w:r w:rsidRPr="004F3AD6">
        <w:rPr>
          <w:color w:val="000000" w:themeColor="text1"/>
          <w:sz w:val="20"/>
          <w:szCs w:val="20"/>
          <w:lang w:val="en-GB"/>
        </w:rPr>
        <w:t xml:space="preserve">experiencing frontline therapeutic treatment failure </w:t>
      </w:r>
      <w:r>
        <w:rPr>
          <w:color w:val="000000" w:themeColor="text1"/>
          <w:sz w:val="20"/>
          <w:szCs w:val="20"/>
          <w:lang w:val="en-GB"/>
        </w:rPr>
        <w:t xml:space="preserve">with a probability of </w:t>
      </w:r>
      <m:oMath>
        <m:r>
          <w:rPr>
            <w:rFonts w:ascii="Cambria Math" w:hAnsi="Cambria Math"/>
            <w:color w:val="000000" w:themeColor="text1"/>
            <w:sz w:val="20"/>
            <w:szCs w:val="20"/>
          </w:rPr>
          <m:t>ϕ</m:t>
        </m:r>
      </m:oMath>
      <w:r>
        <w:rPr>
          <w:color w:val="000000" w:themeColor="text1"/>
          <w:sz w:val="20"/>
          <w:szCs w:val="20"/>
        </w:rPr>
        <w:t xml:space="preserve"> </w:t>
      </w:r>
      <w:r w:rsidRPr="004F3AD6">
        <w:rPr>
          <w:color w:val="000000" w:themeColor="text1"/>
          <w:sz w:val="20"/>
          <w:szCs w:val="20"/>
          <w:lang w:val="en-GB"/>
        </w:rPr>
        <w:t xml:space="preserve">revert to the actively infectious asymptomatic compartment </w:t>
      </w:r>
      <w:r>
        <w:rPr>
          <w:color w:val="000000" w:themeColor="text1"/>
          <w:sz w:val="20"/>
          <w:szCs w:val="20"/>
          <w:lang w:val="en-GB"/>
        </w:rPr>
        <w:t>(</w:t>
      </w:r>
      <m:oMath>
        <m:r>
          <w:rPr>
            <w:rFonts w:ascii="Cambria Math" w:hAnsi="Cambria Math"/>
            <w:color w:val="000000" w:themeColor="text1"/>
            <w:sz w:val="20"/>
            <w:szCs w:val="20"/>
          </w:rPr>
          <m:t>T→A</m:t>
        </m:r>
      </m:oMath>
      <w:r>
        <w:rPr>
          <w:color w:val="000000" w:themeColor="text1"/>
          <w:sz w:val="20"/>
          <w:szCs w:val="20"/>
          <w:lang w:val="en-GB"/>
        </w:rPr>
        <w:t xml:space="preserve">; red arrows) </w:t>
      </w:r>
      <w:r>
        <w:rPr>
          <w:color w:val="000000" w:themeColor="text1"/>
          <w:sz w:val="20"/>
          <w:szCs w:val="20"/>
        </w:rPr>
        <w:t xml:space="preserve">at a rate </w:t>
      </w:r>
      <m:oMath>
        <m:r>
          <w:rPr>
            <w:rFonts w:ascii="Cambria Math" w:hAnsi="Cambria Math"/>
            <w:color w:val="000000" w:themeColor="text1"/>
            <w:sz w:val="20"/>
            <w:szCs w:val="20"/>
          </w:rPr>
          <m:t>ρ</m:t>
        </m:r>
      </m:oMath>
      <w:r>
        <w:rPr>
          <w:color w:val="000000" w:themeColor="text1"/>
          <w:sz w:val="20"/>
          <w:szCs w:val="20"/>
          <w:lang w:val="en-GB"/>
        </w:rPr>
        <w:t xml:space="preserve">, </w:t>
      </w:r>
      <w:r w:rsidRPr="004F3AD6">
        <w:rPr>
          <w:color w:val="000000" w:themeColor="text1"/>
          <w:sz w:val="20"/>
          <w:szCs w:val="20"/>
          <w:lang w:val="en-GB"/>
        </w:rPr>
        <w:t>establishing a persistent reservoir of transmissible infection</w:t>
      </w:r>
      <w:r>
        <w:rPr>
          <w:color w:val="000000" w:themeColor="text1"/>
          <w:sz w:val="20"/>
          <w:szCs w:val="20"/>
          <w:lang w:val="en-GB"/>
        </w:rPr>
        <w:t xml:space="preserve">. </w:t>
      </w:r>
      <w:r w:rsidRPr="00CF5428">
        <w:rPr>
          <w:color w:val="000000" w:themeColor="text1"/>
          <w:sz w:val="20"/>
          <w:szCs w:val="20"/>
          <w:lang w:val="en-GB"/>
        </w:rPr>
        <w:t>For analytical simplicity, intervention initiation is restricted to the uninfected (</w:t>
      </w:r>
      <m:oMath>
        <m:r>
          <w:rPr>
            <w:rFonts w:ascii="Cambria Math" w:hAnsi="Cambria Math"/>
            <w:color w:val="000000" w:themeColor="text1"/>
            <w:sz w:val="20"/>
            <w:szCs w:val="20"/>
            <w:lang w:val="en-GB"/>
          </w:rPr>
          <m:t>U</m:t>
        </m:r>
      </m:oMath>
      <w:r w:rsidRPr="00CF5428">
        <w:rPr>
          <w:color w:val="000000" w:themeColor="text1"/>
          <w:sz w:val="20"/>
          <w:szCs w:val="20"/>
          <w:lang w:val="en-GB"/>
        </w:rPr>
        <w:t xml:space="preserve">) state. </w:t>
      </w:r>
    </w:p>
    <w:p w14:paraId="158AFD9B" w14:textId="77A35F80" w:rsidR="00FB15C3" w:rsidRDefault="00FB15C3" w:rsidP="003B3837">
      <w:pPr>
        <w:pStyle w:val="NormalWeb"/>
        <w:spacing w:line="276" w:lineRule="auto"/>
        <w:jc w:val="both"/>
        <w:rPr>
          <w:color w:val="000000" w:themeColor="text1"/>
          <w:sz w:val="20"/>
          <w:szCs w:val="20"/>
          <w:lang w:val="en-GB"/>
        </w:rPr>
      </w:pPr>
      <w:r w:rsidRPr="00CF5428">
        <w:rPr>
          <w:color w:val="000000" w:themeColor="text1"/>
          <w:sz w:val="20"/>
          <w:szCs w:val="20"/>
          <w:lang w:val="en-GB"/>
        </w:rPr>
        <w:t xml:space="preserve">Infections within each sub-population are disaggregated across four co-circulating gonococcal strains characterized by distinct resistance profiles (superscript </w:t>
      </w:r>
      <m:oMath>
        <m:r>
          <w:rPr>
            <w:rFonts w:ascii="Cambria Math" w:hAnsi="Cambria Math"/>
            <w:color w:val="000000" w:themeColor="text1"/>
            <w:sz w:val="20"/>
            <w:szCs w:val="20"/>
          </w:rPr>
          <m:t>k</m:t>
        </m:r>
      </m:oMath>
      <w:r w:rsidRPr="00CF5428">
        <w:rPr>
          <w:color w:val="000000" w:themeColor="text1"/>
          <w:sz w:val="20"/>
          <w:szCs w:val="20"/>
          <w:lang w:val="en-GB"/>
        </w:rPr>
        <w:t xml:space="preserve">): </w:t>
      </w:r>
      <w:del w:id="39" w:author="#WANG ZIHAO#" w:date="2026-06-19T00:48:00Z" w16du:dateUtc="2026-06-18T16:48:00Z">
        <w:r w:rsidRPr="00CF5428" w:rsidDel="00CD3842">
          <w:rPr>
            <w:color w:val="000000" w:themeColor="text1"/>
            <w:sz w:val="20"/>
            <w:szCs w:val="20"/>
            <w:lang w:val="en-GB"/>
          </w:rPr>
          <w:delText>wild-type/</w:delText>
        </w:r>
      </w:del>
      <w:del w:id="40" w:author="#WANG ZIHAO#" w:date="2026-06-19T00:51:00Z" w16du:dateUtc="2026-06-18T16:51:00Z">
        <w:r w:rsidRPr="00CF5428" w:rsidDel="00CD3842">
          <w:rPr>
            <w:color w:val="000000" w:themeColor="text1"/>
            <w:sz w:val="20"/>
            <w:szCs w:val="20"/>
            <w:lang w:val="en-GB"/>
          </w:rPr>
          <w:delText>susceptible</w:delText>
        </w:r>
      </w:del>
      <w:ins w:id="41" w:author="#WANG ZIHAO#" w:date="2026-06-19T00:51:00Z" w16du:dateUtc="2026-06-18T16:51:00Z">
        <w:r w:rsidR="00CD3842">
          <w:rPr>
            <w:color w:val="000000" w:themeColor="text1"/>
            <w:sz w:val="20"/>
            <w:szCs w:val="20"/>
            <w:lang w:val="en-GB"/>
          </w:rPr>
          <w:t>baseline susceptible</w:t>
        </w:r>
      </w:ins>
      <w:r w:rsidRPr="00CF5428">
        <w:rPr>
          <w:color w:val="000000" w:themeColor="text1"/>
          <w:sz w:val="20"/>
          <w:szCs w:val="20"/>
          <w:lang w:val="en-GB"/>
        </w:rPr>
        <w:t xml:space="preserve"> (</w:t>
      </w:r>
      <m:oMath>
        <m:r>
          <w:rPr>
            <w:rFonts w:ascii="Cambria Math" w:hAnsi="Cambria Math"/>
            <w:color w:val="000000" w:themeColor="text1"/>
            <w:sz w:val="20"/>
            <w:szCs w:val="20"/>
            <w:lang w:val="en-GB"/>
          </w:rPr>
          <m:t>0</m:t>
        </m:r>
      </m:oMath>
      <w:r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Pr="00CF5428">
        <w:rPr>
          <w:color w:val="000000" w:themeColor="text1"/>
          <w:sz w:val="20"/>
          <w:szCs w:val="20"/>
          <w:lang w:val="en-GB"/>
        </w:rPr>
        <w:t xml:space="preserve">). Ceftriaxone is modelled as the sole first-line therapeutic regimen administered in compartment </w:t>
      </w:r>
      <m:oMath>
        <m:r>
          <w:rPr>
            <w:rFonts w:ascii="Cambria Math" w:hAnsi="Cambria Math"/>
            <w:color w:val="000000" w:themeColor="text1"/>
            <w:sz w:val="20"/>
            <w:szCs w:val="20"/>
          </w:rPr>
          <m:t>T</m:t>
        </m:r>
      </m:oMath>
      <w:r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Pr>
          <w:color w:val="000000" w:themeColor="text1"/>
          <w:sz w:val="20"/>
          <w:szCs w:val="20"/>
        </w:rPr>
        <w:t xml:space="preserve"> </w:t>
      </w:r>
      <w:r w:rsidRPr="00CF5428">
        <w:rPr>
          <w:color w:val="000000" w:themeColor="text1"/>
          <w:sz w:val="20"/>
          <w:szCs w:val="20"/>
          <w:lang w:val="en-GB"/>
        </w:rPr>
        <w:t xml:space="preserve">for the emergence of </w:t>
      </w:r>
      <w:del w:id="42" w:author="#WANG ZIHAO#" w:date="2026-06-19T00:46:00Z" w16du:dateUtc="2026-06-18T16:46:00Z">
        <w:r w:rsidRPr="00CF5428" w:rsidDel="00CD3842">
          <w:rPr>
            <w:color w:val="000000" w:themeColor="text1"/>
            <w:sz w:val="20"/>
            <w:szCs w:val="20"/>
            <w:lang w:val="en-GB"/>
          </w:rPr>
          <w:delText>phenotypic</w:delText>
        </w:r>
      </w:del>
      <w:ins w:id="43" w:author="#WANG ZIHAO#" w:date="2026-06-19T00:46:00Z" w16du:dateUtc="2026-06-18T16:46:00Z">
        <w:r w:rsidR="00CD3842">
          <w:rPr>
            <w:color w:val="000000" w:themeColor="text1"/>
            <w:sz w:val="20"/>
            <w:szCs w:val="20"/>
            <w:lang w:val="en-GB"/>
          </w:rPr>
          <w:t>strain-specific</w:t>
        </w:r>
      </w:ins>
      <w:r w:rsidRPr="00CF5428">
        <w:rPr>
          <w:color w:val="000000" w:themeColor="text1"/>
          <w:sz w:val="20"/>
          <w:szCs w:val="20"/>
          <w:lang w:val="en-GB"/>
        </w:rPr>
        <w:t xml:space="preserve">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Pr="00CF5428">
        <w:rPr>
          <w:color w:val="000000" w:themeColor="text1"/>
          <w:sz w:val="20"/>
          <w:szCs w:val="20"/>
        </w:rPr>
        <w:t xml:space="preserve"> </w:t>
      </w:r>
      <w:r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Pr="00CF5428">
        <w:rPr>
          <w:color w:val="000000" w:themeColor="text1"/>
          <w:sz w:val="20"/>
          <w:szCs w:val="20"/>
          <w:lang w:val="en-GB"/>
        </w:rPr>
        <w:t>). The directional selective and protective forces of the interventions modulate the effective force of infection (</w:t>
      </w:r>
      <m:oMath>
        <m:r>
          <w:rPr>
            <w:rFonts w:ascii="Cambria Math" w:hAnsi="Cambria Math"/>
            <w:color w:val="000000" w:themeColor="text1"/>
            <w:sz w:val="20"/>
            <w:szCs w:val="20"/>
          </w:rPr>
          <m:t>λ</m:t>
        </m:r>
      </m:oMath>
      <w:r w:rsidRPr="00CF5428">
        <w:rPr>
          <w:color w:val="000000" w:themeColor="text1"/>
          <w:sz w:val="20"/>
          <w:szCs w:val="20"/>
          <w:lang w:val="en-GB"/>
        </w:rPr>
        <w:t>) via state-specific modifiers: Doxy-PEP and vaccination together reduce the effective force of infection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Pr="00CF5428">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Pr="00CF5428">
        <w:rPr>
          <w:color w:val="000000" w:themeColor="text1"/>
          <w:sz w:val="20"/>
          <w:szCs w:val="20"/>
          <w:lang w:val="en-GB"/>
        </w:rPr>
        <w:t>)</w:t>
      </w:r>
      <w:r>
        <w:rPr>
          <w:color w:val="000000" w:themeColor="text1"/>
          <w:sz w:val="20"/>
          <w:szCs w:val="20"/>
          <w:lang w:val="en-GB"/>
        </w:rPr>
        <w:t xml:space="preserve"> by </w:t>
      </w:r>
      <m:oMath>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vd</m:t>
            </m:r>
          </m:sub>
        </m:sSub>
      </m:oMath>
      <w:r w:rsidRPr="00CF5428">
        <w:rPr>
          <w:color w:val="000000" w:themeColor="text1"/>
          <w:sz w:val="20"/>
          <w:szCs w:val="20"/>
          <w:lang w:val="en-GB"/>
        </w:rPr>
        <w:t xml:space="preserve">. Vaccination </w:t>
      </w:r>
      <w:r>
        <w:rPr>
          <w:color w:val="000000" w:themeColor="text1"/>
          <w:sz w:val="20"/>
          <w:szCs w:val="20"/>
          <w:lang w:val="en-GB"/>
        </w:rPr>
        <w:t>standalone intervention</w:t>
      </w:r>
      <w:r w:rsidRPr="00CF5428">
        <w:rPr>
          <w:color w:val="000000" w:themeColor="text1"/>
          <w:sz w:val="20"/>
          <w:szCs w:val="20"/>
          <w:lang w:val="en-GB"/>
        </w:rPr>
        <w:t xml:space="preserve"> exerts an evolutionary neutral, transmission-blocking effect, reducing the effective force of infection uniformly across all four bacterial strains </w:t>
      </w:r>
      <w:r w:rsidRPr="00CF5428">
        <w:rPr>
          <w:i/>
          <w:color w:val="000000" w:themeColor="text1"/>
          <w:sz w:val="20"/>
          <w:szCs w:val="20"/>
          <w:lang w:val="en-GB"/>
        </w:rPr>
        <w:t>(</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Pr="00CF5428">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Pr="00CF5428">
        <w:rPr>
          <w:color w:val="000000" w:themeColor="text1"/>
          <w:sz w:val="20"/>
          <w:szCs w:val="20"/>
          <w:lang w:val="en-GB"/>
        </w:rPr>
        <w:t>)</w:t>
      </w:r>
      <w:r>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oMath>
      <w:r w:rsidRPr="00CF5428">
        <w:rPr>
          <w:color w:val="000000" w:themeColor="text1"/>
          <w:sz w:val="20"/>
          <w:szCs w:val="20"/>
          <w:lang w:val="en-GB"/>
        </w:rPr>
        <w:t xml:space="preserve">. Doxy-PEP </w:t>
      </w:r>
      <w:r>
        <w:rPr>
          <w:color w:val="000000" w:themeColor="text1"/>
          <w:sz w:val="20"/>
          <w:szCs w:val="20"/>
          <w:lang w:val="en-GB"/>
        </w:rPr>
        <w:t>standalone intervention</w:t>
      </w:r>
      <w:r w:rsidRPr="00CF5428">
        <w:rPr>
          <w:color w:val="000000" w:themeColor="text1"/>
          <w:sz w:val="20"/>
          <w:szCs w:val="20"/>
          <w:lang w:val="en-GB"/>
        </w:rPr>
        <w:t xml:space="preserve"> </w:t>
      </w:r>
      <w:r w:rsidR="007F74A2">
        <w:rPr>
          <w:color w:val="000000" w:themeColor="text1"/>
          <w:sz w:val="20"/>
          <w:szCs w:val="20"/>
          <w:lang w:val="en-GB"/>
        </w:rPr>
        <w:t>suppresses</w:t>
      </w:r>
      <w:r w:rsidRPr="00CF5428">
        <w:rPr>
          <w:color w:val="000000" w:themeColor="text1"/>
          <w:sz w:val="20"/>
          <w:szCs w:val="20"/>
          <w:lang w:val="en-GB"/>
        </w:rPr>
        <w:t xml:space="preserve"> incoming </w:t>
      </w:r>
      <w:del w:id="44" w:author="#WANG ZIHAO#" w:date="2026-06-19T00:48:00Z" w16du:dateUtc="2026-06-18T16:48:00Z">
        <w:r w:rsidRPr="00CF5428" w:rsidDel="00CD3842">
          <w:rPr>
            <w:color w:val="000000" w:themeColor="text1"/>
            <w:sz w:val="20"/>
            <w:szCs w:val="20"/>
            <w:lang w:val="en-GB"/>
          </w:rPr>
          <w:delText>wild-type</w:delText>
        </w:r>
      </w:del>
      <w:ins w:id="45" w:author="#WANG ZIHAO#" w:date="2026-06-19T00:51:00Z" w16du:dateUtc="2026-06-18T16:51:00Z">
        <w:r w:rsidR="00CD3842">
          <w:rPr>
            <w:color w:val="000000" w:themeColor="text1"/>
            <w:sz w:val="20"/>
            <w:szCs w:val="20"/>
            <w:lang w:val="en-GB"/>
          </w:rPr>
          <w:t>baseline susceptible</w:t>
        </w:r>
      </w:ins>
      <w:r w:rsidRPr="00CF5428">
        <w:rPr>
          <w:color w:val="000000" w:themeColor="text1"/>
          <w:sz w:val="20"/>
          <w:szCs w:val="20"/>
          <w:lang w:val="en-GB"/>
        </w:rPr>
        <w:t xml:space="preserve"> </w:t>
      </w:r>
      <w:r w:rsidRPr="00CF5428">
        <w:rPr>
          <w:color w:val="000000" w:themeColor="text1"/>
          <w:sz w:val="20"/>
          <w:szCs w:val="20"/>
          <w:lang w:val="en-GB"/>
        </w:rPr>
        <w:lastRenderedPageBreak/>
        <w:t>and ceftriaxone-resistant exposures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Pr="00CF5428">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Pr="00CF5428">
        <w:rPr>
          <w:color w:val="000000" w:themeColor="text1"/>
          <w:sz w:val="20"/>
          <w:szCs w:val="20"/>
          <w:lang w:val="en-GB"/>
        </w:rPr>
        <w:t>)</w:t>
      </w:r>
      <w:r>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m:t>
            </m:r>
          </m:sub>
        </m:sSub>
      </m:oMath>
      <w:r w:rsidRPr="00CF5428">
        <w:rPr>
          <w:color w:val="000000" w:themeColor="text1"/>
          <w:sz w:val="20"/>
          <w:szCs w:val="20"/>
          <w:lang w:val="en-GB"/>
        </w:rPr>
        <w:t>, while leaving the transmissi</w:t>
      </w:r>
      <w:r w:rsidR="007F74A2">
        <w:rPr>
          <w:color w:val="000000" w:themeColor="text1"/>
          <w:sz w:val="20"/>
          <w:szCs w:val="20"/>
          <w:lang w:val="en-GB"/>
        </w:rPr>
        <w:t xml:space="preserve">bility </w:t>
      </w:r>
      <w:r w:rsidRPr="00CF5428">
        <w:rPr>
          <w:color w:val="000000" w:themeColor="text1"/>
          <w:sz w:val="20"/>
          <w:szCs w:val="20"/>
          <w:lang w:val="en-GB"/>
        </w:rPr>
        <w:t>of tetracycline-resistant and dual-resistant lineages unaltered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Pr="00CF5428">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Pr="00CF5428">
        <w:rPr>
          <w:color w:val="000000" w:themeColor="text1"/>
          <w:sz w:val="20"/>
          <w:szCs w:val="20"/>
          <w:lang w:val="en-GB"/>
        </w:rPr>
        <w:t xml:space="preserve">; black arrows in strata </w:t>
      </w:r>
      <m:oMath>
        <m:r>
          <w:rPr>
            <w:rFonts w:ascii="Cambria Math" w:hAnsi="Cambria Math"/>
            <w:color w:val="000000" w:themeColor="text1"/>
            <w:sz w:val="20"/>
            <w:szCs w:val="20"/>
            <w:lang w:val="en-GB"/>
          </w:rPr>
          <m:t>N</m:t>
        </m:r>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Pr="00CF5428">
        <w:rPr>
          <w:color w:val="000000" w:themeColor="text1"/>
          <w:sz w:val="20"/>
          <w:szCs w:val="20"/>
          <w:lang w:val="en-GB"/>
        </w:rPr>
        <w:t xml:space="preserve">). Crucially, active doxy-PEP exposure introduces a non-zero probability for the </w:t>
      </w:r>
      <w:r w:rsidRPr="00CF5428">
        <w:rPr>
          <w:i/>
          <w:iCs/>
          <w:color w:val="000000" w:themeColor="text1"/>
          <w:sz w:val="20"/>
          <w:szCs w:val="20"/>
          <w:lang w:val="en-GB"/>
        </w:rPr>
        <w:t>de novo</w:t>
      </w:r>
      <w:r w:rsidRPr="00CF5428">
        <w:rPr>
          <w:color w:val="000000" w:themeColor="text1"/>
          <w:sz w:val="20"/>
          <w:szCs w:val="20"/>
          <w:lang w:val="en-GB"/>
        </w:rPr>
        <w:t xml:space="preserve"> selection of tetracycline resistance during prophylaxis (dotted red arrows in strata </w:t>
      </w:r>
      <m:oMath>
        <m:r>
          <w:rPr>
            <w:rFonts w:ascii="Cambria Math" w:hAnsi="Cambria Math"/>
            <w:color w:val="000000" w:themeColor="text1"/>
            <w:sz w:val="20"/>
            <w:szCs w:val="20"/>
            <w:lang w:val="en-GB"/>
          </w:rPr>
          <m:t>D</m:t>
        </m:r>
      </m:oMath>
      <w:r w:rsidRPr="00CF5428">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Pr="00CF5428">
        <w:rPr>
          <w:color w:val="000000" w:themeColor="text1"/>
          <w:sz w:val="20"/>
          <w:szCs w:val="20"/>
          <w:lang w:val="en-GB"/>
        </w:rPr>
        <w:t>)</w:t>
      </w:r>
      <w:r>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t</m:t>
            </m:r>
          </m:sub>
        </m:sSub>
      </m:oMath>
      <w:r w:rsidRPr="00CF5428">
        <w:rPr>
          <w:color w:val="000000" w:themeColor="text1"/>
          <w:sz w:val="20"/>
          <w:szCs w:val="20"/>
          <w:lang w:val="en-GB"/>
        </w:rPr>
        <w:t xml:space="preserve">. </w:t>
      </w:r>
      <w:commentRangeStart w:id="46"/>
      <w:commentRangeStart w:id="47"/>
      <w:r w:rsidR="001F1AE4">
        <w:rPr>
          <w:color w:val="000000" w:themeColor="text1"/>
          <w:sz w:val="20"/>
          <w:szCs w:val="20"/>
          <w:lang w:val="en-GB"/>
        </w:rPr>
        <w:t>Transitions between intervention states are governed by: (</w:t>
      </w:r>
      <w:r w:rsidR="001F1AE4" w:rsidRPr="00A56169">
        <w:rPr>
          <w:b/>
          <w:bCs/>
          <w:color w:val="000000" w:themeColor="text1"/>
          <w:sz w:val="20"/>
          <w:szCs w:val="20"/>
          <w:lang w:val="en-GB"/>
        </w:rPr>
        <w:t>1</w:t>
      </w:r>
      <w:r w:rsidR="001F1AE4">
        <w:rPr>
          <w:color w:val="000000" w:themeColor="text1"/>
          <w:sz w:val="20"/>
          <w:szCs w:val="20"/>
          <w:lang w:val="en-GB"/>
        </w:rPr>
        <w:t>) D</w:t>
      </w:r>
      <w:r w:rsidRPr="00CF5428">
        <w:rPr>
          <w:color w:val="000000" w:themeColor="text1"/>
          <w:sz w:val="20"/>
          <w:szCs w:val="20"/>
          <w:lang w:val="en-GB"/>
        </w:rPr>
        <w:t xml:space="preserve">oxy-PEP initiation drives flows from </w:t>
      </w:r>
      <m:oMath>
        <m:r>
          <w:rPr>
            <w:rFonts w:ascii="Cambria Math" w:hAnsi="Cambria Math"/>
            <w:color w:val="000000" w:themeColor="text1"/>
            <w:sz w:val="20"/>
            <w:szCs w:val="20"/>
          </w:rPr>
          <m:t>N→D</m:t>
        </m:r>
      </m:oMath>
      <w:r w:rsidRPr="00CF5428">
        <w:rPr>
          <w:color w:val="000000" w:themeColor="text1"/>
          <w:sz w:val="20"/>
          <w:szCs w:val="20"/>
          <w:lang w:val="en-GB"/>
        </w:rPr>
        <w:t xml:space="preserve"> and </w:t>
      </w:r>
      <m:oMath>
        <m:r>
          <w:rPr>
            <w:rFonts w:ascii="Cambria Math" w:hAnsi="Cambria Math"/>
            <w:color w:val="000000" w:themeColor="text1"/>
            <w:sz w:val="20"/>
            <w:szCs w:val="20"/>
          </w:rPr>
          <m:t>M→V</m:t>
        </m:r>
      </m:oMath>
      <w:r w:rsidRPr="00CF5428">
        <w:rPr>
          <w:color w:val="000000" w:themeColor="text1"/>
          <w:sz w:val="20"/>
          <w:szCs w:val="20"/>
          <w:lang w:val="en-GB"/>
        </w:rPr>
        <w:t xml:space="preserve"> (pink </w:t>
      </w:r>
      <w:r>
        <w:rPr>
          <w:color w:val="000000" w:themeColor="text1"/>
          <w:sz w:val="20"/>
          <w:szCs w:val="20"/>
          <w:lang w:val="en-GB"/>
        </w:rPr>
        <w:t>arrows</w:t>
      </w:r>
      <w:r w:rsidRPr="00CF5428">
        <w:rPr>
          <w:color w:val="000000" w:themeColor="text1"/>
          <w:sz w:val="20"/>
          <w:szCs w:val="20"/>
          <w:lang w:val="en-GB"/>
        </w:rPr>
        <w:t>)</w:t>
      </w:r>
      <w:r>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d</m:t>
            </m:r>
          </m:sub>
        </m:sSub>
      </m:oMath>
      <w:r w:rsidRPr="00CF5428">
        <w:rPr>
          <w:color w:val="000000" w:themeColor="text1"/>
          <w:sz w:val="20"/>
          <w:szCs w:val="20"/>
          <w:lang w:val="en-GB"/>
        </w:rPr>
        <w:t>,</w:t>
      </w:r>
      <w:r w:rsidR="001F1AE4">
        <w:rPr>
          <w:color w:val="000000" w:themeColor="text1"/>
          <w:sz w:val="20"/>
          <w:szCs w:val="20"/>
          <w:lang w:val="en-GB"/>
        </w:rPr>
        <w:t xml:space="preserve"> (</w:t>
      </w:r>
      <w:r w:rsidR="001F1AE4">
        <w:rPr>
          <w:b/>
          <w:bCs/>
          <w:color w:val="000000" w:themeColor="text1"/>
          <w:sz w:val="20"/>
          <w:szCs w:val="20"/>
          <w:lang w:val="en-GB"/>
        </w:rPr>
        <w:t>2</w:t>
      </w:r>
      <w:r w:rsidR="001F1AE4">
        <w:rPr>
          <w:color w:val="000000" w:themeColor="text1"/>
          <w:sz w:val="20"/>
          <w:szCs w:val="20"/>
          <w:lang w:val="en-GB"/>
        </w:rPr>
        <w:t xml:space="preserve">) </w:t>
      </w:r>
      <w:r w:rsidRPr="00CF5428">
        <w:rPr>
          <w:color w:val="000000" w:themeColor="text1"/>
          <w:sz w:val="20"/>
          <w:szCs w:val="20"/>
          <w:lang w:val="en-GB"/>
        </w:rPr>
        <w:t xml:space="preserve">vaccine </w:t>
      </w:r>
      <w:r w:rsidR="001F1AE4">
        <w:rPr>
          <w:color w:val="000000" w:themeColor="text1"/>
          <w:sz w:val="20"/>
          <w:szCs w:val="20"/>
          <w:lang w:val="en-GB"/>
        </w:rPr>
        <w:t>initiation</w:t>
      </w:r>
      <w:r w:rsidR="001F1AE4" w:rsidRPr="00CF5428">
        <w:rPr>
          <w:color w:val="000000" w:themeColor="text1"/>
          <w:sz w:val="20"/>
          <w:szCs w:val="20"/>
          <w:lang w:val="en-GB"/>
        </w:rPr>
        <w:t xml:space="preserve"> </w:t>
      </w:r>
      <w:r w:rsidRPr="00CF5428">
        <w:rPr>
          <w:color w:val="000000" w:themeColor="text1"/>
          <w:sz w:val="20"/>
          <w:szCs w:val="20"/>
          <w:lang w:val="en-GB"/>
        </w:rPr>
        <w:t xml:space="preserve">shifts individuals from </w:t>
      </w:r>
      <m:oMath>
        <m:r>
          <w:rPr>
            <w:rFonts w:ascii="Cambria Math" w:hAnsi="Cambria Math"/>
            <w:color w:val="000000" w:themeColor="text1"/>
            <w:sz w:val="20"/>
            <w:szCs w:val="20"/>
          </w:rPr>
          <m:t>N→M</m:t>
        </m:r>
      </m:oMath>
      <w:r w:rsidRPr="00CF5428">
        <w:rPr>
          <w:color w:val="000000" w:themeColor="text1"/>
          <w:sz w:val="20"/>
          <w:szCs w:val="20"/>
        </w:rPr>
        <w:t xml:space="preserve"> </w:t>
      </w:r>
      <w:r w:rsidRPr="00CF5428">
        <w:rPr>
          <w:color w:val="000000" w:themeColor="text1"/>
          <w:sz w:val="20"/>
          <w:szCs w:val="20"/>
          <w:lang w:val="en-GB"/>
        </w:rPr>
        <w:t xml:space="preserve">and </w:t>
      </w:r>
      <m:oMath>
        <m:r>
          <w:rPr>
            <w:rFonts w:ascii="Cambria Math" w:hAnsi="Cambria Math"/>
            <w:color w:val="000000" w:themeColor="text1"/>
            <w:sz w:val="20"/>
            <w:szCs w:val="20"/>
          </w:rPr>
          <m:t>D→V</m:t>
        </m:r>
      </m:oMath>
      <w:r w:rsidRPr="00CF5428">
        <w:rPr>
          <w:color w:val="000000" w:themeColor="text1"/>
          <w:sz w:val="20"/>
          <w:szCs w:val="20"/>
        </w:rPr>
        <w:t xml:space="preserve"> </w:t>
      </w:r>
      <w:r w:rsidRPr="00CF5428">
        <w:rPr>
          <w:color w:val="000000" w:themeColor="text1"/>
          <w:sz w:val="20"/>
          <w:szCs w:val="20"/>
          <w:lang w:val="en-GB"/>
        </w:rPr>
        <w:t>(dark green arrows)</w:t>
      </w:r>
      <w:r>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v</m:t>
            </m:r>
          </m:sub>
        </m:sSub>
      </m:oMath>
      <w:r w:rsidRPr="00CF5428">
        <w:rPr>
          <w:color w:val="000000" w:themeColor="text1"/>
          <w:sz w:val="20"/>
          <w:szCs w:val="20"/>
          <w:lang w:val="en-GB"/>
        </w:rPr>
        <w:t xml:space="preserve">. </w:t>
      </w:r>
      <w:r w:rsidR="001F1AE4">
        <w:rPr>
          <w:color w:val="000000" w:themeColor="text1"/>
          <w:sz w:val="20"/>
          <w:szCs w:val="20"/>
          <w:lang w:val="en-GB"/>
        </w:rPr>
        <w:t>(</w:t>
      </w:r>
      <w:r w:rsidR="001F1AE4">
        <w:rPr>
          <w:b/>
          <w:bCs/>
          <w:color w:val="000000" w:themeColor="text1"/>
          <w:sz w:val="20"/>
          <w:szCs w:val="20"/>
          <w:lang w:val="en-GB"/>
        </w:rPr>
        <w:t>3</w:t>
      </w:r>
      <w:r w:rsidR="001F1AE4">
        <w:rPr>
          <w:color w:val="000000" w:themeColor="text1"/>
          <w:sz w:val="20"/>
          <w:szCs w:val="20"/>
          <w:lang w:val="en-GB"/>
        </w:rPr>
        <w:t xml:space="preserve">) </w:t>
      </w:r>
      <w:r w:rsidRPr="00CF5428">
        <w:rPr>
          <w:color w:val="000000" w:themeColor="text1"/>
          <w:sz w:val="20"/>
          <w:szCs w:val="20"/>
          <w:lang w:val="en-GB"/>
        </w:rPr>
        <w:t xml:space="preserve">Conversely, the cessation or discontinuation of doxy-PEP reverts individuals from </w:t>
      </w:r>
      <m:oMath>
        <m:r>
          <w:rPr>
            <w:rFonts w:ascii="Cambria Math" w:hAnsi="Cambria Math"/>
            <w:color w:val="000000" w:themeColor="text1"/>
            <w:sz w:val="20"/>
            <w:szCs w:val="20"/>
          </w:rPr>
          <m:t>D→N</m:t>
        </m:r>
      </m:oMath>
      <w:r w:rsidRPr="00CF5428">
        <w:rPr>
          <w:color w:val="000000" w:themeColor="text1"/>
          <w:sz w:val="20"/>
          <w:szCs w:val="20"/>
        </w:rPr>
        <w:t xml:space="preserve"> </w:t>
      </w:r>
      <w:r w:rsidRPr="00CF5428">
        <w:rPr>
          <w:color w:val="000000" w:themeColor="text1"/>
          <w:sz w:val="20"/>
          <w:szCs w:val="20"/>
          <w:lang w:val="en-GB"/>
        </w:rPr>
        <w:t xml:space="preserve">and </w:t>
      </w:r>
      <m:oMath>
        <m:r>
          <w:rPr>
            <w:rFonts w:ascii="Cambria Math" w:hAnsi="Cambria Math"/>
            <w:color w:val="000000" w:themeColor="text1"/>
            <w:sz w:val="20"/>
            <w:szCs w:val="20"/>
          </w:rPr>
          <m:t>V→M</m:t>
        </m:r>
      </m:oMath>
      <w:r w:rsidRPr="00CF5428">
        <w:rPr>
          <w:color w:val="000000" w:themeColor="text1"/>
          <w:sz w:val="20"/>
          <w:szCs w:val="20"/>
          <w:lang w:val="en-GB"/>
        </w:rPr>
        <w:t xml:space="preserve"> (dark blue arrows)</w:t>
      </w:r>
      <w:r>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n</m:t>
            </m:r>
          </m:sub>
        </m:sSub>
      </m:oMath>
      <w:r w:rsidR="001F1AE4">
        <w:rPr>
          <w:color w:val="000000" w:themeColor="text1"/>
          <w:sz w:val="20"/>
          <w:szCs w:val="20"/>
          <w:lang w:val="en-GB"/>
        </w:rPr>
        <w:t>.</w:t>
      </w:r>
      <w:r w:rsidRPr="00CF5428">
        <w:rPr>
          <w:color w:val="000000" w:themeColor="text1"/>
          <w:sz w:val="20"/>
          <w:szCs w:val="20"/>
          <w:lang w:val="en-GB"/>
        </w:rPr>
        <w:t xml:space="preserve"> </w:t>
      </w:r>
      <w:r w:rsidR="001F1AE4">
        <w:rPr>
          <w:color w:val="000000" w:themeColor="text1"/>
          <w:sz w:val="20"/>
          <w:szCs w:val="20"/>
          <w:lang w:val="en-GB"/>
        </w:rPr>
        <w:t>(</w:t>
      </w:r>
      <w:r w:rsidR="001F1AE4">
        <w:rPr>
          <w:b/>
          <w:bCs/>
          <w:color w:val="000000" w:themeColor="text1"/>
          <w:sz w:val="20"/>
          <w:szCs w:val="20"/>
          <w:lang w:val="en-GB"/>
        </w:rPr>
        <w:t>4</w:t>
      </w:r>
      <w:r w:rsidR="001F1AE4">
        <w:rPr>
          <w:color w:val="000000" w:themeColor="text1"/>
          <w:sz w:val="20"/>
          <w:szCs w:val="20"/>
          <w:lang w:val="en-GB"/>
        </w:rPr>
        <w:t>) T</w:t>
      </w:r>
      <w:r w:rsidRPr="00CF5428">
        <w:rPr>
          <w:color w:val="000000" w:themeColor="text1"/>
          <w:sz w:val="20"/>
          <w:szCs w:val="20"/>
          <w:lang w:val="en-GB"/>
        </w:rPr>
        <w:t xml:space="preserve">emporal waning of vaccine-induced protection returns individuals from </w:t>
      </w:r>
      <m:oMath>
        <m:r>
          <w:rPr>
            <w:rFonts w:ascii="Cambria Math" w:hAnsi="Cambria Math"/>
            <w:color w:val="000000" w:themeColor="text1"/>
            <w:sz w:val="20"/>
            <w:szCs w:val="20"/>
          </w:rPr>
          <m:t>V→D</m:t>
        </m:r>
      </m:oMath>
      <w:r w:rsidRPr="00CF5428">
        <w:rPr>
          <w:color w:val="000000" w:themeColor="text1"/>
          <w:sz w:val="20"/>
          <w:szCs w:val="20"/>
          <w:lang w:val="en-GB"/>
        </w:rPr>
        <w:t xml:space="preserve"> and </w:t>
      </w:r>
      <m:oMath>
        <m:r>
          <w:rPr>
            <w:rFonts w:ascii="Cambria Math" w:hAnsi="Cambria Math"/>
            <w:color w:val="000000" w:themeColor="text1"/>
            <w:sz w:val="20"/>
            <w:szCs w:val="20"/>
          </w:rPr>
          <m:t>M→N</m:t>
        </m:r>
      </m:oMath>
      <w:r w:rsidRPr="00CF5428">
        <w:rPr>
          <w:color w:val="000000" w:themeColor="text1"/>
          <w:sz w:val="20"/>
          <w:szCs w:val="20"/>
          <w:lang w:val="en-GB"/>
        </w:rPr>
        <w:t xml:space="preserve"> (dark orange arrows)</w:t>
      </w:r>
      <w:r>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d</m:t>
            </m:r>
          </m:sub>
        </m:sSub>
      </m:oMath>
      <w:r w:rsidRPr="00CF5428">
        <w:rPr>
          <w:color w:val="000000" w:themeColor="text1"/>
          <w:sz w:val="20"/>
          <w:szCs w:val="20"/>
          <w:lang w:val="en-GB"/>
        </w:rPr>
        <w:t>.</w:t>
      </w:r>
      <w:commentRangeEnd w:id="46"/>
      <w:r w:rsidR="00A56169">
        <w:rPr>
          <w:rStyle w:val="CommentReference"/>
          <w:color w:val="000000" w:themeColor="text1"/>
          <w:sz w:val="20"/>
          <w:szCs w:val="20"/>
          <w:lang w:val="en-GB"/>
        </w:rPr>
        <w:commentReference w:id="46"/>
      </w:r>
      <w:commentRangeEnd w:id="47"/>
      <w:r w:rsidR="00A56169">
        <w:rPr>
          <w:rStyle w:val="CommentReference"/>
          <w:color w:val="000000" w:themeColor="text1"/>
          <w:sz w:val="20"/>
          <w:szCs w:val="20"/>
          <w:lang w:val="en-GB"/>
        </w:rPr>
        <w:commentReference w:id="47"/>
      </w:r>
    </w:p>
    <w:p w14:paraId="32277746" w14:textId="0ACA1B44" w:rsidR="00255CFB" w:rsidRDefault="0042237A" w:rsidP="003B3837">
      <w:pPr>
        <w:pStyle w:val="NormalWeb"/>
        <w:spacing w:line="276" w:lineRule="auto"/>
        <w:jc w:val="both"/>
        <w:rPr>
          <w:color w:val="212121"/>
          <w:sz w:val="20"/>
          <w:szCs w:val="20"/>
          <w:lang w:val="en-GB"/>
        </w:rPr>
      </w:pPr>
      <w:r w:rsidRPr="00CF5428">
        <w:rPr>
          <w:sz w:val="20"/>
          <w:szCs w:val="20"/>
          <w:lang w:val="en-GB"/>
        </w:rPr>
        <w:t xml:space="preserve">A key structural boundary of our model is the assumption that resistance to tetracycline and resistance to ceftriaxone are governed by independent genetic loci. Consequently, we assume no direct genetic linkage or intrinsic biological co-selection mechanisms between these resistance determinants; any observed epidemiological co-selection is driven exclusively by ecological replacement and population-level antibiotic selection pressures. This modelling choice reflects a pragmatic abstraction necessitated by current surveillance data limitations. While high-resolution genomic data tracking the precise intra-strain plasmidic or chromosomal linkage of these specific determinants were not systematically available across the full calibration timeline, empirical evidence suggests that </w:t>
      </w:r>
      <w:del w:id="48" w:author="#WANG ZIHAO#" w:date="2026-06-19T00:46:00Z" w16du:dateUtc="2026-06-18T16:46:00Z">
        <w:r w:rsidRPr="00CF5428" w:rsidDel="00CD3842">
          <w:rPr>
            <w:sz w:val="20"/>
            <w:szCs w:val="20"/>
            <w:lang w:val="en-GB"/>
          </w:rPr>
          <w:delText>phenotypic</w:delText>
        </w:r>
      </w:del>
      <w:ins w:id="49" w:author="#WANG ZIHAO#" w:date="2026-06-19T00:46:00Z" w16du:dateUtc="2026-06-18T16:46:00Z">
        <w:r w:rsidR="00CD3842">
          <w:rPr>
            <w:sz w:val="20"/>
            <w:szCs w:val="20"/>
            <w:lang w:val="en-GB"/>
          </w:rPr>
          <w:t>strain-specific</w:t>
        </w:r>
      </w:ins>
      <w:r w:rsidRPr="00CF5428">
        <w:rPr>
          <w:sz w:val="20"/>
          <w:szCs w:val="20"/>
          <w:lang w:val="en-GB"/>
        </w:rPr>
        <w:t xml:space="preserve"> multi-drug resistance in </w:t>
      </w:r>
      <w:r w:rsidRPr="00CF5428">
        <w:rPr>
          <w:i/>
          <w:iCs/>
          <w:sz w:val="20"/>
          <w:szCs w:val="20"/>
          <w:lang w:val="en-GB"/>
        </w:rPr>
        <w:t>N. gonorrhoeae</w:t>
      </w:r>
      <w:r w:rsidRPr="00CF5428">
        <w:rPr>
          <w:sz w:val="20"/>
          <w:szCs w:val="20"/>
          <w:lang w:val="en-GB"/>
        </w:rPr>
        <w:t xml:space="preserve"> predominantly emerges through sequential, unlinked structural mutations under distinct clinical selection pressures.</w:t>
      </w:r>
    </w:p>
    <w:p w14:paraId="511BF9F4" w14:textId="77777777" w:rsidR="000D65C5" w:rsidRPr="003A776C" w:rsidRDefault="000D65C5" w:rsidP="000D65C5">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3A776C">
        <w:rPr>
          <w:rFonts w:ascii="Times New Roman" w:eastAsia="Times New Roman" w:hAnsi="Times New Roman" w:cs="Times New Roman"/>
          <w:b/>
          <w:bCs/>
          <w:color w:val="000000" w:themeColor="text1"/>
          <w:kern w:val="0"/>
          <w:sz w:val="20"/>
          <w:szCs w:val="20"/>
          <w:lang w:val="en-GB"/>
          <w14:ligatures w14:val="none"/>
        </w:rPr>
        <w:t xml:space="preserve">Table 5: Model parameters </w:t>
      </w:r>
      <w:r w:rsidRPr="003A776C">
        <w:rPr>
          <w:rFonts w:ascii="Times New Roman" w:hAnsi="Times New Roman" w:cs="Times New Roman"/>
          <w:b/>
          <w:bCs/>
          <w:sz w:val="20"/>
          <w:szCs w:val="20"/>
          <w:lang w:val="en-GB"/>
        </w:rPr>
        <w:t>used in scenario analysis</w:t>
      </w:r>
      <w:r w:rsidRPr="003A776C">
        <w:rPr>
          <w:rFonts w:ascii="Times New Roman" w:eastAsia="Times New Roman" w:hAnsi="Times New Roman" w:cs="Times New Roman"/>
          <w:b/>
          <w:bCs/>
          <w:color w:val="000000" w:themeColor="text1"/>
          <w:kern w:val="0"/>
          <w:sz w:val="20"/>
          <w:szCs w:val="20"/>
          <w:lang w:val="en-GB"/>
          <w14:ligatures w14:val="none"/>
        </w:rPr>
        <w:t>.</w:t>
      </w:r>
    </w:p>
    <w:tbl>
      <w:tblPr>
        <w:tblStyle w:val="TableGrid"/>
        <w:tblW w:w="0" w:type="auto"/>
        <w:tblLayout w:type="fixed"/>
        <w:tblLook w:val="04A0" w:firstRow="1" w:lastRow="0" w:firstColumn="1" w:lastColumn="0" w:noHBand="0" w:noVBand="1"/>
      </w:tblPr>
      <w:tblGrid>
        <w:gridCol w:w="360"/>
        <w:gridCol w:w="6660"/>
        <w:gridCol w:w="990"/>
        <w:gridCol w:w="1016"/>
      </w:tblGrid>
      <w:tr w:rsidR="000D65C5" w:rsidRPr="00DA0D8F" w14:paraId="4EDC14BB" w14:textId="77777777" w:rsidTr="00774E89">
        <w:tc>
          <w:tcPr>
            <w:tcW w:w="360" w:type="dxa"/>
            <w:tcBorders>
              <w:top w:val="single" w:sz="4" w:space="0" w:color="auto"/>
              <w:bottom w:val="single" w:sz="4" w:space="0" w:color="auto"/>
            </w:tcBorders>
          </w:tcPr>
          <w:p w14:paraId="3950E7D6"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p>
        </w:tc>
        <w:tc>
          <w:tcPr>
            <w:tcW w:w="6660" w:type="dxa"/>
            <w:tcBorders>
              <w:top w:val="single" w:sz="4" w:space="0" w:color="auto"/>
              <w:bottom w:val="single" w:sz="4" w:space="0" w:color="auto"/>
            </w:tcBorders>
          </w:tcPr>
          <w:p w14:paraId="6FDAC4F8" w14:textId="77777777" w:rsidR="000D65C5" w:rsidRPr="00DA0D8F" w:rsidRDefault="000D65C5" w:rsidP="00774E89">
            <w:pPr>
              <w:spacing w:before="100" w:beforeAutospacing="1" w:after="100" w:afterAutospacing="1" w:line="276" w:lineRule="auto"/>
              <w:jc w:val="left"/>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Definition</w:t>
            </w:r>
          </w:p>
        </w:tc>
        <w:tc>
          <w:tcPr>
            <w:tcW w:w="990" w:type="dxa"/>
            <w:tcBorders>
              <w:top w:val="single" w:sz="4" w:space="0" w:color="auto"/>
              <w:bottom w:val="single" w:sz="4" w:space="0" w:color="auto"/>
            </w:tcBorders>
          </w:tcPr>
          <w:p w14:paraId="36C36231"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Value</w:t>
            </w:r>
          </w:p>
        </w:tc>
        <w:tc>
          <w:tcPr>
            <w:tcW w:w="1016" w:type="dxa"/>
            <w:tcBorders>
              <w:top w:val="single" w:sz="4" w:space="0" w:color="auto"/>
              <w:bottom w:val="single" w:sz="4" w:space="0" w:color="auto"/>
            </w:tcBorders>
          </w:tcPr>
          <w:p w14:paraId="009AD4A3"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Source</w:t>
            </w:r>
          </w:p>
        </w:tc>
      </w:tr>
      <w:tr w:rsidR="000D65C5" w:rsidRPr="00DA0D8F" w14:paraId="153696B7" w14:textId="77777777" w:rsidTr="00774E89">
        <w:tc>
          <w:tcPr>
            <w:tcW w:w="360" w:type="dxa"/>
          </w:tcPr>
          <w:p w14:paraId="6C142785"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d</m:t>
                    </m:r>
                  </m:sub>
                </m:sSub>
              </m:oMath>
            </m:oMathPara>
          </w:p>
        </w:tc>
        <w:tc>
          <w:tcPr>
            <w:tcW w:w="6660" w:type="dxa"/>
          </w:tcPr>
          <w:p w14:paraId="5C3CF999"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Doxy-PEP efficacy against gonorrhoea infection</w:t>
            </w:r>
          </w:p>
        </w:tc>
        <w:tc>
          <w:tcPr>
            <w:tcW w:w="990" w:type="dxa"/>
          </w:tcPr>
          <w:p w14:paraId="2A404C28"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55%</w:t>
            </w:r>
          </w:p>
        </w:tc>
        <w:tc>
          <w:tcPr>
            <w:tcW w:w="1016" w:type="dxa"/>
          </w:tcPr>
          <w:p w14:paraId="7FB671BF" w14:textId="3D5205D8"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{"citationID":"3y0GjOeE","properties":{"unsorted":false,"formattedCitation":"[17], [18]","plainCitation":"[17], [18]","noteIndex":0},"citationItems":[{"id":40,"uris":["http://zotero.org/users/9663344/items/67UZENQG","http://zotero.org/users/9663344/items/HANL8X6F"],"itemData":{"id":40,"type":"article-journal","abstract":"BACKGROUND: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Team"}],"issued":{"date-parts":[["2023",4,6]]}}},{"id":487,"uris":["http://zotero.org/users/9663344/items/BRQPGY5G"],"itemData":{"id":487,"type":"article-journal","abstract":"Objectives\nTo investigate the effects of doxycycline pre- and post-exposure prophylaxis (doxy-PrEP/PEP) on bacterial sexually transmitted infections (STIs) by conducting a systematic review and meta-analysis.\nMethods\nPubMed, Embase, and CENTRAL were searched for randomized controlled trials (RCTs), including ongoing studies published until November 7, 2023. Our primary endpoint was the incidence of bacterial STIs measured as the number of visits with an STI per total number of visits. Random-effects model was used to estimate pooled effect sizes. The study was registered with PROSPERO, CRD42023478486.\nResults\nWe identified six eligible studies containing data from seven articles and four conference abstracts, enrolling men who have sex with men (MSM), transgender women (TGW), and cisgender women (CGW). The pooled analysis of 1,766 participants with 602 newly diagnosed STIs showed a 56% decrease in the overall STI incidence using doxy-PrEP/PEP (RR = 0.44; 95% CI: 0.30-0.65; I2 = 73%). For doxy-PEP, including MSM and TGW only, the RR observed for overall STI incidence was 0.40 (95% CI: 0.28-0.57; I² = 37%), 0.19 (95% CI: 0.08-0.44; I² = 39%) for chlamydia, 0.23 (0.14-0.36; I² = 0%) for syphilis and 0.55 (95% CI: 0.34-0.87; I² = 41%) for gonorrhea. No serious adverse events were reported in the studies. The certainty of evidence regarding the efficacy of doxy-PEP among MSM and TGW was graded as high.\nConclusion\nDoxy-PEP significantly reduces the number of new cases of chlamydia and syphilis and is potentially effective against gonorrhea, influenced by local resistance patterns. Thus, it is a promising tool in the prevention of bacterial STIs among MSM and TGW.","container-title":"International Journal of Infectious Diseases","DOI":"10.1016/j.ijid.2024.107186","ISSN":"1201-9712","journalAbbreviation":"International Journal of Infectious Diseases","page":"107186","source":"ScienceDirect","title":"Doxycycline prophylaxis for the prevention of sexually transmitted infections: A systematic review and meta-analysis of randomized controlled trials","title-short":"Doxycycline prophylaxis for the prevention of sexually transmitted infections","volume":"147","author":[{"family":"Szondy","given":"István"},{"family":"Meznerics","given":"Fanni Adél"},{"family":"Lőrincz","given":"Kende"},{"family":"Kemény","given":"Lajos Vince"},{"family":"Walter","given":"Anna"},{"family":"Mohammed","given":"Alzahra Ahmed"},{"family":"Hegyi","given":"Péter"},{"family":"Kiss","given":"Norbert"},{"family":"Bánvölgyi","given":"András"}],"issued":{"date-parts":[["2024",10,1]]}}}],"schema":"https://github.com/citation-style-language/schema/raw/master/csl-citation.json"}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[17], [18]</w:t>
            </w:r>
            <w:r w:rsidRPr="00DA0D8F">
              <w:rPr>
                <w:rFonts w:eastAsia="Times New Roman" w:cs="Times New Roman"/>
                <w:color w:val="000000" w:themeColor="text1"/>
                <w:kern w:val="0"/>
                <w:szCs w:val="20"/>
                <w:lang w:val="en-GB"/>
                <w14:ligatures w14:val="none"/>
              </w:rPr>
              <w:fldChar w:fldCharType="end"/>
            </w:r>
          </w:p>
        </w:tc>
      </w:tr>
      <w:tr w:rsidR="000D65C5" w:rsidRPr="00DA0D8F" w14:paraId="3F57277C" w14:textId="77777777" w:rsidTr="00774E89">
        <w:tc>
          <w:tcPr>
            <w:tcW w:w="360" w:type="dxa"/>
          </w:tcPr>
          <w:p w14:paraId="6A40945D"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e</m:t>
                    </m:r>
                  </m:e>
                  <m:sub>
                    <m:r>
                      <w:rPr>
                        <w:rFonts w:ascii="Cambria Math" w:eastAsia="Times New Roman" w:hAnsi="Cambria Math" w:cs="Times New Roman"/>
                        <w:color w:val="000000" w:themeColor="text1"/>
                        <w:kern w:val="0"/>
                        <w:szCs w:val="20"/>
                        <w:lang w:val="en-GB"/>
                        <w14:ligatures w14:val="none"/>
                      </w:rPr>
                      <m:t>v</m:t>
                    </m:r>
                  </m:sub>
                </m:sSub>
              </m:oMath>
            </m:oMathPara>
          </w:p>
        </w:tc>
        <w:tc>
          <w:tcPr>
            <w:tcW w:w="6660" w:type="dxa"/>
          </w:tcPr>
          <w:p w14:paraId="4A88A23B"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50" w:name="_Hlk212667815"/>
            <w:r>
              <w:rPr>
                <w:rFonts w:eastAsia="Times New Roman" w:cs="Times New Roman"/>
                <w:color w:val="000000" w:themeColor="text1"/>
                <w:kern w:val="0"/>
                <w:szCs w:val="20"/>
                <w:lang w:val="en-GB"/>
                <w14:ligatures w14:val="none"/>
              </w:rPr>
              <w:t>Vaccination</w:t>
            </w:r>
            <w:r w:rsidRPr="00DA0D8F">
              <w:rPr>
                <w:rFonts w:eastAsia="Times New Roman" w:cs="Times New Roman"/>
                <w:color w:val="000000" w:themeColor="text1"/>
                <w:kern w:val="0"/>
                <w:szCs w:val="20"/>
                <w:lang w:val="en-GB"/>
                <w14:ligatures w14:val="none"/>
              </w:rPr>
              <w:t xml:space="preserve"> efficacy against gonorrhoea infection</w:t>
            </w:r>
            <w:bookmarkEnd w:id="50"/>
          </w:p>
        </w:tc>
        <w:tc>
          <w:tcPr>
            <w:tcW w:w="990" w:type="dxa"/>
          </w:tcPr>
          <w:p w14:paraId="76C4813B"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40%</w:t>
            </w:r>
          </w:p>
        </w:tc>
        <w:tc>
          <w:tcPr>
            <w:tcW w:w="1016" w:type="dxa"/>
          </w:tcPr>
          <w:p w14:paraId="6B9E9F6E" w14:textId="464760ED"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{"citationID":"5t9v32uY","properties":{"formattedCitation":"[19]","plainCitation":"[19]","noteIndex":0},"citationItems":[{"id":409,"uris":["http://zotero.org/users/9663344/items/S8TLUVMP"],"itemData":{"id":409,"type":"article-journal","container-title":"The Lancet Infectious Diseases","DOI":"10.1016/S1473-3099(24)00031-8","ISSN":"1473-3099, 1474-4457","issue":"9","journalAbbreviation":"The Lancet Infectious Diseases","language":"English","page":"e576-e583","PMID":"38521080","publisher":"Elsevier","source":"www.thelancet.com","title":"Use of a meningococcal group B vaccine (4CMenB) in populations at high risk of gonorrhoea in the UK","volume":"24","author":[{"family":"Ladhani","given":"Shamez N."},{"family":"White","given":"Peter J."},{"family":"Campbell","given":"Helen"},{"family":"Mandal","given":"Sema"},{"family":"Borrow","given":"Ray"},{"family":"Andrews","given":"Nick"},{"family":"Bhopal","given":"Sunil"},{"family":"Saunders","given":"John"},{"family":"Mohammed","given":"Hamish"},{"family":"Drisdale-Gordon","given":"Lana"},{"family":"Callan","given":"Emma"},{"family":"Sinka","given":"Katy"},{"family":"Folkard","given":"Kate"},{"family":"Fifer","given":"Helen"},{"family":"Ramsay","given":"Mary E."}],"issued":{"date-parts":[["2024",9,1]]}}}],"schema":"https://github.com/citation-style-language/schema/raw/master/csl-citation.json"}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[19]</w:t>
            </w:r>
            <w:r w:rsidRPr="00DA0D8F">
              <w:rPr>
                <w:rFonts w:eastAsia="Times New Roman" w:cs="Times New Roman"/>
                <w:color w:val="000000" w:themeColor="text1"/>
                <w:kern w:val="0"/>
                <w:szCs w:val="20"/>
                <w:lang w:val="en-GB"/>
                <w14:ligatures w14:val="none"/>
              </w:rPr>
              <w:fldChar w:fldCharType="end"/>
            </w:r>
          </w:p>
        </w:tc>
      </w:tr>
      <w:tr w:rsidR="000D65C5" w:rsidRPr="00DA0D8F" w14:paraId="547687D2" w14:textId="77777777" w:rsidTr="00774E89">
        <w:tc>
          <w:tcPr>
            <w:tcW w:w="360" w:type="dxa"/>
          </w:tcPr>
          <w:p w14:paraId="0D92A8E0" w14:textId="77777777" w:rsidR="000D65C5" w:rsidRPr="00DA0D8F" w:rsidRDefault="00000000" w:rsidP="00774E89">
            <w:pPr>
              <w:spacing w:before="100" w:beforeAutospacing="1" w:after="100" w:afterAutospacing="1" w:line="276" w:lineRule="auto"/>
              <w:rPr>
                <w:rFonts w:ascii="Aptos" w:eastAsia="DengXian" w:hAnsi="Aptos" w:cs="Times New Roman"/>
                <w:iCs/>
                <w:color w:val="000000" w:themeColor="text1"/>
                <w:kern w:val="0"/>
                <w:szCs w:val="20"/>
                <w:lang w:val="en-GB"/>
                <w14:ligatures w14:val="none"/>
              </w:rPr>
            </w:pPr>
            <m:oMathPara>
              <m:oMath>
                <m:sSub>
                  <m:sSubPr>
                    <m:ctrlPr>
                      <w:rPr>
                        <w:rFonts w:ascii="Cambria Math" w:eastAsia="DengXian" w:hAnsi="Cambria Math" w:cs="Times New Roman"/>
                        <w:i/>
                        <w:iCs/>
                        <w:color w:val="000000" w:themeColor="text1"/>
                        <w:kern w:val="0"/>
                        <w:szCs w:val="20"/>
                        <w:lang w:val="en-GB"/>
                        <w14:ligatures w14:val="none"/>
                      </w:rPr>
                    </m:ctrlPr>
                  </m:sSubPr>
                  <m:e>
                    <m:r>
                      <w:rPr>
                        <w:rFonts w:ascii="Cambria Math" w:eastAsia="DengXian" w:hAnsi="Cambria Math" w:cs="Times New Roman"/>
                        <w:color w:val="000000" w:themeColor="text1"/>
                        <w:kern w:val="0"/>
                        <w:szCs w:val="20"/>
                        <w:lang w:val="en-GB"/>
                        <w14:ligatures w14:val="none"/>
                      </w:rPr>
                      <m:t>e</m:t>
                    </m:r>
                  </m:e>
                  <m:sub>
                    <m:r>
                      <w:rPr>
                        <w:rFonts w:ascii="Cambria Math" w:eastAsia="DengXian" w:hAnsi="Cambria Math" w:cs="Times New Roman"/>
                        <w:color w:val="000000" w:themeColor="text1"/>
                        <w:kern w:val="0"/>
                        <w:szCs w:val="20"/>
                        <w:lang w:val="en-GB"/>
                        <w14:ligatures w14:val="none"/>
                      </w:rPr>
                      <m:t>vd</m:t>
                    </m:r>
                  </m:sub>
                </m:sSub>
              </m:oMath>
            </m:oMathPara>
          </w:p>
        </w:tc>
        <w:tc>
          <w:tcPr>
            <w:tcW w:w="6660" w:type="dxa"/>
          </w:tcPr>
          <w:p w14:paraId="4E655145"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Combined efficacy of doxy-PEP and </w:t>
            </w:r>
            <w:r>
              <w:rPr>
                <w:rFonts w:eastAsia="Times New Roman" w:cs="Times New Roman"/>
                <w:color w:val="000000" w:themeColor="text1"/>
                <w:kern w:val="0"/>
                <w:szCs w:val="20"/>
                <w:lang w:val="en-GB"/>
                <w14:ligatures w14:val="none"/>
              </w:rPr>
              <w:t>vaccination</w:t>
            </w:r>
            <w:r w:rsidRPr="00DA0D8F">
              <w:rPr>
                <w:rFonts w:eastAsia="Times New Roman" w:cs="Times New Roman"/>
                <w:color w:val="000000" w:themeColor="text1"/>
                <w:kern w:val="0"/>
                <w:szCs w:val="20"/>
                <w:lang w:val="en-GB"/>
                <w14:ligatures w14:val="none"/>
              </w:rPr>
              <w:t xml:space="preserve"> against gonorrhoea infection</w:t>
            </w:r>
          </w:p>
        </w:tc>
        <w:tc>
          <w:tcPr>
            <w:tcW w:w="990" w:type="dxa"/>
          </w:tcPr>
          <w:p w14:paraId="1FEBB13D"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73%</w:t>
            </w:r>
            <w:r w:rsidRPr="00DA0D8F">
              <w:rPr>
                <w:rStyle w:val="FootnoteReference"/>
                <w:rFonts w:eastAsia="Times New Roman" w:cs="Times New Roman"/>
                <w:color w:val="000000" w:themeColor="text1"/>
                <w:kern w:val="0"/>
                <w:szCs w:val="20"/>
                <w:lang w:val="en-GB"/>
                <w14:ligatures w14:val="none"/>
              </w:rPr>
              <w:footnoteReference w:id="5"/>
            </w:r>
          </w:p>
        </w:tc>
        <w:tc>
          <w:tcPr>
            <w:tcW w:w="1016" w:type="dxa"/>
          </w:tcPr>
          <w:p w14:paraId="2FFB3D97"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0D65C5" w:rsidRPr="00DA0D8F" w14:paraId="6FCAFF98" w14:textId="77777777" w:rsidTr="00774E89">
        <w:tc>
          <w:tcPr>
            <w:tcW w:w="360" w:type="dxa"/>
          </w:tcPr>
          <w:p w14:paraId="62456571"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d</m:t>
                    </m:r>
                  </m:sub>
                </m:sSub>
              </m:oMath>
            </m:oMathPara>
          </w:p>
        </w:tc>
        <w:tc>
          <w:tcPr>
            <w:tcW w:w="6660" w:type="dxa"/>
          </w:tcPr>
          <w:p w14:paraId="1B519E4F"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Uptake of doxy-PEP for syphilis</w:t>
            </w:r>
          </w:p>
        </w:tc>
        <w:tc>
          <w:tcPr>
            <w:tcW w:w="990" w:type="dxa"/>
          </w:tcPr>
          <w:p w14:paraId="2532F2A6"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0-100%</w:t>
            </w:r>
          </w:p>
        </w:tc>
        <w:tc>
          <w:tcPr>
            <w:tcW w:w="1016" w:type="dxa"/>
          </w:tcPr>
          <w:p w14:paraId="2E939BC1"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0D65C5" w:rsidRPr="00DA0D8F" w14:paraId="1B0D5EC4" w14:textId="77777777" w:rsidTr="00774E89">
        <w:tc>
          <w:tcPr>
            <w:tcW w:w="360" w:type="dxa"/>
          </w:tcPr>
          <w:p w14:paraId="59BC6B2B"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p</m:t>
                    </m:r>
                  </m:e>
                  <m:sub>
                    <m:r>
                      <w:rPr>
                        <w:rFonts w:ascii="Cambria Math" w:eastAsia="Times New Roman" w:hAnsi="Cambria Math" w:cs="Times New Roman"/>
                        <w:color w:val="000000" w:themeColor="text1"/>
                        <w:kern w:val="0"/>
                        <w:szCs w:val="20"/>
                        <w:lang w:val="en-GB"/>
                        <w14:ligatures w14:val="none"/>
                      </w:rPr>
                      <m:t>v</m:t>
                    </m:r>
                  </m:sub>
                </m:sSub>
              </m:oMath>
            </m:oMathPara>
          </w:p>
        </w:tc>
        <w:tc>
          <w:tcPr>
            <w:tcW w:w="6660" w:type="dxa"/>
          </w:tcPr>
          <w:p w14:paraId="2C6841B0"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 xml:space="preserve">Uptake of </w:t>
            </w:r>
            <w:r>
              <w:rPr>
                <w:rFonts w:eastAsia="Times New Roman" w:cs="Times New Roman"/>
                <w:color w:val="000000" w:themeColor="text1"/>
                <w:kern w:val="0"/>
                <w:szCs w:val="20"/>
                <w:lang w:val="en-GB"/>
                <w14:ligatures w14:val="none"/>
              </w:rPr>
              <w:t>vaccination</w:t>
            </w:r>
            <w:r w:rsidRPr="00DA0D8F">
              <w:rPr>
                <w:rFonts w:eastAsia="Times New Roman" w:cs="Times New Roman"/>
                <w:color w:val="000000" w:themeColor="text1"/>
                <w:kern w:val="0"/>
                <w:szCs w:val="20"/>
                <w:lang w:val="en-GB"/>
                <w14:ligatures w14:val="none"/>
              </w:rPr>
              <w:t xml:space="preserve"> for gonorrhoea</w:t>
            </w:r>
          </w:p>
        </w:tc>
        <w:tc>
          <w:tcPr>
            <w:tcW w:w="990" w:type="dxa"/>
          </w:tcPr>
          <w:p w14:paraId="36ACDA73"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0-100%</w:t>
            </w:r>
          </w:p>
        </w:tc>
        <w:tc>
          <w:tcPr>
            <w:tcW w:w="1016" w:type="dxa"/>
          </w:tcPr>
          <w:p w14:paraId="20453BA1"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w:t>
            </w:r>
          </w:p>
        </w:tc>
      </w:tr>
      <w:tr w:rsidR="000D65C5" w:rsidRPr="00DA0D8F" w14:paraId="4CE82DD5" w14:textId="77777777" w:rsidTr="00774E89">
        <w:tc>
          <w:tcPr>
            <w:tcW w:w="360" w:type="dxa"/>
          </w:tcPr>
          <w:p w14:paraId="6AF93F6C"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n</m:t>
                    </m:r>
                  </m:sub>
                </m:sSub>
              </m:oMath>
            </m:oMathPara>
          </w:p>
        </w:tc>
        <w:tc>
          <w:tcPr>
            <w:tcW w:w="6660" w:type="dxa"/>
          </w:tcPr>
          <w:p w14:paraId="7702F13E"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Discontinuation rate of doxy-PEP for syphilis</w:t>
            </w:r>
          </w:p>
        </w:tc>
        <w:tc>
          <w:tcPr>
            <w:tcW w:w="990" w:type="dxa"/>
          </w:tcPr>
          <w:p w14:paraId="46EDBDA7"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0.362</w:t>
            </w:r>
          </w:p>
        </w:tc>
        <w:tc>
          <w:tcPr>
            <w:tcW w:w="1016" w:type="dxa"/>
          </w:tcPr>
          <w:p w14:paraId="29917953" w14:textId="45EECD30"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{"citationID":"vZC2KeRk","properties":{"formattedCitation":"[20]","plainCitation":"[20]","noteIndex":0},"citationItems":[{"id":151,"uris":["http://zotero.org/users/9663344/items/MXEW8URU"],"itemData":{"id":151,"type":"article-journal","abstract":"Background Poor adherence to oral HIV pre-exposure prophylaxis (PrEP) diminishes its clinical and public health benefits. This study synthesises evidence regarding discontinuation, adherence, and reinitiation of PrEP among geographically diverse PrEP users.","container-title":"The Lancet HIV","DOI":"10.1016/S2352-3018(22)00030-3","ISSN":"23523018","issue":"4","journalAbbreviation":"The Lancet HIV","language":"en","page":"e254-e268","source":"DOI.org (Crossref)","title":"Discontinuation, suboptimal adherence, and reinitiation of oral HIV pre-exposure prophylaxis: a global systematic review and meta-analysis","title-short":"Discontinuation, suboptimal adherence, and reinitiation of oral HIV pre-exposure prophylaxis","volume":"9","author":[{"family":"Zhang","given":"Jing"},{"family":"Li","given":"Chunyan"},{"family":"Xu","given":"Junjie"},{"family":"Hu","given":"Zhili"},{"family":"Rutstein","given":"Sarah E"},{"family":"Tucker","given":"Joseph D"},{"family":"Ong","given":"Jason J"},{"family":"Jiang","given":"Yongjun"},{"family":"Geng","given":"Wenqing"},{"family":"Wright","given":"Sarah T"},{"family":"Cohen","given":"Myron S"},{"family":"Shang","given":"Hong"},{"family":"Tang","given":"Weiming"}],"issued":{"date-parts":[["2022",4]]}}}],"schema":"https://github.com/citation-style-language/schema/raw/master/csl-citation.json"}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[20]</w:t>
            </w:r>
            <w:r w:rsidRPr="00DA0D8F">
              <w:rPr>
                <w:rFonts w:eastAsia="Times New Roman" w:cs="Times New Roman"/>
                <w:color w:val="000000" w:themeColor="text1"/>
                <w:kern w:val="0"/>
                <w:szCs w:val="20"/>
                <w:lang w:val="en-GB"/>
                <w14:ligatures w14:val="none"/>
              </w:rPr>
              <w:fldChar w:fldCharType="end"/>
            </w:r>
          </w:p>
        </w:tc>
      </w:tr>
      <w:tr w:rsidR="000D65C5" w:rsidRPr="00DA0D8F" w14:paraId="2D3D6CE0" w14:textId="77777777" w:rsidTr="00774E89">
        <w:tc>
          <w:tcPr>
            <w:tcW w:w="360" w:type="dxa"/>
          </w:tcPr>
          <w:p w14:paraId="02332591" w14:textId="77777777" w:rsidR="000D65C5" w:rsidRPr="00DA0D8F" w:rsidRDefault="00000000" w:rsidP="00774E89">
            <w:pPr>
              <w:spacing w:before="100" w:beforeAutospacing="1" w:after="100" w:afterAutospacing="1" w:line="276" w:lineRule="auto"/>
              <w:rPr>
                <w:rFonts w:ascii="Aptos" w:eastAsia="Times New Roman" w:hAnsi="Aptos" w:cs="Times New Roman"/>
                <w:i/>
                <w:iCs/>
                <w:color w:val="000000" w:themeColor="text1"/>
                <w:kern w:val="0"/>
                <w:szCs w:val="20"/>
                <w:lang w:val="en-GB"/>
                <w14:ligatures w14:val="none"/>
              </w:rPr>
            </w:pPr>
            <m:oMathPara>
              <m:oMath>
                <m:sSub>
                  <m:sSubPr>
                    <m:ctrlPr>
                      <w:rPr>
                        <w:rFonts w:ascii="Cambria Math" w:eastAsia="Times New Roman" w:hAnsi="Cambria Math" w:cs="Times New Roman"/>
                        <w:i/>
                        <w:iCs/>
                        <w:color w:val="000000" w:themeColor="text1"/>
                        <w:kern w:val="0"/>
                        <w:szCs w:val="20"/>
                        <w:lang w:val="en-GB"/>
                        <w14:ligatures w14:val="none"/>
                      </w:rPr>
                    </m:ctrlPr>
                  </m:sSubPr>
                  <m:e>
                    <m:r>
                      <w:rPr>
                        <w:rFonts w:ascii="Cambria Math" w:eastAsia="Times New Roman" w:hAnsi="Cambria Math" w:cs="Times New Roman"/>
                        <w:color w:val="000000" w:themeColor="text1"/>
                        <w:kern w:val="0"/>
                        <w:szCs w:val="20"/>
                        <w:lang w:val="en-GB"/>
                        <w14:ligatures w14:val="none"/>
                      </w:rPr>
                      <m:t>ξ</m:t>
                    </m:r>
                  </m:e>
                  <m:sub>
                    <m:r>
                      <w:rPr>
                        <w:rFonts w:ascii="Cambria Math" w:eastAsia="Times New Roman" w:hAnsi="Cambria Math" w:cs="Times New Roman"/>
                        <w:color w:val="000000" w:themeColor="text1"/>
                        <w:kern w:val="0"/>
                        <w:szCs w:val="20"/>
                        <w:lang w:val="en-GB"/>
                        <w14:ligatures w14:val="none"/>
                      </w:rPr>
                      <m:t>d</m:t>
                    </m:r>
                  </m:sub>
                </m:sSub>
              </m:oMath>
            </m:oMathPara>
          </w:p>
        </w:tc>
        <w:tc>
          <w:tcPr>
            <w:tcW w:w="6660" w:type="dxa"/>
          </w:tcPr>
          <w:p w14:paraId="7F34CF57" w14:textId="77777777" w:rsidR="000D65C5" w:rsidRPr="00DA0D8F" w:rsidRDefault="000D65C5" w:rsidP="00774E89">
            <w:pPr>
              <w:spacing w:before="100" w:beforeAutospacing="1" w:after="100" w:afterAutospacing="1" w:line="276" w:lineRule="auto"/>
              <w:jc w:val="both"/>
              <w:rPr>
                <w:rFonts w:eastAsia="Times New Roman" w:cs="Times New Roman"/>
                <w:color w:val="000000" w:themeColor="text1"/>
                <w:kern w:val="0"/>
                <w:szCs w:val="20"/>
                <w:lang w:val="en-GB"/>
                <w14:ligatures w14:val="none"/>
              </w:rPr>
            </w:pPr>
            <w:bookmarkStart w:id="51" w:name="_Hlk212668069"/>
            <w:r w:rsidRPr="00DA0D8F">
              <w:rPr>
                <w:rFonts w:eastAsia="Times New Roman" w:cs="Times New Roman"/>
                <w:color w:val="000000" w:themeColor="text1"/>
                <w:kern w:val="0"/>
                <w:szCs w:val="20"/>
                <w:lang w:val="en-GB"/>
                <w14:ligatures w14:val="none"/>
              </w:rPr>
              <w:t xml:space="preserve">Waning rate of </w:t>
            </w:r>
            <w:r>
              <w:rPr>
                <w:rFonts w:eastAsia="Times New Roman" w:cs="Times New Roman"/>
                <w:color w:val="000000" w:themeColor="text1"/>
                <w:kern w:val="0"/>
                <w:szCs w:val="20"/>
                <w:lang w:val="en-GB"/>
                <w14:ligatures w14:val="none"/>
              </w:rPr>
              <w:t>vaccination</w:t>
            </w:r>
            <w:bookmarkEnd w:id="51"/>
          </w:p>
        </w:tc>
        <w:tc>
          <w:tcPr>
            <w:tcW w:w="990" w:type="dxa"/>
          </w:tcPr>
          <w:p w14:paraId="28032822" w14:textId="77777777"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t>0.20</w:t>
            </w:r>
            <w:r w:rsidRPr="00DA0D8F">
              <w:rPr>
                <w:rStyle w:val="FootnoteReference"/>
                <w:rFonts w:eastAsia="Times New Roman" w:cs="Times New Roman"/>
                <w:color w:val="000000" w:themeColor="text1"/>
                <w:kern w:val="0"/>
                <w:szCs w:val="20"/>
                <w:lang w:val="en-GB"/>
                <w14:ligatures w14:val="none"/>
              </w:rPr>
              <w:footnoteReference w:id="6"/>
            </w:r>
          </w:p>
        </w:tc>
        <w:tc>
          <w:tcPr>
            <w:tcW w:w="1016" w:type="dxa"/>
          </w:tcPr>
          <w:p w14:paraId="1C275D92" w14:textId="6B0DE3F9" w:rsidR="000D65C5" w:rsidRPr="00DA0D8F" w:rsidRDefault="000D65C5" w:rsidP="00774E89">
            <w:pPr>
              <w:spacing w:before="100" w:beforeAutospacing="1" w:after="100" w:afterAutospacing="1" w:line="276" w:lineRule="auto"/>
              <w:rPr>
                <w:rFonts w:eastAsia="Times New Roman" w:cs="Times New Roman"/>
                <w:color w:val="000000" w:themeColor="text1"/>
                <w:kern w:val="0"/>
                <w:szCs w:val="20"/>
                <w:lang w:val="en-GB"/>
                <w14:ligatures w14:val="none"/>
              </w:rPr>
            </w:pPr>
            <w:r w:rsidRPr="00DA0D8F">
              <w:rPr>
                <w:rFonts w:eastAsia="Times New Roman" w:cs="Times New Roman"/>
                <w:color w:val="000000" w:themeColor="text1"/>
                <w:kern w:val="0"/>
                <w:szCs w:val="20"/>
                <w:lang w:val="en-GB"/>
                <w14:ligatures w14:val="none"/>
              </w:rPr>
              <w:fldChar w:fldCharType="begin"/>
            </w:r>
            <w:r w:rsidR="00B90A2B">
              <w:rPr>
                <w:rFonts w:eastAsia="Times New Roman" w:cs="Times New Roman"/>
                <w:color w:val="000000" w:themeColor="text1"/>
                <w:kern w:val="0"/>
                <w:szCs w:val="20"/>
                <w:lang w:val="en-GB"/>
                <w14:ligatures w14:val="none"/>
              </w:rPr>
              <w:instrText xml:space="preserve"> ADDIN ZOTERO_ITEM CSL_CITATION {"citationID":"5iIbOeWb","properties":{"unsorted":false,"formattedCitation":"[21], [22]","plainCitation":"[21], [22]","noteIndex":0},"citationItems":[{"id":464,"uris":["http://zotero.org/users/9663344/items/89SSBCG8"],"itemData":{"id":464,"type":"article-journal","abstract":"OBJECTIVES: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DA0D8F">
              <w:rPr>
                <w:rFonts w:eastAsia="Times New Roman" w:cs="Times New Roman"/>
                <w:color w:val="000000" w:themeColor="text1"/>
                <w:kern w:val="0"/>
                <w:szCs w:val="20"/>
                <w:lang w:val="en-GB"/>
                <w14:ligatures w14:val="none"/>
              </w:rPr>
              <w:fldChar w:fldCharType="separate"/>
            </w:r>
            <w:r w:rsidR="00B90A2B">
              <w:rPr>
                <w:rFonts w:eastAsia="Times New Roman" w:cs="Times New Roman"/>
                <w:color w:val="000000" w:themeColor="text1"/>
                <w:kern w:val="0"/>
                <w:szCs w:val="20"/>
                <w:lang w:val="en-GB"/>
                <w14:ligatures w14:val="none"/>
              </w:rPr>
              <w:t>[21], [22]</w:t>
            </w:r>
            <w:r w:rsidRPr="00DA0D8F">
              <w:rPr>
                <w:rFonts w:eastAsia="Times New Roman" w:cs="Times New Roman"/>
                <w:color w:val="000000" w:themeColor="text1"/>
                <w:kern w:val="0"/>
                <w:szCs w:val="20"/>
                <w:lang w:val="en-GB"/>
                <w14:ligatures w14:val="none"/>
              </w:rPr>
              <w:fldChar w:fldCharType="end"/>
            </w:r>
          </w:p>
        </w:tc>
      </w:tr>
    </w:tbl>
    <w:p w14:paraId="39941730" w14:textId="77777777" w:rsidR="000D65C5" w:rsidRDefault="000D65C5" w:rsidP="003B3837">
      <w:pPr>
        <w:pStyle w:val="NormalWeb"/>
        <w:spacing w:line="276" w:lineRule="auto"/>
        <w:jc w:val="both"/>
        <w:rPr>
          <w:color w:val="212121"/>
          <w:sz w:val="20"/>
          <w:szCs w:val="20"/>
          <w:lang w:val="en-GB"/>
        </w:rPr>
      </w:pPr>
    </w:p>
    <w:p w14:paraId="1FA9D34D" w14:textId="77777777" w:rsidR="000D65C5" w:rsidRDefault="000D65C5" w:rsidP="003B3837">
      <w:pPr>
        <w:pStyle w:val="NormalWeb"/>
        <w:spacing w:line="276" w:lineRule="auto"/>
        <w:jc w:val="both"/>
        <w:rPr>
          <w:color w:val="212121"/>
          <w:sz w:val="20"/>
          <w:szCs w:val="20"/>
          <w:lang w:val="en-GB"/>
        </w:rPr>
      </w:pPr>
    </w:p>
    <w:p w14:paraId="2FD053A5" w14:textId="0516AE0F" w:rsidR="000D65C5" w:rsidRPr="00DA0D8F" w:rsidRDefault="000D65C5" w:rsidP="003B3837">
      <w:pPr>
        <w:pStyle w:val="NormalWeb"/>
        <w:spacing w:line="276" w:lineRule="auto"/>
        <w:jc w:val="both"/>
        <w:rPr>
          <w:sz w:val="20"/>
          <w:szCs w:val="20"/>
          <w:lang w:val="en-GB"/>
        </w:rPr>
        <w:sectPr w:rsidR="000D65C5" w:rsidRPr="00DA0D8F" w:rsidSect="00DA0D8F">
          <w:pgSz w:w="11906" w:h="16838"/>
          <w:pgMar w:top="1440" w:right="1440" w:bottom="1440" w:left="1440" w:header="708" w:footer="708" w:gutter="0"/>
          <w:cols w:space="708"/>
          <w:docGrid w:linePitch="360"/>
        </w:sectPr>
      </w:pPr>
    </w:p>
    <w:p w14:paraId="2499838E" w14:textId="77777777" w:rsidR="007864C5" w:rsidRPr="00DA0D8F" w:rsidRDefault="007864C5" w:rsidP="003B3837">
      <w:pPr>
        <w:pStyle w:val="NormalWeb"/>
        <w:spacing w:line="276" w:lineRule="auto"/>
        <w:jc w:val="both"/>
        <w:rPr>
          <w:sz w:val="20"/>
          <w:szCs w:val="20"/>
          <w:lang w:val="en-GB"/>
        </w:rPr>
      </w:pPr>
    </w:p>
    <w:p w14:paraId="375D8DC4" w14:textId="70E0E845" w:rsidR="00D9401F" w:rsidRPr="00CF5428" w:rsidRDefault="00BF4DCA" w:rsidP="00D9401F">
      <w:pPr>
        <w:pStyle w:val="NormalWeb"/>
        <w:spacing w:line="276" w:lineRule="auto"/>
        <w:jc w:val="both"/>
        <w:rPr>
          <w:color w:val="000000" w:themeColor="text1"/>
          <w:sz w:val="20"/>
          <w:szCs w:val="20"/>
          <w:lang w:val="en-GB"/>
        </w:rPr>
      </w:pPr>
      <w:r w:rsidRPr="00DA0D8F">
        <w:rPr>
          <w:noProof/>
          <w:sz w:val="20"/>
          <w:szCs w:val="20"/>
          <w:lang w:val="en-GB"/>
          <w14:ligatures w14:val="standardContextual"/>
        </w:rPr>
        <w:drawing>
          <wp:inline distT="0" distB="0" distL="0" distR="0" wp14:anchorId="2BEF8111" wp14:editId="7982DA6F">
            <wp:extent cx="8863330" cy="3553460"/>
            <wp:effectExtent l="0" t="0" r="1270" b="0"/>
            <wp:docPr id="3380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246" name="Picture 33807246"/>
                    <pic:cNvPicPr/>
                  </pic:nvPicPr>
                  <pic:blipFill>
                    <a:blip r:embed="rId18"/>
                    <a:stretch>
                      <a:fillRect/>
                    </a:stretch>
                  </pic:blipFill>
                  <pic:spPr>
                    <a:xfrm>
                      <a:off x="0" y="0"/>
                      <a:ext cx="8863330" cy="3553460"/>
                    </a:xfrm>
                    <a:prstGeom prst="rect">
                      <a:avLst/>
                    </a:prstGeom>
                  </pic:spPr>
                </pic:pic>
              </a:graphicData>
            </a:graphic>
          </wp:inline>
        </w:drawing>
      </w:r>
      <w:r w:rsidR="007250C7" w:rsidRPr="007250C7">
        <w:rPr>
          <w:b/>
          <w:bCs/>
          <w:color w:val="000000" w:themeColor="text1"/>
          <w:sz w:val="20"/>
          <w:szCs w:val="20"/>
          <w:lang w:val="en-GB"/>
        </w:rPr>
        <w:t xml:space="preserve"> </w:t>
      </w:r>
      <w:r w:rsidR="007250C7" w:rsidRPr="00CF5428">
        <w:rPr>
          <w:b/>
          <w:bCs/>
          <w:color w:val="000000" w:themeColor="text1"/>
          <w:sz w:val="20"/>
          <w:szCs w:val="20"/>
          <w:lang w:val="en-GB"/>
        </w:rPr>
        <w:t xml:space="preserve">Fig. </w:t>
      </w:r>
      <w:r w:rsidR="007250C7">
        <w:rPr>
          <w:b/>
          <w:bCs/>
          <w:color w:val="000000" w:themeColor="text1"/>
          <w:sz w:val="20"/>
          <w:szCs w:val="20"/>
          <w:lang w:val="en-GB"/>
        </w:rPr>
        <w:t>4</w:t>
      </w:r>
      <w:r w:rsidR="007250C7" w:rsidRPr="00CF5428">
        <w:rPr>
          <w:b/>
          <w:bCs/>
          <w:color w:val="000000" w:themeColor="text1"/>
          <w:sz w:val="20"/>
          <w:szCs w:val="20"/>
          <w:lang w:val="en-GB"/>
        </w:rPr>
        <w:t xml:space="preserve">: </w:t>
      </w:r>
      <w:bookmarkStart w:id="52" w:name="OLE_LINK1"/>
      <w:r w:rsidR="00D9401F" w:rsidRPr="00CF5428">
        <w:rPr>
          <w:b/>
          <w:bCs/>
          <w:color w:val="000000" w:themeColor="text1"/>
          <w:sz w:val="20"/>
          <w:szCs w:val="20"/>
          <w:lang w:val="en-GB"/>
        </w:rPr>
        <w:t xml:space="preserve">Compartmental structure and transmission architecture of the strain-stratified </w:t>
      </w:r>
      <w:r w:rsidR="00D9401F" w:rsidRPr="00CF5428">
        <w:rPr>
          <w:b/>
          <w:bCs/>
          <w:i/>
          <w:iCs/>
          <w:color w:val="000000" w:themeColor="text1"/>
          <w:sz w:val="20"/>
          <w:szCs w:val="20"/>
          <w:lang w:val="en-GB"/>
        </w:rPr>
        <w:t>N. gonorrhoeae</w:t>
      </w:r>
      <w:r w:rsidR="00D9401F" w:rsidRPr="00CF5428">
        <w:rPr>
          <w:b/>
          <w:bCs/>
          <w:color w:val="000000" w:themeColor="text1"/>
          <w:sz w:val="20"/>
          <w:szCs w:val="20"/>
          <w:lang w:val="en-GB"/>
        </w:rPr>
        <w:t xml:space="preserve"> model under dual intervention pressures.</w:t>
      </w:r>
      <w:r w:rsidR="00D9401F" w:rsidRPr="00CF5428">
        <w:rPr>
          <w:color w:val="000000" w:themeColor="text1"/>
          <w:sz w:val="20"/>
          <w:szCs w:val="20"/>
          <w:lang w:val="en-GB"/>
        </w:rPr>
        <w:t xml:space="preserve"> The schematic illustrates the transmission dynamics and evolutionary pathways of </w:t>
      </w:r>
      <w:r w:rsidR="00D9401F" w:rsidRPr="00CF5428">
        <w:rPr>
          <w:i/>
          <w:iCs/>
          <w:color w:val="000000" w:themeColor="text1"/>
          <w:sz w:val="20"/>
          <w:szCs w:val="20"/>
          <w:lang w:val="en-GB"/>
        </w:rPr>
        <w:t>N. gonorrhoeae</w:t>
      </w:r>
      <w:r w:rsidR="00D9401F" w:rsidRPr="00CF5428">
        <w:rPr>
          <w:color w:val="000000" w:themeColor="text1"/>
          <w:sz w:val="20"/>
          <w:szCs w:val="20"/>
          <w:lang w:val="en-GB"/>
        </w:rPr>
        <w:t xml:space="preserve"> under targeted doxy-PEP and vaccination. The target MSM population is stratified into low-activity (orange) and high-activity (red) sexual behaviour classes. Both classes share identical internal compartmental structures but possess distinct partner-change and transmission transition rates; for visual clarity, only inter-compartmental flows for the high-activity cohort (upper layer) are explicitly plotted. Demographic churning 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D9401F" w:rsidRPr="00CF5428">
        <w:rPr>
          <w:color w:val="000000" w:themeColor="text1"/>
          <w:sz w:val="20"/>
          <w:szCs w:val="20"/>
          <w:lang w:val="en-GB"/>
        </w:rPr>
        <w:t>) within the non-intervention stratum (</w:t>
      </w:r>
      <m:oMath>
        <m:r>
          <w:rPr>
            <w:rFonts w:ascii="Cambria Math" w:hAnsi="Cambria Math"/>
            <w:color w:val="000000" w:themeColor="text1"/>
            <w:sz w:val="20"/>
            <w:szCs w:val="20"/>
            <w:lang w:val="en-GB"/>
          </w:rPr>
          <m:t>N</m:t>
        </m:r>
      </m:oMath>
      <w:r w:rsidR="00D9401F" w:rsidRPr="00CF5428">
        <w:rPr>
          <w:color w:val="000000" w:themeColor="text1"/>
          <w:sz w:val="20"/>
          <w:szCs w:val="20"/>
          <w:lang w:val="en-GB"/>
        </w:rPr>
        <w:t>)</w:t>
      </w:r>
      <w:r w:rsidR="00D9401F">
        <w:rPr>
          <w:color w:val="000000" w:themeColor="text1"/>
          <w:sz w:val="20"/>
          <w:szCs w:val="20"/>
          <w:lang w:val="en-GB"/>
        </w:rPr>
        <w:t xml:space="preserve"> at a rate </w:t>
      </w:r>
      <m:oMath>
        <m:r>
          <w:rPr>
            <w:rFonts w:ascii="Cambria Math" w:hAnsi="Cambria Math"/>
            <w:color w:val="000000" w:themeColor="text1"/>
            <w:sz w:val="20"/>
            <w:szCs w:val="20"/>
          </w:rPr>
          <m:t>α</m:t>
        </m:r>
      </m:oMath>
      <w:r w:rsidR="00D9401F" w:rsidRPr="00CF5428">
        <w:rPr>
          <w:color w:val="000000" w:themeColor="text1"/>
          <w:sz w:val="20"/>
          <w:szCs w:val="20"/>
          <w:lang w:val="en-GB"/>
        </w:rPr>
        <w:t>, balanced by a constant background attrition rate across all states due to aging or exit from the active network</w:t>
      </w:r>
      <w:r w:rsidR="00D9401F">
        <w:rPr>
          <w:color w:val="000000" w:themeColor="text1"/>
          <w:sz w:val="20"/>
          <w:szCs w:val="20"/>
          <w:lang w:val="en-GB"/>
        </w:rPr>
        <w:t xml:space="preserve"> at a rate </w:t>
      </w:r>
      <m:oMath>
        <m:r>
          <w:rPr>
            <w:rFonts w:ascii="Cambria Math" w:hAnsi="Cambria Math"/>
            <w:color w:val="000000" w:themeColor="text1"/>
            <w:sz w:val="20"/>
            <w:szCs w:val="20"/>
            <w:lang w:val="en-GB"/>
          </w:rPr>
          <m:t>1/</m:t>
        </m:r>
        <m:r>
          <w:rPr>
            <w:rFonts w:ascii="Cambria Math" w:hAnsi="Cambria Math"/>
            <w:color w:val="000000" w:themeColor="text1"/>
            <w:sz w:val="20"/>
            <w:szCs w:val="20"/>
          </w:rPr>
          <m:t>γ</m:t>
        </m:r>
      </m:oMath>
      <w:r w:rsidR="00D9401F" w:rsidRPr="00CF5428">
        <w:rPr>
          <w:color w:val="000000" w:themeColor="text1"/>
          <w:sz w:val="20"/>
          <w:szCs w:val="20"/>
          <w:lang w:val="en-GB"/>
        </w:rPr>
        <w:t>. The population is split into four distinct sub-populations based on coverage and uptake status: non-intervention (</w:t>
      </w:r>
      <m:oMath>
        <m:r>
          <w:rPr>
            <w:rFonts w:ascii="Cambria Math" w:hAnsi="Cambria Math"/>
            <w:color w:val="000000" w:themeColor="text1"/>
            <w:sz w:val="20"/>
            <w:szCs w:val="20"/>
            <w:lang w:val="en-GB"/>
          </w:rPr>
          <m:t>N</m:t>
        </m:r>
      </m:oMath>
      <w:r w:rsidR="00D9401F" w:rsidRPr="00CF5428">
        <w:rPr>
          <w:color w:val="000000" w:themeColor="text1"/>
          <w:sz w:val="20"/>
          <w:szCs w:val="20"/>
          <w:lang w:val="en-GB"/>
        </w:rPr>
        <w:t xml:space="preserve">), doxy-PEP </w:t>
      </w:r>
      <w:r w:rsidR="00D9401F">
        <w:rPr>
          <w:color w:val="000000" w:themeColor="text1"/>
          <w:sz w:val="20"/>
          <w:szCs w:val="20"/>
          <w:lang w:val="en-GB"/>
        </w:rPr>
        <w:t>standalone intervention</w:t>
      </w:r>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 xml:space="preserve">), vaccination </w:t>
      </w:r>
      <w:r w:rsidR="00D9401F">
        <w:rPr>
          <w:color w:val="000000" w:themeColor="text1"/>
          <w:sz w:val="20"/>
          <w:szCs w:val="20"/>
          <w:lang w:val="en-GB"/>
        </w:rPr>
        <w:t>standalone intervention</w:t>
      </w:r>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 and combined dual-interventions (</w:t>
      </w:r>
      <m:oMath>
        <m:r>
          <w:rPr>
            <w:rFonts w:ascii="Cambria Math" w:hAnsi="Cambria Math"/>
            <w:color w:val="000000" w:themeColor="text1"/>
            <w:sz w:val="20"/>
            <w:szCs w:val="20"/>
            <w:lang w:val="en-GB"/>
          </w:rPr>
          <m:t>M</m:t>
        </m:r>
      </m:oMath>
      <w:r w:rsidR="00D9401F" w:rsidRPr="00CF5428">
        <w:rPr>
          <w:color w:val="000000" w:themeColor="text1"/>
          <w:sz w:val="20"/>
          <w:szCs w:val="20"/>
          <w:lang w:val="en-GB"/>
        </w:rPr>
        <w:t>). Within each stratum (</w:t>
      </w:r>
      <m:oMath>
        <m:r>
          <w:rPr>
            <w:rFonts w:ascii="Cambria Math" w:hAnsi="Cambria Math"/>
            <w:color w:val="000000" w:themeColor="text1"/>
            <w:sz w:val="20"/>
            <w:szCs w:val="20"/>
          </w:rPr>
          <m:t>i∈</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N,D,V,M</m:t>
            </m:r>
          </m:e>
        </m:d>
      </m:oMath>
      <w:r w:rsidR="00D9401F" w:rsidRPr="00CF5428">
        <w:rPr>
          <w:color w:val="000000" w:themeColor="text1"/>
          <w:sz w:val="20"/>
          <w:szCs w:val="20"/>
          <w:lang w:val="en-GB"/>
        </w:rPr>
        <w:t>), clinical progression follows an extended Susceptible-Exposed-Infectious-</w:t>
      </w:r>
      <w:r w:rsidR="0083510B">
        <w:rPr>
          <w:color w:val="000000" w:themeColor="text1"/>
          <w:sz w:val="20"/>
          <w:szCs w:val="20"/>
          <w:lang w:val="en-GB"/>
        </w:rPr>
        <w:t>Treated</w:t>
      </w:r>
      <w:r w:rsidR="0083510B" w:rsidRPr="00CF5428">
        <w:rPr>
          <w:color w:val="000000" w:themeColor="text1"/>
          <w:sz w:val="20"/>
          <w:szCs w:val="20"/>
          <w:lang w:val="en-GB"/>
        </w:rPr>
        <w:t xml:space="preserve"> </w:t>
      </w:r>
      <w:r w:rsidR="00D9401F" w:rsidRPr="00CF5428">
        <w:rPr>
          <w:color w:val="000000" w:themeColor="text1"/>
          <w:sz w:val="20"/>
          <w:szCs w:val="20"/>
          <w:lang w:val="en-GB"/>
        </w:rPr>
        <w:t>framework: uninfected (</w:t>
      </w:r>
      <m:oMath>
        <m:r>
          <w:rPr>
            <w:rFonts w:ascii="Cambria Math" w:hAnsi="Cambria Math"/>
            <w:color w:val="000000" w:themeColor="text1"/>
            <w:sz w:val="20"/>
            <w:szCs w:val="20"/>
            <w:lang w:val="en-GB"/>
          </w:rPr>
          <m:t>U</m:t>
        </m:r>
      </m:oMath>
      <w:r w:rsidR="00D9401F"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00D9401F" w:rsidRPr="00CF5428">
        <w:rPr>
          <w:color w:val="000000" w:themeColor="text1"/>
          <w:sz w:val="20"/>
          <w:szCs w:val="20"/>
          <w:lang w:val="en-GB"/>
        </w:rPr>
        <w:t>)</w:t>
      </w:r>
      <w:r w:rsidR="00D9401F">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sidR="00D9401F">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00D9401F" w:rsidRPr="00CF5428">
        <w:rPr>
          <w:color w:val="000000" w:themeColor="text1"/>
          <w:sz w:val="20"/>
          <w:szCs w:val="20"/>
          <w:lang w:val="en-GB"/>
        </w:rPr>
        <w:t>, progressing subsequently to either asymptomatic (</w:t>
      </w:r>
      <m:oMath>
        <m:r>
          <w:rPr>
            <w:rFonts w:ascii="Cambria Math" w:hAnsi="Cambria Math"/>
            <w:color w:val="000000" w:themeColor="text1"/>
            <w:sz w:val="20"/>
            <w:szCs w:val="20"/>
            <w:lang w:val="en-GB"/>
          </w:rPr>
          <m:t>A</m:t>
        </m:r>
      </m:oMath>
      <w:r w:rsidR="00D9401F" w:rsidRPr="00CF5428">
        <w:rPr>
          <w:color w:val="000000" w:themeColor="text1"/>
          <w:sz w:val="20"/>
          <w:szCs w:val="20"/>
          <w:lang w:val="en-GB"/>
        </w:rPr>
        <w:t xml:space="preserve">) </w:t>
      </w:r>
      <w:r w:rsidR="00D9401F">
        <w:rPr>
          <w:color w:val="000000" w:themeColor="text1"/>
          <w:sz w:val="20"/>
          <w:szCs w:val="20"/>
          <w:lang w:val="en-GB"/>
        </w:rPr>
        <w:t xml:space="preserve">with a probability </w:t>
      </w:r>
      <m:oMath>
        <m:r>
          <w:rPr>
            <w:rFonts w:ascii="Cambria Math" w:hAnsi="Cambria Math"/>
            <w:color w:val="000000" w:themeColor="text1"/>
            <w:sz w:val="20"/>
            <w:szCs w:val="20"/>
          </w:rPr>
          <m:t>1-ψ</m:t>
        </m:r>
      </m:oMath>
      <w:r w:rsidR="00D9401F">
        <w:rPr>
          <w:color w:val="000000" w:themeColor="text1"/>
          <w:sz w:val="20"/>
          <w:szCs w:val="20"/>
        </w:rPr>
        <w:t xml:space="preserve"> </w:t>
      </w:r>
      <w:r w:rsidR="00D9401F"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00D9401F" w:rsidRPr="00CF5428">
        <w:rPr>
          <w:color w:val="000000" w:themeColor="text1"/>
          <w:sz w:val="20"/>
          <w:szCs w:val="20"/>
          <w:lang w:val="en-GB"/>
        </w:rPr>
        <w:t xml:space="preserve">) </w:t>
      </w:r>
      <w:r w:rsidR="00D9401F">
        <w:rPr>
          <w:color w:val="000000" w:themeColor="text1"/>
          <w:sz w:val="20"/>
          <w:szCs w:val="20"/>
          <w:lang w:val="en-GB"/>
        </w:rPr>
        <w:t xml:space="preserve">with a probability </w:t>
      </w:r>
      <m:oMath>
        <m:r>
          <w:rPr>
            <w:rFonts w:ascii="Cambria Math" w:hAnsi="Cambria Math"/>
            <w:color w:val="000000" w:themeColor="text1"/>
            <w:sz w:val="20"/>
            <w:szCs w:val="20"/>
          </w:rPr>
          <m:t>ψ</m:t>
        </m:r>
      </m:oMath>
      <w:r w:rsidR="00D9401F">
        <w:rPr>
          <w:color w:val="000000" w:themeColor="text1"/>
          <w:sz w:val="20"/>
          <w:szCs w:val="20"/>
        </w:rPr>
        <w:t xml:space="preserve"> </w:t>
      </w:r>
      <w:r w:rsidR="00D9401F" w:rsidRPr="00CF5428">
        <w:rPr>
          <w:color w:val="000000" w:themeColor="text1"/>
          <w:sz w:val="20"/>
          <w:szCs w:val="20"/>
          <w:lang w:val="en-GB"/>
        </w:rPr>
        <w:t>acute infectious states</w:t>
      </w:r>
      <w:r w:rsidR="00D9401F">
        <w:rPr>
          <w:color w:val="000000" w:themeColor="text1"/>
          <w:sz w:val="20"/>
          <w:szCs w:val="20"/>
          <w:lang w:val="en-GB"/>
        </w:rPr>
        <w:t xml:space="preserve"> at a rate </w:t>
      </w:r>
      <m:oMath>
        <m:r>
          <w:rPr>
            <w:rFonts w:ascii="Cambria Math" w:hAnsi="Cambria Math"/>
            <w:color w:val="000000" w:themeColor="text1"/>
            <w:sz w:val="20"/>
            <w:szCs w:val="20"/>
          </w:rPr>
          <m:t>σ</m:t>
        </m:r>
      </m:oMath>
      <w:r w:rsidR="00D9401F" w:rsidRPr="00CF5428">
        <w:rPr>
          <w:color w:val="000000" w:themeColor="text1"/>
          <w:sz w:val="20"/>
          <w:szCs w:val="20"/>
          <w:lang w:val="en-GB"/>
        </w:rPr>
        <w:t xml:space="preserve">. </w:t>
      </w:r>
      <w:r w:rsidR="00D9401F">
        <w:rPr>
          <w:color w:val="000000" w:themeColor="text1"/>
          <w:sz w:val="20"/>
          <w:szCs w:val="20"/>
          <w:lang w:val="en-GB"/>
        </w:rPr>
        <w:t>S</w:t>
      </w:r>
      <w:r w:rsidR="00D9401F" w:rsidRPr="00CF5428">
        <w:rPr>
          <w:color w:val="000000" w:themeColor="text1"/>
          <w:sz w:val="20"/>
          <w:szCs w:val="20"/>
          <w:lang w:val="en-GB"/>
        </w:rPr>
        <w:t xml:space="preserve">creened individuals </w:t>
      </w:r>
      <w:r w:rsidR="00D9401F">
        <w:rPr>
          <w:color w:val="000000" w:themeColor="text1"/>
          <w:sz w:val="20"/>
          <w:szCs w:val="20"/>
          <w:lang w:val="en-GB"/>
        </w:rPr>
        <w:t>(including both s</w:t>
      </w:r>
      <w:r w:rsidR="00D9401F" w:rsidRPr="00CF5428">
        <w:rPr>
          <w:color w:val="000000" w:themeColor="text1"/>
          <w:sz w:val="20"/>
          <w:szCs w:val="20"/>
          <w:lang w:val="en-GB"/>
        </w:rPr>
        <w:t xml:space="preserve">ymptomatic </w:t>
      </w:r>
      <w:r w:rsidR="00D9401F">
        <w:rPr>
          <w:color w:val="000000" w:themeColor="text1"/>
          <w:sz w:val="20"/>
          <w:szCs w:val="20"/>
          <w:lang w:val="en-GB"/>
        </w:rPr>
        <w:t xml:space="preserve">at a </w:t>
      </w:r>
      <w:r w:rsidR="00D9401F">
        <w:rPr>
          <w:color w:val="000000" w:themeColor="text1"/>
          <w:sz w:val="20"/>
          <w:szCs w:val="20"/>
          <w:lang w:val="en-GB"/>
        </w:rPr>
        <w:lastRenderedPageBreak/>
        <w:t xml:space="preserve">rate </w:t>
      </w:r>
      <m:oMath>
        <m:r>
          <w:rPr>
            <w:rFonts w:ascii="Cambria Math" w:hAnsi="Cambria Math"/>
            <w:color w:val="000000" w:themeColor="text1"/>
            <w:sz w:val="20"/>
            <w:szCs w:val="20"/>
          </w:rPr>
          <m:t>μ</m:t>
        </m:r>
      </m:oMath>
      <w:r w:rsidR="00D9401F">
        <w:rPr>
          <w:color w:val="000000" w:themeColor="text1"/>
          <w:sz w:val="20"/>
          <w:szCs w:val="20"/>
        </w:rPr>
        <w:t xml:space="preserve"> </w:t>
      </w:r>
      <w:r w:rsidR="00D9401F">
        <w:rPr>
          <w:color w:val="000000" w:themeColor="text1"/>
          <w:sz w:val="20"/>
          <w:szCs w:val="20"/>
          <w:lang w:val="en-GB"/>
        </w:rPr>
        <w:t xml:space="preserve">and asymptomatic hosts at a screening-dependent rate </w:t>
      </w:r>
      <m:oMath>
        <m:r>
          <w:rPr>
            <w:rFonts w:ascii="Cambria Math" w:hAnsi="Cambria Math"/>
            <w:color w:val="000000" w:themeColor="text1"/>
            <w:sz w:val="20"/>
            <w:szCs w:val="20"/>
          </w:rPr>
          <m:t>η</m:t>
        </m:r>
      </m:oMath>
      <w:r w:rsidR="00D9401F">
        <w:rPr>
          <w:color w:val="000000" w:themeColor="text1"/>
          <w:sz w:val="20"/>
          <w:szCs w:val="20"/>
          <w:lang w:val="en-GB"/>
        </w:rPr>
        <w:t xml:space="preserve">) </w:t>
      </w:r>
      <w:r w:rsidR="00D9401F"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00D9401F"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00D9401F" w:rsidRPr="00CF5428">
        <w:rPr>
          <w:color w:val="000000" w:themeColor="text1"/>
          <w:sz w:val="20"/>
          <w:szCs w:val="20"/>
          <w:lang w:val="en-GB"/>
        </w:rPr>
        <w:t>)</w:t>
      </w:r>
      <w:r w:rsidR="00D9401F">
        <w:rPr>
          <w:color w:val="000000" w:themeColor="text1"/>
          <w:sz w:val="20"/>
          <w:szCs w:val="20"/>
          <w:lang w:val="en-GB"/>
        </w:rPr>
        <w:t xml:space="preserve"> at a rate </w:t>
      </w:r>
      <m:oMath>
        <m:r>
          <w:rPr>
            <w:rFonts w:ascii="Cambria Math" w:hAnsi="Cambria Math"/>
            <w:color w:val="000000" w:themeColor="text1"/>
            <w:sz w:val="20"/>
            <w:szCs w:val="20"/>
          </w:rPr>
          <m:t>ν</m:t>
        </m:r>
      </m:oMath>
      <w:r w:rsidR="00D9401F" w:rsidRPr="00CF5428">
        <w:rPr>
          <w:color w:val="000000" w:themeColor="text1"/>
          <w:sz w:val="20"/>
          <w:szCs w:val="20"/>
          <w:lang w:val="en-GB"/>
        </w:rPr>
        <w:t xml:space="preserve">. </w:t>
      </w:r>
      <w:r w:rsidR="00D9401F" w:rsidRPr="004F3AD6">
        <w:rPr>
          <w:color w:val="000000" w:themeColor="text1"/>
          <w:sz w:val="20"/>
          <w:szCs w:val="20"/>
          <w:lang w:val="en-GB"/>
        </w:rPr>
        <w:t>Following successful therapeutic intervention, treated individuals return to the susceptible state (</w:t>
      </w:r>
      <m:oMath>
        <m:r>
          <w:rPr>
            <w:rFonts w:ascii="Cambria Math" w:hAnsi="Cambria Math"/>
            <w:color w:val="000000" w:themeColor="text1"/>
            <w:sz w:val="20"/>
            <w:szCs w:val="20"/>
          </w:rPr>
          <m:t>T→U</m:t>
        </m:r>
      </m:oMath>
      <w:r w:rsidR="00D9401F">
        <w:rPr>
          <w:color w:val="000000" w:themeColor="text1"/>
          <w:sz w:val="20"/>
          <w:szCs w:val="20"/>
          <w:lang w:val="en-GB"/>
        </w:rPr>
        <w:t xml:space="preserve">) </w:t>
      </w:r>
      <w:r w:rsidR="00D9401F">
        <w:rPr>
          <w:color w:val="000000" w:themeColor="text1"/>
          <w:sz w:val="20"/>
          <w:szCs w:val="20"/>
        </w:rPr>
        <w:t xml:space="preserve">at a rate </w:t>
      </w:r>
      <m:oMath>
        <m:r>
          <w:rPr>
            <w:rFonts w:ascii="Cambria Math" w:hAnsi="Cambria Math"/>
            <w:color w:val="000000" w:themeColor="text1"/>
            <w:sz w:val="20"/>
            <w:szCs w:val="20"/>
          </w:rPr>
          <m:t>ρ</m:t>
        </m:r>
      </m:oMath>
      <w:r w:rsidR="00D9401F">
        <w:rPr>
          <w:color w:val="000000" w:themeColor="text1"/>
          <w:sz w:val="20"/>
          <w:szCs w:val="20"/>
          <w:lang w:val="en-GB"/>
        </w:rPr>
        <w:t xml:space="preserve"> while </w:t>
      </w:r>
      <w:r w:rsidR="00D9401F" w:rsidRPr="004F3AD6">
        <w:rPr>
          <w:color w:val="000000" w:themeColor="text1"/>
          <w:sz w:val="20"/>
          <w:szCs w:val="20"/>
          <w:lang w:val="en-GB"/>
        </w:rPr>
        <w:t xml:space="preserve">individuals </w:t>
      </w:r>
      <w:r w:rsidR="00D9401F">
        <w:rPr>
          <w:color w:val="000000" w:themeColor="text1"/>
          <w:sz w:val="20"/>
          <w:szCs w:val="20"/>
          <w:lang w:val="en-GB"/>
        </w:rPr>
        <w:t xml:space="preserve">with Cef-R and Dual-R infections </w:t>
      </w:r>
      <w:r w:rsidR="00D9401F" w:rsidRPr="004F3AD6">
        <w:rPr>
          <w:color w:val="000000" w:themeColor="text1"/>
          <w:sz w:val="20"/>
          <w:szCs w:val="20"/>
          <w:lang w:val="en-GB"/>
        </w:rPr>
        <w:t xml:space="preserve">experiencing frontline therapeutic treatment failure </w:t>
      </w:r>
      <w:r w:rsidR="00D9401F">
        <w:rPr>
          <w:color w:val="000000" w:themeColor="text1"/>
          <w:sz w:val="20"/>
          <w:szCs w:val="20"/>
          <w:lang w:val="en-GB"/>
        </w:rPr>
        <w:t xml:space="preserve">with a probability of </w:t>
      </w:r>
      <m:oMath>
        <m:r>
          <w:rPr>
            <w:rFonts w:ascii="Cambria Math" w:hAnsi="Cambria Math"/>
            <w:color w:val="000000" w:themeColor="text1"/>
            <w:sz w:val="20"/>
            <w:szCs w:val="20"/>
          </w:rPr>
          <m:t>ϕ</m:t>
        </m:r>
      </m:oMath>
      <w:r w:rsidR="00D9401F">
        <w:rPr>
          <w:color w:val="000000" w:themeColor="text1"/>
          <w:sz w:val="20"/>
          <w:szCs w:val="20"/>
        </w:rPr>
        <w:t xml:space="preserve"> </w:t>
      </w:r>
      <w:r w:rsidR="00D9401F" w:rsidRPr="004F3AD6">
        <w:rPr>
          <w:color w:val="000000" w:themeColor="text1"/>
          <w:sz w:val="20"/>
          <w:szCs w:val="20"/>
          <w:lang w:val="en-GB"/>
        </w:rPr>
        <w:t xml:space="preserve">revert to the actively infectious asymptomatic compartment </w:t>
      </w:r>
      <w:r w:rsidR="00D9401F">
        <w:rPr>
          <w:color w:val="000000" w:themeColor="text1"/>
          <w:sz w:val="20"/>
          <w:szCs w:val="20"/>
          <w:lang w:val="en-GB"/>
        </w:rPr>
        <w:t>(</w:t>
      </w:r>
      <m:oMath>
        <m:r>
          <w:rPr>
            <w:rFonts w:ascii="Cambria Math" w:hAnsi="Cambria Math"/>
            <w:color w:val="000000" w:themeColor="text1"/>
            <w:sz w:val="20"/>
            <w:szCs w:val="20"/>
          </w:rPr>
          <m:t>T→A</m:t>
        </m:r>
      </m:oMath>
      <w:r w:rsidR="00D9401F">
        <w:rPr>
          <w:color w:val="000000" w:themeColor="text1"/>
          <w:sz w:val="20"/>
          <w:szCs w:val="20"/>
          <w:lang w:val="en-GB"/>
        </w:rPr>
        <w:t xml:space="preserve">; red arrows) </w:t>
      </w:r>
      <w:r w:rsidR="00D9401F">
        <w:rPr>
          <w:color w:val="000000" w:themeColor="text1"/>
          <w:sz w:val="20"/>
          <w:szCs w:val="20"/>
        </w:rPr>
        <w:t xml:space="preserve">at a rate </w:t>
      </w:r>
      <m:oMath>
        <m:r>
          <w:rPr>
            <w:rFonts w:ascii="Cambria Math" w:hAnsi="Cambria Math"/>
            <w:color w:val="000000" w:themeColor="text1"/>
            <w:sz w:val="20"/>
            <w:szCs w:val="20"/>
          </w:rPr>
          <m:t>ρ</m:t>
        </m:r>
      </m:oMath>
      <w:r w:rsidR="00D9401F">
        <w:rPr>
          <w:color w:val="000000" w:themeColor="text1"/>
          <w:sz w:val="20"/>
          <w:szCs w:val="20"/>
          <w:lang w:val="en-GB"/>
        </w:rPr>
        <w:t xml:space="preserve">, </w:t>
      </w:r>
      <w:r w:rsidR="00D9401F" w:rsidRPr="004F3AD6">
        <w:rPr>
          <w:color w:val="000000" w:themeColor="text1"/>
          <w:sz w:val="20"/>
          <w:szCs w:val="20"/>
          <w:lang w:val="en-GB"/>
        </w:rPr>
        <w:t>establishing a persistent reservoir of transmissible infection</w:t>
      </w:r>
      <w:r w:rsidR="00D9401F">
        <w:rPr>
          <w:color w:val="000000" w:themeColor="text1"/>
          <w:sz w:val="20"/>
          <w:szCs w:val="20"/>
          <w:lang w:val="en-GB"/>
        </w:rPr>
        <w:t xml:space="preserve">. </w:t>
      </w:r>
      <w:r w:rsidR="00D9401F" w:rsidRPr="00CF5428">
        <w:rPr>
          <w:color w:val="000000" w:themeColor="text1"/>
          <w:sz w:val="20"/>
          <w:szCs w:val="20"/>
          <w:lang w:val="en-GB"/>
        </w:rPr>
        <w:t>For analytical simplicity, intervention initiation is restricted to the uninfected (</w:t>
      </w:r>
      <m:oMath>
        <m:r>
          <w:rPr>
            <w:rFonts w:ascii="Cambria Math" w:hAnsi="Cambria Math"/>
            <w:color w:val="000000" w:themeColor="text1"/>
            <w:sz w:val="20"/>
            <w:szCs w:val="20"/>
            <w:lang w:val="en-GB"/>
          </w:rPr>
          <m:t>U</m:t>
        </m:r>
      </m:oMath>
      <w:r w:rsidR="00D9401F" w:rsidRPr="00CF5428">
        <w:rPr>
          <w:color w:val="000000" w:themeColor="text1"/>
          <w:sz w:val="20"/>
          <w:szCs w:val="20"/>
          <w:lang w:val="en-GB"/>
        </w:rPr>
        <w:t xml:space="preserve">) state. Infections within each sub-population are disaggregated across four co-circulating gonococcal strains characterized by distinct resistance profiles (superscript </w:t>
      </w:r>
      <m:oMath>
        <m:r>
          <w:rPr>
            <w:rFonts w:ascii="Cambria Math" w:hAnsi="Cambria Math"/>
            <w:color w:val="000000" w:themeColor="text1"/>
            <w:sz w:val="20"/>
            <w:szCs w:val="20"/>
          </w:rPr>
          <m:t>k</m:t>
        </m:r>
      </m:oMath>
      <w:r w:rsidR="00D9401F" w:rsidRPr="00CF5428">
        <w:rPr>
          <w:color w:val="000000" w:themeColor="text1"/>
          <w:sz w:val="20"/>
          <w:szCs w:val="20"/>
          <w:lang w:val="en-GB"/>
        </w:rPr>
        <w:t xml:space="preserve">): </w:t>
      </w:r>
      <w:del w:id="53" w:author="#WANG ZIHAO#" w:date="2026-06-19T00:48:00Z" w16du:dateUtc="2026-06-18T16:48:00Z">
        <w:r w:rsidR="00D9401F" w:rsidRPr="00CF5428" w:rsidDel="00CD3842">
          <w:rPr>
            <w:color w:val="000000" w:themeColor="text1"/>
            <w:sz w:val="20"/>
            <w:szCs w:val="20"/>
            <w:lang w:val="en-GB"/>
          </w:rPr>
          <w:delText>wild-type/</w:delText>
        </w:r>
      </w:del>
      <w:del w:id="54" w:author="#WANG ZIHAO#" w:date="2026-06-19T00:51:00Z" w16du:dateUtc="2026-06-18T16:51:00Z">
        <w:r w:rsidR="00D9401F" w:rsidRPr="00CF5428" w:rsidDel="00CD3842">
          <w:rPr>
            <w:color w:val="000000" w:themeColor="text1"/>
            <w:sz w:val="20"/>
            <w:szCs w:val="20"/>
            <w:lang w:val="en-GB"/>
          </w:rPr>
          <w:delText>susceptible</w:delText>
        </w:r>
      </w:del>
      <w:ins w:id="55" w:author="#WANG ZIHAO#" w:date="2026-06-19T00:51:00Z" w16du:dateUtc="2026-06-18T16:51:00Z">
        <w:r w:rsidR="00CD3842">
          <w:rPr>
            <w:color w:val="000000" w:themeColor="text1"/>
            <w:sz w:val="20"/>
            <w:szCs w:val="20"/>
            <w:lang w:val="en-GB"/>
          </w:rPr>
          <w:t>baseline susceptible</w:t>
        </w:r>
      </w:ins>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0</m:t>
        </m:r>
      </m:oMath>
      <w:r w:rsidR="00D9401F"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00D9401F"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00D9401F"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00D9401F" w:rsidRPr="00CF5428">
        <w:rPr>
          <w:color w:val="000000" w:themeColor="text1"/>
          <w:sz w:val="20"/>
          <w:szCs w:val="20"/>
          <w:lang w:val="en-GB"/>
        </w:rPr>
        <w:t xml:space="preserve">). Ceftriaxone is modelled as the sole first-line therapeutic regimen administered in compartment </w:t>
      </w:r>
      <m:oMath>
        <m:r>
          <w:rPr>
            <w:rFonts w:ascii="Cambria Math" w:hAnsi="Cambria Math"/>
            <w:color w:val="000000" w:themeColor="text1"/>
            <w:sz w:val="20"/>
            <w:szCs w:val="20"/>
          </w:rPr>
          <m:t>T</m:t>
        </m:r>
      </m:oMath>
      <w:r w:rsidR="00D9401F"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sidR="00D9401F">
        <w:rPr>
          <w:color w:val="000000" w:themeColor="text1"/>
          <w:sz w:val="20"/>
          <w:szCs w:val="20"/>
        </w:rPr>
        <w:t xml:space="preserve"> </w:t>
      </w:r>
      <w:r w:rsidR="00D9401F" w:rsidRPr="00CF5428">
        <w:rPr>
          <w:color w:val="000000" w:themeColor="text1"/>
          <w:sz w:val="20"/>
          <w:szCs w:val="20"/>
          <w:lang w:val="en-GB"/>
        </w:rPr>
        <w:t xml:space="preserve">for the emergence of </w:t>
      </w:r>
      <w:del w:id="56" w:author="#WANG ZIHAO#" w:date="2026-06-19T00:47:00Z" w16du:dateUtc="2026-06-18T16:47:00Z">
        <w:r w:rsidR="00D9401F" w:rsidRPr="00CF5428" w:rsidDel="00CD3842">
          <w:rPr>
            <w:color w:val="000000" w:themeColor="text1"/>
            <w:sz w:val="20"/>
            <w:szCs w:val="20"/>
            <w:lang w:val="en-GB"/>
          </w:rPr>
          <w:delText>phenotypic</w:delText>
        </w:r>
      </w:del>
      <w:ins w:id="57" w:author="#WANG ZIHAO#" w:date="2026-06-19T00:47:00Z" w16du:dateUtc="2026-06-18T16:47:00Z">
        <w:r w:rsidR="00CD3842">
          <w:rPr>
            <w:color w:val="000000" w:themeColor="text1"/>
            <w:sz w:val="20"/>
            <w:szCs w:val="20"/>
            <w:lang w:val="en-GB"/>
          </w:rPr>
          <w:t>strain-specific</w:t>
        </w:r>
      </w:ins>
      <w:r w:rsidR="00D9401F" w:rsidRPr="00CF5428">
        <w:rPr>
          <w:color w:val="000000" w:themeColor="text1"/>
          <w:sz w:val="20"/>
          <w:szCs w:val="20"/>
          <w:lang w:val="en-GB"/>
        </w:rPr>
        <w:t xml:space="preserve">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00D9401F" w:rsidRPr="00CF5428">
        <w:rPr>
          <w:color w:val="000000" w:themeColor="text1"/>
          <w:sz w:val="20"/>
          <w:szCs w:val="20"/>
        </w:rPr>
        <w:t xml:space="preserve"> </w:t>
      </w:r>
      <w:r w:rsidR="00D9401F"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00D9401F" w:rsidRPr="00CF5428">
        <w:rPr>
          <w:color w:val="000000" w:themeColor="text1"/>
          <w:sz w:val="20"/>
          <w:szCs w:val="20"/>
          <w:lang w:val="en-GB"/>
        </w:rPr>
        <w:t>). The directional selective and protective forces of the interventions modulate the effective force of infection (</w:t>
      </w:r>
      <m:oMath>
        <m:r>
          <w:rPr>
            <w:rFonts w:ascii="Cambria Math" w:hAnsi="Cambria Math"/>
            <w:color w:val="000000" w:themeColor="text1"/>
            <w:sz w:val="20"/>
            <w:szCs w:val="20"/>
          </w:rPr>
          <m:t>λ</m:t>
        </m:r>
      </m:oMath>
      <w:r w:rsidR="00D9401F" w:rsidRPr="00CF5428">
        <w:rPr>
          <w:color w:val="000000" w:themeColor="text1"/>
          <w:sz w:val="20"/>
          <w:szCs w:val="20"/>
          <w:lang w:val="en-GB"/>
        </w:rPr>
        <w:t>) via state-specific modifiers: Doxy-PEP and vaccination together reduce the effective force of infection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D9401F" w:rsidRPr="00CF5428">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w:t>
      </w:r>
      <w:r w:rsidR="00D9401F">
        <w:rPr>
          <w:color w:val="000000" w:themeColor="text1"/>
          <w:sz w:val="20"/>
          <w:szCs w:val="20"/>
          <w:lang w:val="en-GB"/>
        </w:rPr>
        <w:t xml:space="preserve"> by </w:t>
      </w:r>
      <m:oMath>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vd</m:t>
            </m:r>
          </m:sub>
        </m:sSub>
      </m:oMath>
      <w:r w:rsidR="00D9401F" w:rsidRPr="00CF5428">
        <w:rPr>
          <w:color w:val="000000" w:themeColor="text1"/>
          <w:sz w:val="20"/>
          <w:szCs w:val="20"/>
          <w:lang w:val="en-GB"/>
        </w:rPr>
        <w:t xml:space="preserve">. Vaccination </w:t>
      </w:r>
      <w:r w:rsidR="00D9401F">
        <w:rPr>
          <w:color w:val="000000" w:themeColor="text1"/>
          <w:sz w:val="20"/>
          <w:szCs w:val="20"/>
          <w:lang w:val="en-GB"/>
        </w:rPr>
        <w:t>standalone intervention</w:t>
      </w:r>
      <w:r w:rsidR="00D9401F" w:rsidRPr="00CF5428">
        <w:rPr>
          <w:color w:val="000000" w:themeColor="text1"/>
          <w:sz w:val="20"/>
          <w:szCs w:val="20"/>
          <w:lang w:val="en-GB"/>
        </w:rPr>
        <w:t xml:space="preserve"> exerts an evolutionary neutral, transmission-blocking effect, reducing the effective force of infection uniformly across all four bacterial strains </w:t>
      </w:r>
      <w:r w:rsidR="00D9401F" w:rsidRPr="00CF5428">
        <w:rPr>
          <w:i/>
          <w:color w:val="000000" w:themeColor="text1"/>
          <w:sz w:val="20"/>
          <w:szCs w:val="20"/>
          <w:lang w:val="en-GB"/>
        </w:rPr>
        <w:t>(</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D9401F"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D9401F" w:rsidRPr="00CF5428">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00D9401F" w:rsidRPr="00CF5428">
        <w:rPr>
          <w:color w:val="000000" w:themeColor="text1"/>
          <w:sz w:val="20"/>
          <w:szCs w:val="20"/>
          <w:lang w:val="en-GB"/>
        </w:rPr>
        <w:t>)</w:t>
      </w:r>
      <w:r w:rsidR="00D9401F">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oMath>
      <w:r w:rsidR="00D9401F" w:rsidRPr="00CF5428">
        <w:rPr>
          <w:color w:val="000000" w:themeColor="text1"/>
          <w:sz w:val="20"/>
          <w:szCs w:val="20"/>
          <w:lang w:val="en-GB"/>
        </w:rPr>
        <w:t xml:space="preserve">. Doxy-PEP </w:t>
      </w:r>
      <w:r w:rsidR="00D9401F">
        <w:rPr>
          <w:color w:val="000000" w:themeColor="text1"/>
          <w:sz w:val="20"/>
          <w:szCs w:val="20"/>
          <w:lang w:val="en-GB"/>
        </w:rPr>
        <w:t>standalone intervention</w:t>
      </w:r>
      <w:r w:rsidR="00D9401F" w:rsidRPr="00CF5428">
        <w:rPr>
          <w:color w:val="000000" w:themeColor="text1"/>
          <w:sz w:val="20"/>
          <w:szCs w:val="20"/>
          <w:lang w:val="en-GB"/>
        </w:rPr>
        <w:t xml:space="preserve"> acts as an ecological filter, suppressing incoming </w:t>
      </w:r>
      <w:del w:id="58" w:author="#WANG ZIHAO#" w:date="2026-06-19T00:49:00Z" w16du:dateUtc="2026-06-18T16:49:00Z">
        <w:r w:rsidR="00D9401F" w:rsidRPr="00CF5428" w:rsidDel="00CD3842">
          <w:rPr>
            <w:color w:val="000000" w:themeColor="text1"/>
            <w:sz w:val="20"/>
            <w:szCs w:val="20"/>
            <w:lang w:val="en-GB"/>
          </w:rPr>
          <w:delText>wild-type</w:delText>
        </w:r>
      </w:del>
      <w:ins w:id="59" w:author="#WANG ZIHAO#" w:date="2026-06-19T00:51:00Z" w16du:dateUtc="2026-06-18T16:51:00Z">
        <w:r w:rsidR="00CD3842">
          <w:rPr>
            <w:color w:val="000000" w:themeColor="text1"/>
            <w:sz w:val="20"/>
            <w:szCs w:val="20"/>
            <w:lang w:val="en-GB"/>
          </w:rPr>
          <w:t>baseline susceptible</w:t>
        </w:r>
      </w:ins>
      <w:r w:rsidR="00D9401F" w:rsidRPr="00CF5428">
        <w:rPr>
          <w:color w:val="000000" w:themeColor="text1"/>
          <w:sz w:val="20"/>
          <w:szCs w:val="20"/>
          <w:lang w:val="en-GB"/>
        </w:rPr>
        <w:t xml:space="preserve"> and ceftriaxone-resistant exposures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D9401F" w:rsidRPr="00CF5428">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w:t>
      </w:r>
      <w:r w:rsidR="00D9401F">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m:t>
            </m:r>
          </m:sub>
        </m:sSub>
      </m:oMath>
      <w:r w:rsidR="00D9401F" w:rsidRPr="00CF5428">
        <w:rPr>
          <w:color w:val="000000" w:themeColor="text1"/>
          <w:sz w:val="20"/>
          <w:szCs w:val="20"/>
          <w:lang w:val="en-GB"/>
        </w:rPr>
        <w:t>, while leaving the transmission velocity of tetracycline-resistant and dual-resistant lineages unaltered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D9401F" w:rsidRPr="00CF5428">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D9401F" w:rsidRPr="00CF5428">
        <w:rPr>
          <w:color w:val="000000" w:themeColor="text1"/>
          <w:sz w:val="20"/>
          <w:szCs w:val="20"/>
          <w:lang w:val="en-GB"/>
        </w:rPr>
        <w:t xml:space="preserve">; black arrows in strata </w:t>
      </w:r>
      <m:oMath>
        <m:r>
          <w:rPr>
            <w:rFonts w:ascii="Cambria Math" w:hAnsi="Cambria Math"/>
            <w:color w:val="000000" w:themeColor="text1"/>
            <w:sz w:val="20"/>
            <w:szCs w:val="20"/>
            <w:lang w:val="en-GB"/>
          </w:rPr>
          <m:t>N</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 xml:space="preserve">). Crucially, active doxy-PEP exposure introduces a non-zero probability for the </w:t>
      </w:r>
      <w:r w:rsidR="00D9401F" w:rsidRPr="00CF5428">
        <w:rPr>
          <w:i/>
          <w:iCs/>
          <w:color w:val="000000" w:themeColor="text1"/>
          <w:sz w:val="20"/>
          <w:szCs w:val="20"/>
          <w:lang w:val="en-GB"/>
        </w:rPr>
        <w:t>de novo</w:t>
      </w:r>
      <w:r w:rsidR="00D9401F" w:rsidRPr="00CF5428">
        <w:rPr>
          <w:color w:val="000000" w:themeColor="text1"/>
          <w:sz w:val="20"/>
          <w:szCs w:val="20"/>
          <w:lang w:val="en-GB"/>
        </w:rPr>
        <w:t xml:space="preserve"> selection of tetracycline resistance during prophylaxis (dotted red arrows in strata </w:t>
      </w:r>
      <m:oMath>
        <m:r>
          <w:rPr>
            <w:rFonts w:ascii="Cambria Math" w:hAnsi="Cambria Math"/>
            <w:color w:val="000000" w:themeColor="text1"/>
            <w:sz w:val="20"/>
            <w:szCs w:val="20"/>
            <w:lang w:val="en-GB"/>
          </w:rPr>
          <m:t>D</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00D9401F" w:rsidRPr="00CF5428">
        <w:rPr>
          <w:color w:val="000000" w:themeColor="text1"/>
          <w:sz w:val="20"/>
          <w:szCs w:val="20"/>
          <w:lang w:val="en-GB"/>
        </w:rPr>
        <w:t>)</w:t>
      </w:r>
      <w:r w:rsidR="00D9401F">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t</m:t>
            </m:r>
          </m:sub>
        </m:sSub>
      </m:oMath>
      <w:r w:rsidR="00D9401F" w:rsidRPr="00CF5428">
        <w:rPr>
          <w:color w:val="000000" w:themeColor="text1"/>
          <w:sz w:val="20"/>
          <w:szCs w:val="20"/>
          <w:lang w:val="en-GB"/>
        </w:rPr>
        <w:t xml:space="preserve">. Policy transitions and immunity dynamics dictate movement between the four coverage layers: doxy-PEP initiation drives flows from </w:t>
      </w:r>
      <m:oMath>
        <m:r>
          <w:rPr>
            <w:rFonts w:ascii="Cambria Math" w:hAnsi="Cambria Math"/>
            <w:color w:val="000000" w:themeColor="text1"/>
            <w:sz w:val="20"/>
            <w:szCs w:val="20"/>
          </w:rPr>
          <m:t>N→D</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rPr>
          <m:t>M→V</m:t>
        </m:r>
      </m:oMath>
      <w:r w:rsidR="00D9401F" w:rsidRPr="00CF5428">
        <w:rPr>
          <w:color w:val="000000" w:themeColor="text1"/>
          <w:sz w:val="20"/>
          <w:szCs w:val="20"/>
          <w:lang w:val="en-GB"/>
        </w:rPr>
        <w:t xml:space="preserve"> (pink </w:t>
      </w:r>
      <w:r w:rsidR="00D9401F">
        <w:rPr>
          <w:color w:val="000000" w:themeColor="text1"/>
          <w:sz w:val="20"/>
          <w:szCs w:val="20"/>
          <w:lang w:val="en-GB"/>
        </w:rPr>
        <w:t>arrows</w:t>
      </w:r>
      <w:r w:rsidR="00D9401F" w:rsidRPr="00CF5428">
        <w:rPr>
          <w:color w:val="000000" w:themeColor="text1"/>
          <w:sz w:val="20"/>
          <w:szCs w:val="20"/>
          <w:lang w:val="en-GB"/>
        </w:rPr>
        <w:t>)</w:t>
      </w:r>
      <w:r w:rsidR="00D9401F">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d</m:t>
            </m:r>
          </m:sub>
        </m:sSub>
      </m:oMath>
      <w:r w:rsidR="00D9401F" w:rsidRPr="00CF5428">
        <w:rPr>
          <w:color w:val="000000" w:themeColor="text1"/>
          <w:sz w:val="20"/>
          <w:szCs w:val="20"/>
          <w:lang w:val="en-GB"/>
        </w:rPr>
        <w:t xml:space="preserve">, while vaccine rollout shifts individuals from </w:t>
      </w:r>
      <m:oMath>
        <m:r>
          <w:rPr>
            <w:rFonts w:ascii="Cambria Math" w:hAnsi="Cambria Math"/>
            <w:color w:val="000000" w:themeColor="text1"/>
            <w:sz w:val="20"/>
            <w:szCs w:val="20"/>
          </w:rPr>
          <m:t>N→M</m:t>
        </m:r>
      </m:oMath>
      <w:r w:rsidR="00D9401F" w:rsidRPr="00CF5428">
        <w:rPr>
          <w:color w:val="000000" w:themeColor="text1"/>
          <w:sz w:val="20"/>
          <w:szCs w:val="20"/>
        </w:rPr>
        <w:t xml:space="preserve"> </w:t>
      </w:r>
      <w:r w:rsidR="00D9401F" w:rsidRPr="00CF5428">
        <w:rPr>
          <w:color w:val="000000" w:themeColor="text1"/>
          <w:sz w:val="20"/>
          <w:szCs w:val="20"/>
          <w:lang w:val="en-GB"/>
        </w:rPr>
        <w:t xml:space="preserve">and </w:t>
      </w:r>
      <m:oMath>
        <m:r>
          <w:rPr>
            <w:rFonts w:ascii="Cambria Math" w:hAnsi="Cambria Math"/>
            <w:color w:val="000000" w:themeColor="text1"/>
            <w:sz w:val="20"/>
            <w:szCs w:val="20"/>
          </w:rPr>
          <m:t>D→V</m:t>
        </m:r>
      </m:oMath>
      <w:r w:rsidR="00D9401F" w:rsidRPr="00CF5428">
        <w:rPr>
          <w:color w:val="000000" w:themeColor="text1"/>
          <w:sz w:val="20"/>
          <w:szCs w:val="20"/>
        </w:rPr>
        <w:t xml:space="preserve"> </w:t>
      </w:r>
      <w:r w:rsidR="00D9401F" w:rsidRPr="00CF5428">
        <w:rPr>
          <w:color w:val="000000" w:themeColor="text1"/>
          <w:sz w:val="20"/>
          <w:szCs w:val="20"/>
          <w:lang w:val="en-GB"/>
        </w:rPr>
        <w:t>(dark green arrows)</w:t>
      </w:r>
      <w:r w:rsidR="00D9401F">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v</m:t>
            </m:r>
          </m:sub>
        </m:sSub>
      </m:oMath>
      <w:r w:rsidR="00D9401F" w:rsidRPr="00CF5428">
        <w:rPr>
          <w:color w:val="000000" w:themeColor="text1"/>
          <w:sz w:val="20"/>
          <w:szCs w:val="20"/>
          <w:lang w:val="en-GB"/>
        </w:rPr>
        <w:t xml:space="preserve">. Conversely, the cessation or discontinuation of doxy-PEP reverts individuals from </w:t>
      </w:r>
      <m:oMath>
        <m:r>
          <w:rPr>
            <w:rFonts w:ascii="Cambria Math" w:hAnsi="Cambria Math"/>
            <w:color w:val="000000" w:themeColor="text1"/>
            <w:sz w:val="20"/>
            <w:szCs w:val="20"/>
          </w:rPr>
          <m:t>D→N</m:t>
        </m:r>
      </m:oMath>
      <w:r w:rsidR="00D9401F" w:rsidRPr="00CF5428">
        <w:rPr>
          <w:color w:val="000000" w:themeColor="text1"/>
          <w:sz w:val="20"/>
          <w:szCs w:val="20"/>
        </w:rPr>
        <w:t xml:space="preserve"> </w:t>
      </w:r>
      <w:r w:rsidR="00D9401F" w:rsidRPr="00CF5428">
        <w:rPr>
          <w:color w:val="000000" w:themeColor="text1"/>
          <w:sz w:val="20"/>
          <w:szCs w:val="20"/>
          <w:lang w:val="en-GB"/>
        </w:rPr>
        <w:t xml:space="preserve">and </w:t>
      </w:r>
      <m:oMath>
        <m:r>
          <w:rPr>
            <w:rFonts w:ascii="Cambria Math" w:hAnsi="Cambria Math"/>
            <w:color w:val="000000" w:themeColor="text1"/>
            <w:sz w:val="20"/>
            <w:szCs w:val="20"/>
          </w:rPr>
          <m:t>V→M</m:t>
        </m:r>
      </m:oMath>
      <w:r w:rsidR="00D9401F" w:rsidRPr="00CF5428">
        <w:rPr>
          <w:color w:val="000000" w:themeColor="text1"/>
          <w:sz w:val="20"/>
          <w:szCs w:val="20"/>
          <w:lang w:val="en-GB"/>
        </w:rPr>
        <w:t xml:space="preserve"> (dark blue arrows)</w:t>
      </w:r>
      <w:r w:rsidR="00D9401F">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n</m:t>
            </m:r>
          </m:sub>
        </m:sSub>
      </m:oMath>
      <w:r w:rsidR="00D9401F" w:rsidRPr="00CF5428">
        <w:rPr>
          <w:color w:val="000000" w:themeColor="text1"/>
          <w:sz w:val="20"/>
          <w:szCs w:val="20"/>
          <w:lang w:val="en-GB"/>
        </w:rPr>
        <w:t xml:space="preserve">, whereas the temporal waning of vaccine-induced protection returns individuals from </w:t>
      </w:r>
      <m:oMath>
        <m:r>
          <w:rPr>
            <w:rFonts w:ascii="Cambria Math" w:hAnsi="Cambria Math"/>
            <w:color w:val="000000" w:themeColor="text1"/>
            <w:sz w:val="20"/>
            <w:szCs w:val="20"/>
          </w:rPr>
          <m:t>V→D</m:t>
        </m:r>
      </m:oMath>
      <w:r w:rsidR="00D9401F" w:rsidRPr="00CF5428">
        <w:rPr>
          <w:color w:val="000000" w:themeColor="text1"/>
          <w:sz w:val="20"/>
          <w:szCs w:val="20"/>
          <w:lang w:val="en-GB"/>
        </w:rPr>
        <w:t xml:space="preserve"> and </w:t>
      </w:r>
      <m:oMath>
        <m:r>
          <w:rPr>
            <w:rFonts w:ascii="Cambria Math" w:hAnsi="Cambria Math"/>
            <w:color w:val="000000" w:themeColor="text1"/>
            <w:sz w:val="20"/>
            <w:szCs w:val="20"/>
          </w:rPr>
          <m:t>M→N</m:t>
        </m:r>
      </m:oMath>
      <w:r w:rsidR="00D9401F" w:rsidRPr="00CF5428">
        <w:rPr>
          <w:color w:val="000000" w:themeColor="text1"/>
          <w:sz w:val="20"/>
          <w:szCs w:val="20"/>
          <w:lang w:val="en-GB"/>
        </w:rPr>
        <w:t xml:space="preserve"> (dark orange arrows)</w:t>
      </w:r>
      <w:r w:rsidR="00D9401F">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d</m:t>
            </m:r>
          </m:sub>
        </m:sSub>
      </m:oMath>
      <w:r w:rsidR="00D9401F" w:rsidRPr="00CF5428">
        <w:rPr>
          <w:color w:val="000000" w:themeColor="text1"/>
          <w:sz w:val="20"/>
          <w:szCs w:val="20"/>
          <w:lang w:val="en-GB"/>
        </w:rPr>
        <w:t>.</w:t>
      </w:r>
    </w:p>
    <w:bookmarkEnd w:id="52"/>
    <w:p w14:paraId="3DADC41F" w14:textId="1B146130" w:rsidR="000A04D0" w:rsidRPr="00CF5428" w:rsidRDefault="000A04D0" w:rsidP="000A04D0">
      <w:pPr>
        <w:pStyle w:val="NormalWeb"/>
        <w:spacing w:line="276" w:lineRule="auto"/>
        <w:jc w:val="both"/>
        <w:rPr>
          <w:color w:val="000000" w:themeColor="text1"/>
          <w:sz w:val="20"/>
          <w:szCs w:val="20"/>
          <w:lang w:val="en-GB"/>
        </w:rPr>
      </w:pPr>
    </w:p>
    <w:p w14:paraId="214DE3E8" w14:textId="4E49A10B" w:rsidR="000B14EC" w:rsidRPr="00CF5428" w:rsidRDefault="000B14EC" w:rsidP="000B14EC">
      <w:pPr>
        <w:pStyle w:val="NormalWeb"/>
        <w:spacing w:line="276" w:lineRule="auto"/>
        <w:jc w:val="both"/>
        <w:rPr>
          <w:color w:val="000000" w:themeColor="text1"/>
          <w:sz w:val="20"/>
          <w:szCs w:val="20"/>
          <w:lang w:val="en-GB"/>
        </w:rPr>
      </w:pPr>
    </w:p>
    <w:p w14:paraId="10B01274" w14:textId="442D0815" w:rsidR="007250C7" w:rsidRPr="00CF5428" w:rsidRDefault="007250C7" w:rsidP="007250C7">
      <w:pPr>
        <w:pStyle w:val="NormalWeb"/>
        <w:spacing w:line="276" w:lineRule="auto"/>
        <w:jc w:val="both"/>
        <w:rPr>
          <w:color w:val="000000" w:themeColor="text1"/>
          <w:sz w:val="20"/>
          <w:szCs w:val="20"/>
          <w:lang w:val="en-GB"/>
        </w:rPr>
      </w:pPr>
    </w:p>
    <w:p w14:paraId="1FFF3A91" w14:textId="4DC0B4AC" w:rsidR="00276DCE" w:rsidRPr="00DA0D8F" w:rsidRDefault="00276DCE" w:rsidP="003B3837">
      <w:pPr>
        <w:pStyle w:val="NormalWeb"/>
        <w:spacing w:line="276" w:lineRule="auto"/>
        <w:jc w:val="both"/>
        <w:rPr>
          <w:sz w:val="20"/>
          <w:szCs w:val="20"/>
          <w:lang w:val="en-GB"/>
        </w:rPr>
      </w:pPr>
    </w:p>
    <w:p w14:paraId="6AF8F1F8" w14:textId="77777777" w:rsidR="004F3D14" w:rsidRPr="00DA0D8F"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pPr>
    </w:p>
    <w:p w14:paraId="34173FC7" w14:textId="77777777" w:rsidR="004F3D14" w:rsidRPr="00DA0D8F" w:rsidRDefault="004F3D14" w:rsidP="003B3837">
      <w:pPr>
        <w:spacing w:before="100" w:beforeAutospacing="1" w:after="100" w:afterAutospacing="1" w:line="276" w:lineRule="auto"/>
        <w:jc w:val="both"/>
        <w:rPr>
          <w:rFonts w:ascii="Times New Roman" w:hAnsi="Times New Roman" w:cs="Times New Roman"/>
          <w:color w:val="000000" w:themeColor="text1"/>
          <w:sz w:val="20"/>
          <w:szCs w:val="20"/>
          <w:lang w:val="en-GB"/>
        </w:rPr>
        <w:sectPr w:rsidR="004F3D14" w:rsidRPr="00DA0D8F" w:rsidSect="00276DCE">
          <w:pgSz w:w="16838" w:h="11906" w:orient="landscape"/>
          <w:pgMar w:top="1440" w:right="1440" w:bottom="1440" w:left="1440" w:header="708" w:footer="708" w:gutter="0"/>
          <w:cols w:space="708"/>
          <w:docGrid w:linePitch="360"/>
        </w:sectPr>
      </w:pPr>
    </w:p>
    <w:p w14:paraId="24FB753C" w14:textId="0B05609E" w:rsidR="008C079B" w:rsidRDefault="004B7482" w:rsidP="003B3837">
      <w:pPr>
        <w:spacing w:before="100" w:beforeAutospacing="1" w:after="100" w:afterAutospacing="1" w:line="276" w:lineRule="auto"/>
        <w:jc w:val="both"/>
        <w:rPr>
          <w:rFonts w:ascii="Times New Roman" w:hAnsi="Times New Roman" w:cs="Times New Roman"/>
          <w:b/>
          <w:bCs/>
          <w:color w:val="000000" w:themeColor="text1"/>
          <w:kern w:val="0"/>
          <w:sz w:val="20"/>
          <w:szCs w:val="20"/>
          <w:lang w:val="en-GB"/>
          <w14:ligatures w14:val="none"/>
        </w:rPr>
      </w:pPr>
      <w:r w:rsidRPr="004B7482">
        <w:rPr>
          <w:rFonts w:ascii="Times New Roman" w:hAnsi="Times New Roman" w:cs="Times New Roman"/>
          <w:b/>
          <w:bCs/>
          <w:color w:val="000000" w:themeColor="text1"/>
          <w:kern w:val="0"/>
          <w:sz w:val="20"/>
          <w:szCs w:val="20"/>
          <w:lang w:val="en-GB"/>
          <w14:ligatures w14:val="none"/>
        </w:rPr>
        <w:lastRenderedPageBreak/>
        <w:t xml:space="preserve">3.2. </w:t>
      </w:r>
      <w:r w:rsidR="008C079B" w:rsidRPr="004B7482">
        <w:rPr>
          <w:rFonts w:ascii="Times New Roman" w:hAnsi="Times New Roman" w:cs="Times New Roman"/>
          <w:b/>
          <w:bCs/>
          <w:color w:val="000000" w:themeColor="text1"/>
          <w:kern w:val="0"/>
          <w:sz w:val="20"/>
          <w:szCs w:val="20"/>
          <w:lang w:val="en-GB"/>
          <w14:ligatures w14:val="none"/>
        </w:rPr>
        <w:t>Compartmental model equations</w:t>
      </w:r>
    </w:p>
    <w:p w14:paraId="5C631A76" w14:textId="4987AB44" w:rsidR="0095626F" w:rsidRPr="004B7482" w:rsidRDefault="0095626F" w:rsidP="003B3837">
      <w:pPr>
        <w:spacing w:before="100" w:beforeAutospacing="1" w:after="100" w:afterAutospacing="1" w:line="276" w:lineRule="auto"/>
        <w:jc w:val="both"/>
        <w:rPr>
          <w:rFonts w:ascii="Times New Roman" w:hAnsi="Times New Roman" w:cs="Times New Roman"/>
          <w:b/>
          <w:bCs/>
          <w:color w:val="000000" w:themeColor="text1"/>
          <w:kern w:val="0"/>
          <w:sz w:val="20"/>
          <w:szCs w:val="20"/>
          <w:lang w:val="en-GB"/>
          <w14:ligatures w14:val="none"/>
        </w:rPr>
      </w:pPr>
      <w:r>
        <w:rPr>
          <w:rFonts w:ascii="Times New Roman" w:hAnsi="Times New Roman" w:cs="Times New Roman"/>
          <w:color w:val="000000" w:themeColor="text1"/>
          <w:kern w:val="0"/>
          <w:sz w:val="20"/>
          <w:szCs w:val="20"/>
          <w:lang w:val="en-GB"/>
          <w14:ligatures w14:val="none"/>
        </w:rPr>
        <w:t>For c</w:t>
      </w:r>
      <w:r w:rsidRPr="00DA0D8F">
        <w:rPr>
          <w:rFonts w:ascii="Times New Roman" w:hAnsi="Times New Roman" w:cs="Times New Roman"/>
          <w:color w:val="000000" w:themeColor="text1"/>
          <w:kern w:val="0"/>
          <w:sz w:val="20"/>
          <w:szCs w:val="20"/>
          <w:lang w:val="en-GB"/>
          <w14:ligatures w14:val="none"/>
        </w:rPr>
        <w:t>ompartmental model equations</w:t>
      </w:r>
      <w:r>
        <w:rPr>
          <w:rFonts w:ascii="Times New Roman" w:hAnsi="Times New Roman" w:cs="Times New Roman"/>
          <w:color w:val="000000" w:themeColor="text1"/>
          <w:kern w:val="0"/>
          <w:sz w:val="20"/>
          <w:szCs w:val="20"/>
          <w:lang w:val="en-GB"/>
          <w14:ligatures w14:val="none"/>
        </w:rPr>
        <w:t xml:space="preserve">, </w:t>
      </w:r>
      <w:r w:rsidRPr="00F069EE">
        <w:rPr>
          <w:rFonts w:ascii="Times New Roman" w:hAnsi="Times New Roman" w:cs="Times New Roman"/>
          <w:color w:val="000000" w:themeColor="text1"/>
          <w:kern w:val="0"/>
          <w:sz w:val="20"/>
          <w:szCs w:val="20"/>
          <w:lang w:val="en-GB"/>
          <w14:ligatures w14:val="none"/>
        </w:rPr>
        <w:t xml:space="preserve">subscript denotes stratum </w:t>
      </w:r>
      <m:oMath>
        <m:r>
          <w:rPr>
            <w:rFonts w:ascii="Cambria Math" w:hAnsi="Cambria Math" w:cs="Times New Roman"/>
            <w:color w:val="000000" w:themeColor="text1"/>
            <w:sz w:val="20"/>
            <w:szCs w:val="20"/>
            <w:lang w:val="en-GB"/>
          </w:rPr>
          <m:t>i∈</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N,D,V,M</m:t>
            </m:r>
          </m:e>
        </m:d>
      </m:oMath>
      <w:r w:rsidRPr="00F069EE">
        <w:rPr>
          <w:rFonts w:ascii="Times New Roman" w:hAnsi="Times New Roman" w:cs="Times New Roman"/>
          <w:color w:val="000000" w:themeColor="text1"/>
          <w:sz w:val="20"/>
          <w:szCs w:val="20"/>
          <w:lang w:val="en-GB"/>
        </w:rPr>
        <w:t xml:space="preserve"> and risk group </w:t>
      </w:r>
      <m:oMath>
        <m:r>
          <w:rPr>
            <w:rFonts w:ascii="Cambria Math" w:hAnsi="Cambria Math" w:cs="Times New Roman"/>
            <w:color w:val="000000" w:themeColor="text1"/>
            <w:sz w:val="20"/>
            <w:szCs w:val="20"/>
            <w:lang w:val="en-GB"/>
          </w:rPr>
          <m:t>j∈</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H,L</m:t>
            </m:r>
          </m:e>
        </m:d>
      </m:oMath>
      <w:r w:rsidRPr="00F069EE">
        <w:rPr>
          <w:rFonts w:ascii="Times New Roman" w:hAnsi="Times New Roman" w:cs="Times New Roman"/>
          <w:color w:val="000000" w:themeColor="text1"/>
          <w:sz w:val="20"/>
          <w:szCs w:val="20"/>
          <w:lang w:val="en-GB"/>
        </w:rPr>
        <w:t xml:space="preserve">, separated by comma, superscript denotes strain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DA0D8F">
        <w:rPr>
          <w:rFonts w:ascii="Times New Roman" w:hAnsi="Times New Roman" w:cs="Times New Roman"/>
          <w:color w:val="000000" w:themeColor="text1"/>
          <w:sz w:val="20"/>
          <w:szCs w:val="20"/>
          <w:lang w:val="en-GB"/>
        </w:rPr>
        <w:t>.</w:t>
      </w:r>
    </w:p>
    <w:p w14:paraId="7358F8A1" w14:textId="0AB50C03" w:rsidR="00DB3DC4" w:rsidRPr="00DA0D8F" w:rsidRDefault="00DB3DC4" w:rsidP="003B3837">
      <w:pPr>
        <w:pStyle w:val="ListParagraph"/>
        <w:numPr>
          <w:ilvl w:val="0"/>
          <w:numId w:val="5"/>
        </w:numPr>
        <w:spacing w:before="100" w:beforeAutospacing="1" w:after="100" w:afterAutospacing="1" w:line="276" w:lineRule="auto"/>
        <w:jc w:val="both"/>
        <w:rPr>
          <w:rFonts w:ascii="Times New Roman" w:hAnsi="Times New Roman" w:cs="Times New Roman"/>
          <w:color w:val="000000" w:themeColor="text1"/>
          <w:kern w:val="0"/>
          <w:sz w:val="20"/>
          <w:szCs w:val="20"/>
          <w:lang w:val="en-GB"/>
          <w14:ligatures w14:val="none"/>
        </w:rPr>
      </w:pPr>
      <w:r w:rsidRPr="00DA0D8F">
        <w:rPr>
          <w:rFonts w:ascii="Times New Roman" w:hAnsi="Times New Roman" w:cs="Times New Roman"/>
          <w:color w:val="000000" w:themeColor="text1"/>
          <w:kern w:val="0"/>
          <w:sz w:val="20"/>
          <w:szCs w:val="20"/>
          <w:lang w:val="en-GB"/>
          <w14:ligatures w14:val="none"/>
        </w:rPr>
        <w:t xml:space="preserve">For </w:t>
      </w:r>
      <w:r w:rsidR="0075698F">
        <w:rPr>
          <w:rFonts w:ascii="Times New Roman" w:hAnsi="Times New Roman" w:cs="Times New Roman"/>
          <w:color w:val="000000" w:themeColor="text1"/>
          <w:kern w:val="0"/>
          <w:sz w:val="20"/>
          <w:szCs w:val="20"/>
          <w:lang w:val="en-GB"/>
          <w14:ligatures w14:val="none"/>
        </w:rPr>
        <w:t>n</w:t>
      </w:r>
      <w:r w:rsidRPr="00DA0D8F">
        <w:rPr>
          <w:rFonts w:ascii="Times New Roman" w:hAnsi="Times New Roman" w:cs="Times New Roman"/>
          <w:color w:val="000000" w:themeColor="text1"/>
          <w:kern w:val="0"/>
          <w:sz w:val="20"/>
          <w:szCs w:val="20"/>
          <w:lang w:val="en-GB"/>
          <w14:ligatures w14:val="none"/>
        </w:rPr>
        <w:t>o</w:t>
      </w:r>
      <w:r w:rsidR="0075698F">
        <w:rPr>
          <w:rFonts w:ascii="Times New Roman" w:hAnsi="Times New Roman" w:cs="Times New Roman"/>
          <w:color w:val="000000" w:themeColor="text1"/>
          <w:kern w:val="0"/>
          <w:sz w:val="20"/>
          <w:szCs w:val="20"/>
          <w:lang w:val="en-GB"/>
          <w14:ligatures w14:val="none"/>
        </w:rPr>
        <w:t>-i</w:t>
      </w:r>
      <w:r w:rsidRPr="00DA0D8F">
        <w:rPr>
          <w:rFonts w:ascii="Times New Roman" w:hAnsi="Times New Roman" w:cs="Times New Roman"/>
          <w:color w:val="000000" w:themeColor="text1"/>
          <w:kern w:val="0"/>
          <w:sz w:val="20"/>
          <w:szCs w:val="20"/>
          <w:lang w:val="en-GB"/>
          <w14:ligatures w14:val="none"/>
        </w:rPr>
        <w:t>ntervention (N):</w:t>
      </w:r>
    </w:p>
    <w:p w14:paraId="69E2D4A7" w14:textId="236B426A" w:rsidR="00F14CE2"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q</m:t>
                  </m:r>
                </m:e>
                <m:sub>
                  <m:r>
                    <w:rPr>
                      <w:rFonts w:ascii="Cambria Math" w:eastAsia="Times New Roman" w:hAnsi="Cambria Math" w:cs="Times New Roman"/>
                      <w:color w:val="000000" w:themeColor="text1"/>
                      <w:kern w:val="0"/>
                      <w:sz w:val="20"/>
                      <w:szCs w:val="20"/>
                      <w:lang w:val="en-GB"/>
                      <w14:ligatures w14:val="none"/>
                    </w:rPr>
                    <m:t>j</m:t>
                  </m:r>
                </m:sub>
              </m:sSub>
              <m:r>
                <w:rPr>
                  <w:rFonts w:ascii="Cambria Math" w:eastAsia="Times New Roman" w:hAnsi="Cambria Math" w:cs="Times New Roman"/>
                  <w:color w:val="000000" w:themeColor="text1"/>
                  <w:kern w:val="0"/>
                  <w:sz w:val="20"/>
                  <w:szCs w:val="20"/>
                  <w:lang w:val="en-GB"/>
                  <w14:ligatures w14:val="none"/>
                </w:rPr>
                <m:t>α+ρ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45</m:t>
                  </m:r>
                </m:e>
              </m:d>
            </m:e>
          </m:eqArr>
          <m:r>
            <m:rPr>
              <m:sty m:val="p"/>
            </m:rPr>
            <w:rPr>
              <w:rFonts w:ascii="Cambria Math" w:hAnsi="Cambria Math"/>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49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51</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52</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53</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54</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55</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56</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57</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58</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59</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60</m:t>
                  </m:r>
                </m:e>
              </m:d>
            </m:e>
          </m:eqArr>
          <m:r>
            <m:rPr>
              <m:sty m:val="p"/>
            </m:rPr>
            <w:rPr>
              <w:rFonts w:ascii="Cambria Math" w:eastAsia="Times New Roman" w:hAnsi="Cambria Math"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N,j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61</m:t>
                  </m:r>
                </m:e>
              </m:d>
            </m:e>
          </m:eqArr>
        </m:oMath>
      </m:oMathPara>
    </w:p>
    <w:p w14:paraId="430E62D5" w14:textId="64C551EA" w:rsidR="00D337FB" w:rsidRPr="00DA0D8F" w:rsidRDefault="00D337FB"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DA0D8F">
        <w:rPr>
          <w:rFonts w:ascii="Times New Roman" w:eastAsia="Times New Roman" w:hAnsi="Times New Roman" w:cs="Times New Roman"/>
          <w:iCs/>
          <w:color w:val="000000" w:themeColor="text1"/>
          <w:kern w:val="0"/>
          <w:sz w:val="20"/>
          <w:szCs w:val="20"/>
          <w:lang w:val="en-GB"/>
          <w14:ligatures w14:val="none"/>
        </w:rPr>
        <w:t>For</w:t>
      </w:r>
      <w:r w:rsidR="0075698F">
        <w:rPr>
          <w:rFonts w:ascii="Times New Roman" w:eastAsia="Times New Roman" w:hAnsi="Times New Roman" w:cs="Times New Roman"/>
          <w:iCs/>
          <w:color w:val="000000" w:themeColor="text1"/>
          <w:kern w:val="0"/>
          <w:sz w:val="20"/>
          <w:szCs w:val="20"/>
          <w:lang w:val="en-GB"/>
          <w14:ligatures w14:val="none"/>
        </w:rPr>
        <w:t xml:space="preserve"> d</w:t>
      </w:r>
      <w:r w:rsidRPr="00DA0D8F">
        <w:rPr>
          <w:rFonts w:ascii="Times New Roman" w:eastAsia="Times New Roman" w:hAnsi="Times New Roman" w:cs="Times New Roman"/>
          <w:iCs/>
          <w:color w:val="000000" w:themeColor="text1"/>
          <w:kern w:val="0"/>
          <w:sz w:val="20"/>
          <w:szCs w:val="20"/>
          <w:lang w:val="en-GB"/>
          <w14:ligatures w14:val="none"/>
        </w:rPr>
        <w:t>oxy-PEP (D):</w:t>
      </w:r>
    </w:p>
    <w:p w14:paraId="2A03ACF1" w14:textId="05398E8C" w:rsidR="00620092"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e>
              </m:d>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62</m:t>
                  </m:r>
                </m:e>
              </m:d>
            </m:e>
          </m:eqArr>
          <m:r>
            <m:rPr>
              <m:sty m:val="p"/>
            </m:rPr>
            <w:rPr>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69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0</m:t>
                  </m:r>
                </m:sup>
              </m:sSubSup>
              <m:r>
                <w:rPr>
                  <w:rFonts w:ascii="Cambria Math" w:eastAsia="Times New Roman" w:hAnsi="Cambria Math" w:cs="Times New Roman"/>
                  <w:color w:val="000000" w:themeColor="text1"/>
                  <w:kern w:val="0"/>
                  <w:sz w:val="20"/>
                  <w:szCs w:val="20"/>
                  <w:lang w:val="en-GB"/>
                  <w14:ligatures w14:val="none"/>
                </w:rPr>
                <m:t>(t)+σψ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D,j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78</m:t>
                  </m:r>
                </m:e>
              </m:d>
            </m:e>
          </m:eqArr>
        </m:oMath>
      </m:oMathPara>
    </w:p>
    <w:p w14:paraId="602E1DFB" w14:textId="1655BECE" w:rsidR="002C3F2C" w:rsidRPr="00DA0D8F" w:rsidRDefault="002C3F2C"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DA0D8F">
        <w:rPr>
          <w:rFonts w:ascii="Times New Roman" w:eastAsia="Times New Roman" w:hAnsi="Times New Roman" w:cs="Times New Roman"/>
          <w:iCs/>
          <w:color w:val="000000" w:themeColor="text1"/>
          <w:kern w:val="0"/>
          <w:sz w:val="20"/>
          <w:szCs w:val="20"/>
          <w:lang w:val="en-GB"/>
          <w14:ligatures w14:val="none"/>
        </w:rPr>
        <w:t xml:space="preserve">For </w:t>
      </w:r>
      <w:r w:rsidR="00E315AD">
        <w:rPr>
          <w:rFonts w:ascii="Times New Roman" w:eastAsia="Times New Roman" w:hAnsi="Times New Roman" w:cs="Times New Roman"/>
          <w:iCs/>
          <w:color w:val="000000" w:themeColor="text1"/>
          <w:kern w:val="0"/>
          <w:sz w:val="20"/>
          <w:szCs w:val="20"/>
          <w:lang w:val="en-GB"/>
          <w14:ligatures w14:val="none"/>
        </w:rPr>
        <w:t>d</w:t>
      </w:r>
      <w:r w:rsidRPr="00DA0D8F">
        <w:rPr>
          <w:rFonts w:ascii="Times New Roman" w:eastAsia="Times New Roman" w:hAnsi="Times New Roman" w:cs="Times New Roman"/>
          <w:iCs/>
          <w:color w:val="000000" w:themeColor="text1"/>
          <w:kern w:val="0"/>
          <w:sz w:val="20"/>
          <w:szCs w:val="20"/>
          <w:lang w:val="en-GB"/>
          <w14:ligatures w14:val="none"/>
        </w:rPr>
        <w:t>oxy-PEP</w:t>
      </w:r>
      <w:r w:rsidR="00E315AD">
        <w:rPr>
          <w:rFonts w:ascii="Times New Roman" w:eastAsia="Times New Roman" w:hAnsi="Times New Roman" w:cs="Times New Roman"/>
          <w:iCs/>
          <w:color w:val="000000" w:themeColor="text1"/>
          <w:kern w:val="0"/>
          <w:sz w:val="20"/>
          <w:szCs w:val="20"/>
          <w:lang w:val="en-GB"/>
          <w14:ligatures w14:val="none"/>
        </w:rPr>
        <w:t xml:space="preserve"> + vaccination</w:t>
      </w:r>
      <w:r w:rsidRPr="00DA0D8F">
        <w:rPr>
          <w:rFonts w:ascii="Times New Roman" w:eastAsia="Times New Roman" w:hAnsi="Times New Roman" w:cs="Times New Roman"/>
          <w:iCs/>
          <w:color w:val="000000" w:themeColor="text1"/>
          <w:kern w:val="0"/>
          <w:sz w:val="20"/>
          <w:szCs w:val="20"/>
          <w:lang w:val="en-GB"/>
          <w14:ligatures w14:val="none"/>
        </w:rPr>
        <w:t xml:space="preserve"> (V):</w:t>
      </w:r>
    </w:p>
    <w:p w14:paraId="00B3CD2A" w14:textId="03DFB1DF" w:rsidR="00870795"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D,j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vd</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 xml:space="preserve">+ </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79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DengXian" w:hAnsi="Cambria Math" w:cs="Times New Roman"/>
                      <w:i/>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DengXian" w:hAnsi="Cambria Math" w:cs="Times New Roman"/>
                      <w:i/>
                      <w:iCs/>
                      <w:color w:val="000000" w:themeColor="text1"/>
                      <w:kern w:val="0"/>
                      <w:sz w:val="20"/>
                      <w:szCs w:val="20"/>
                      <w:lang w:val="en-GB"/>
                      <w14:ligatures w14:val="none"/>
                    </w:rPr>
                  </m:ctrlPr>
                </m:sSubPr>
                <m:e>
                  <m:r>
                    <w:rPr>
                      <w:rFonts w:ascii="Cambria Math" w:eastAsia="DengXian" w:hAnsi="Cambria Math" w:cs="Times New Roman"/>
                      <w:color w:val="000000" w:themeColor="text1"/>
                      <w:kern w:val="0"/>
                      <w:sz w:val="20"/>
                      <w:szCs w:val="20"/>
                      <w:lang w:val="en-GB"/>
                      <w14:ligatures w14:val="none"/>
                    </w:rPr>
                    <m:t>(1-e</m:t>
                  </m:r>
                </m:e>
                <m:sub>
                  <m:r>
                    <w:rPr>
                      <w:rFonts w:ascii="Cambria Math" w:eastAsia="DengXian" w:hAnsi="Cambria Math" w:cs="Times New Roman"/>
                      <w:color w:val="000000" w:themeColor="text1"/>
                      <w:kern w:val="0"/>
                      <w:sz w:val="20"/>
                      <w:szCs w:val="20"/>
                      <w:lang w:val="en-GB"/>
                      <w14:ligatures w14:val="none"/>
                    </w:rPr>
                    <m:t>vd</m:t>
                  </m:r>
                </m:sub>
              </m:sSub>
              <m:r>
                <w:rPr>
                  <w:rFonts w:ascii="Cambria Math" w:eastAsia="DengXi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89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w</m:t>
                  </m:r>
                </m:e>
                <m:sub>
                  <m:r>
                    <w:rPr>
                      <w:rFonts w:ascii="Cambria Math" w:eastAsia="Times New Roman" w:hAnsi="Cambria Math" w:cs="Times New Roman"/>
                      <w:color w:val="000000" w:themeColor="text1"/>
                      <w:kern w:val="0"/>
                      <w:sz w:val="20"/>
                      <w:szCs w:val="20"/>
                      <w:lang w:val="en-GB"/>
                      <w14:ligatures w14:val="none"/>
                    </w:rPr>
                    <m:t>t</m:t>
                  </m:r>
                </m:sub>
              </m:sSub>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95</m:t>
                  </m:r>
                </m:e>
              </m:d>
            </m:e>
          </m:eqArr>
        </m:oMath>
      </m:oMathPara>
    </w:p>
    <w:p w14:paraId="21B8B8FF" w14:textId="34DFA3AF" w:rsidR="00535D63" w:rsidRPr="00DA0D8F" w:rsidRDefault="00535D63" w:rsidP="003B3837">
      <w:pPr>
        <w:pStyle w:val="ListParagraph"/>
        <w:numPr>
          <w:ilvl w:val="0"/>
          <w:numId w:val="5"/>
        </w:num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w:r w:rsidRPr="00DA0D8F">
        <w:rPr>
          <w:rFonts w:ascii="Times New Roman" w:eastAsia="Times New Roman" w:hAnsi="Times New Roman" w:cs="Times New Roman"/>
          <w:iCs/>
          <w:color w:val="000000" w:themeColor="text1"/>
          <w:kern w:val="0"/>
          <w:sz w:val="20"/>
          <w:szCs w:val="20"/>
          <w:lang w:val="en-GB"/>
          <w14:ligatures w14:val="none"/>
        </w:rPr>
        <w:t>For</w:t>
      </w:r>
      <w:r w:rsidR="00E315AD">
        <w:rPr>
          <w:rFonts w:ascii="Times New Roman" w:eastAsia="Times New Roman" w:hAnsi="Times New Roman" w:cs="Times New Roman"/>
          <w:iCs/>
          <w:color w:val="000000" w:themeColor="text1"/>
          <w:kern w:val="0"/>
          <w:sz w:val="20"/>
          <w:szCs w:val="20"/>
          <w:lang w:val="en-GB"/>
          <w14:ligatures w14:val="none"/>
        </w:rPr>
        <w:t xml:space="preserve"> vaccination</w:t>
      </w:r>
      <w:r w:rsidRPr="00DA0D8F">
        <w:rPr>
          <w:rFonts w:ascii="Times New Roman" w:eastAsia="Times New Roman" w:hAnsi="Times New Roman" w:cs="Times New Roman"/>
          <w:iCs/>
          <w:color w:val="000000" w:themeColor="text1"/>
          <w:kern w:val="0"/>
          <w:sz w:val="20"/>
          <w:szCs w:val="20"/>
          <w:lang w:val="en-GB"/>
          <w14:ligatures w14:val="none"/>
        </w:rPr>
        <w:t xml:space="preserve"> (M):</w:t>
      </w:r>
    </w:p>
    <w:p w14:paraId="00FA7658" w14:textId="0CC2804A" w:rsidR="006B564D" w:rsidRPr="00DA0D8F" w:rsidRDefault="00000000" w:rsidP="003B3837">
      <w:pPr>
        <w:spacing w:before="100" w:beforeAutospacing="1" w:after="100" w:afterAutospacing="1" w:line="276" w:lineRule="auto"/>
        <w:jc w:val="both"/>
        <w:rPr>
          <w:rFonts w:ascii="Times New Roman" w:eastAsia="Times New Roman" w:hAnsi="Times New Roman" w:cs="Times New Roman"/>
          <w:i/>
          <w:color w:val="000000" w:themeColor="text1"/>
          <w:kern w:val="0"/>
          <w:sz w:val="20"/>
          <w:szCs w:val="20"/>
          <w:lang w:val="en-GB"/>
          <w14:ligatures w14:val="none"/>
        </w:rPr>
      </w:pPr>
      <m:oMathPara>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v</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N,j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V,j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r>
                <w:rPr>
                  <w:rFonts w:ascii="Cambria Math" w:eastAsia="Times New Roman" w:hAnsi="Cambria Math" w:cs="Times New Roman"/>
                  <w:color w:val="000000" w:themeColor="text1"/>
                  <w:kern w:val="0"/>
                  <w:sz w:val="20"/>
                  <w:szCs w:val="20"/>
                  <w:lang w:val="en-GB"/>
                  <w14:ligatures w14:val="none"/>
                </w:rPr>
                <m:t>+ρ</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1-ϕ</m:t>
                  </m:r>
                </m:e>
              </m:d>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r>
                <w:rPr>
                  <w:rFonts w:ascii="Cambria Math" w:eastAsia="Times New Roman" w:hAnsi="Cambria Math" w:cs="Times New Roman"/>
                  <w:color w:val="000000" w:themeColor="text1"/>
                  <w:kern w:val="0"/>
                  <w:sz w:val="20"/>
                  <w:szCs w:val="20"/>
                  <w:lang w:val="en-GB"/>
                  <w14:ligatures w14:val="none"/>
                </w:rPr>
                <m:t>+ ν</m:t>
              </m:r>
              <m:d>
                <m:dPr>
                  <m:ctrlPr>
                    <w:rPr>
                      <w:rFonts w:ascii="Cambria Math" w:eastAsia="Times New Roman" w:hAnsi="Cambria Math" w:cs="Times New Roman"/>
                      <w:i/>
                      <w:color w:val="000000" w:themeColor="text1"/>
                      <w:kern w:val="0"/>
                      <w:sz w:val="20"/>
                      <w:szCs w:val="20"/>
                      <w:lang w:val="en-GB"/>
                      <w14:ligatures w14:val="none"/>
                    </w:rPr>
                  </m:ctrlPr>
                </m:dPr>
                <m:e>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d>
              <m:ctrlPr>
                <w:rPr>
                  <w:rFonts w:ascii="Cambria Math" w:eastAsia="Cambria Math" w:hAnsi="Cambria Math" w:cs="Cambria Math"/>
                  <w:i/>
                  <w:color w:val="000000" w:themeColor="text1"/>
                  <w:kern w:val="0"/>
                  <w:sz w:val="20"/>
                  <w:szCs w:val="20"/>
                  <w:lang w:val="en-GB"/>
                  <w14:ligatures w14:val="none"/>
                </w:rPr>
              </m:ctrlPr>
            </m:e>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eqArr>
                        <m:eqArrPr>
                          <m:ctrlPr>
                            <w:rPr>
                              <w:rFonts w:ascii="Cambria Math" w:eastAsia="Times New Roman" w:hAnsi="Cambria Math" w:cs="Times New Roman"/>
                              <w:i/>
                              <w:color w:val="000000" w:themeColor="text1"/>
                              <w:kern w:val="0"/>
                              <w:sz w:val="20"/>
                              <w:szCs w:val="20"/>
                              <w:lang w:val="en-GB"/>
                              <w14:ligatures w14:val="none"/>
                            </w:rPr>
                          </m:ctrlPr>
                        </m:eqArr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e>
                              </m:d>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e>
                        <m:e>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p</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eqArr>
                    </m:e>
                  </m:d>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0</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99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=(1-</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c</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c</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102</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103</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c</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0</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104</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t</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t</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105</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106</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107</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108</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(1-e</m:t>
                  </m:r>
                </m:e>
                <m:sub>
                  <m:r>
                    <w:rPr>
                      <w:rFonts w:ascii="Cambria Math" w:eastAsia="Times New Roman" w:hAnsi="Cambria Math" w:cs="Times New Roman"/>
                      <w:color w:val="000000" w:themeColor="text1"/>
                      <w:kern w:val="0"/>
                      <w:sz w:val="20"/>
                      <w:szCs w:val="20"/>
                      <w:lang w:val="en-GB"/>
                      <w14:ligatures w14:val="none"/>
                    </w:rPr>
                    <m:t>v</m:t>
                  </m:r>
                </m:sub>
              </m:sSub>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f</m:t>
                  </m:r>
                </m:e>
                <m:sub>
                  <m:r>
                    <w:rPr>
                      <w:rFonts w:ascii="Cambria Math" w:eastAsia="Times New Roman" w:hAnsi="Cambria Math" w:cs="Times New Roman"/>
                      <w:color w:val="000000" w:themeColor="text1"/>
                      <w:kern w:val="0"/>
                      <w:sz w:val="20"/>
                      <w:szCs w:val="20"/>
                      <w:lang w:val="en-GB"/>
                      <w14:ligatures w14:val="none"/>
                    </w:rPr>
                    <m:t>d2</m:t>
                  </m:r>
                </m:sub>
              </m:sSub>
              <m:sSup>
                <m:sSupPr>
                  <m:ctrlPr>
                    <w:rPr>
                      <w:rFonts w:ascii="Cambria Math" w:eastAsia="Times New Roman" w:hAnsi="Cambria Math" w:cs="Times New Roman"/>
                      <w:i/>
                      <w:kern w:val="0"/>
                      <w:sz w:val="20"/>
                      <w:szCs w:val="20"/>
                      <w:lang w:val="en-GB"/>
                      <w14:ligatures w14:val="none"/>
                    </w:rPr>
                  </m:ctrlPr>
                </m:sSupPr>
                <m:e>
                  <m:sSub>
                    <m:sSubPr>
                      <m:ctrlPr>
                        <w:rPr>
                          <w:rFonts w:ascii="Cambria Math" w:hAnsi="Cambria Math"/>
                          <w:i/>
                          <w:sz w:val="20"/>
                          <w:szCs w:val="20"/>
                          <w:lang w:val="en-GB"/>
                        </w:rPr>
                      </m:ctrlPr>
                    </m:sSubPr>
                    <m:e>
                      <m:r>
                        <w:rPr>
                          <w:rFonts w:ascii="Cambria Math" w:hAnsi="Cambria Math"/>
                          <w:sz w:val="20"/>
                          <w:szCs w:val="20"/>
                          <w:lang w:val="en-GB"/>
                        </w:rPr>
                        <m:t>λ</m:t>
                      </m:r>
                    </m:e>
                    <m:sub>
                      <m:r>
                        <w:rPr>
                          <w:rFonts w:ascii="Cambria Math" w:hAnsi="Cambria Math"/>
                          <w:sz w:val="20"/>
                          <w:szCs w:val="20"/>
                          <w:lang w:val="en-GB"/>
                        </w:rPr>
                        <m:t>j</m:t>
                      </m:r>
                    </m:sub>
                  </m:sSub>
                </m:e>
                <m:sup>
                  <m:r>
                    <w:rPr>
                      <w:rFonts w:ascii="Cambria Math" w:hAnsi="Cambria Math"/>
                      <w:sz w:val="20"/>
                      <w:szCs w:val="20"/>
                      <w:lang w:val="en-GB"/>
                    </w:rPr>
                    <m:t>d2</m:t>
                  </m:r>
                </m:sup>
              </m:s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U</m:t>
                  </m:r>
                </m:e>
                <m:sub>
                  <m:r>
                    <w:rPr>
                      <w:rFonts w:ascii="Cambria Math" w:eastAsia="Times New Roman" w:hAnsi="Cambria Math" w:cs="Times New Roman"/>
                      <w:color w:val="000000" w:themeColor="text1"/>
                      <w:kern w:val="0"/>
                      <w:sz w:val="20"/>
                      <w:szCs w:val="20"/>
                      <w:lang w:val="en-GB"/>
                      <w14:ligatures w14:val="none"/>
                    </w:rPr>
                    <m:t>M,j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σ+</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109</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1-ψ</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ν+</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+ϕρ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110</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=σψ</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E</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μ+</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111</m:t>
                  </m:r>
                </m:e>
              </m:d>
            </m:e>
          </m:eqArr>
          <m:r>
            <m:rPr>
              <m:sty m:val="p"/>
            </m:rPr>
            <w:rPr>
              <w:rFonts w:ascii="Times New Roman" w:eastAsia="Times New Roman" w:hAnsi="Times New Roman" w:cs="Times New Roman"/>
              <w:color w:val="000000" w:themeColor="text1"/>
              <w:kern w:val="0"/>
              <w:sz w:val="20"/>
              <w:szCs w:val="20"/>
              <w:lang w:val="en-GB"/>
              <w14:ligatures w14:val="none"/>
            </w:rPr>
            <w:br/>
          </m:r>
        </m:oMath>
        <m:oMath>
          <m:eqArr>
            <m:eqArrPr>
              <m:maxDist m:val="1"/>
              <m:ctrlPr>
                <w:rPr>
                  <w:rFonts w:ascii="Cambria Math" w:eastAsia="Times New Roman" w:hAnsi="Cambria Math" w:cs="Times New Roman"/>
                  <w:i/>
                  <w:color w:val="000000" w:themeColor="text1"/>
                  <w:kern w:val="0"/>
                  <w:sz w:val="20"/>
                  <w:szCs w:val="20"/>
                  <w:lang w:val="en-GB"/>
                  <w14:ligatures w14:val="none"/>
                </w:rPr>
              </m:ctrlPr>
            </m:eqArrPr>
            <m:e>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d</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num>
                <m:den>
                  <m:r>
                    <w:rPr>
                      <w:rFonts w:ascii="Cambria Math" w:eastAsia="Times New Roman" w:hAnsi="Cambria Math" w:cs="Times New Roman"/>
                      <w:color w:val="000000" w:themeColor="text1"/>
                      <w:kern w:val="0"/>
                      <w:sz w:val="20"/>
                      <w:szCs w:val="20"/>
                      <w:lang w:val="en-GB"/>
                      <w14:ligatures w14:val="none"/>
                    </w:rPr>
                    <m:t>dt</m:t>
                  </m:r>
                </m:den>
              </m:f>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η</m:t>
                  </m:r>
                </m:e>
                <m:sub>
                  <m:r>
                    <w:rPr>
                      <w:rFonts w:ascii="Cambria Math" w:eastAsia="Times New Roman" w:hAnsi="Cambria Math" w:cs="Times New Roman"/>
                      <w:color w:val="000000" w:themeColor="text1"/>
                      <w:kern w:val="0"/>
                      <w:sz w:val="20"/>
                      <w:szCs w:val="20"/>
                      <w:lang w:val="en-GB"/>
                      <w14:ligatures w14:val="none"/>
                    </w:rPr>
                    <m:t>j</m:t>
                  </m:r>
                </m:sub>
              </m:sSub>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A</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+μ</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S</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ρ+</m:t>
                  </m:r>
                  <m:f>
                    <m:fPr>
                      <m:ctrlPr>
                        <w:rPr>
                          <w:rFonts w:ascii="Cambria Math" w:eastAsia="Times New Roman" w:hAnsi="Cambria Math" w:cs="Times New Roman"/>
                          <w:i/>
                          <w:color w:val="000000" w:themeColor="text1"/>
                          <w:kern w:val="0"/>
                          <w:sz w:val="20"/>
                          <w:szCs w:val="20"/>
                          <w:lang w:val="en-GB"/>
                          <w14:ligatures w14:val="none"/>
                        </w:rPr>
                      </m:ctrlPr>
                    </m:fPr>
                    <m:num>
                      <m:r>
                        <w:rPr>
                          <w:rFonts w:ascii="Cambria Math" w:eastAsia="Times New Roman" w:hAnsi="Cambria Math" w:cs="Times New Roman"/>
                          <w:color w:val="000000" w:themeColor="text1"/>
                          <w:kern w:val="0"/>
                          <w:sz w:val="20"/>
                          <w:szCs w:val="20"/>
                          <w:lang w:val="en-GB"/>
                          <w14:ligatures w14:val="none"/>
                        </w:rPr>
                        <m:t>1</m:t>
                      </m:r>
                    </m:num>
                    <m:den>
                      <m:r>
                        <w:rPr>
                          <w:rFonts w:ascii="Cambria Math" w:eastAsia="Times New Roman" w:hAnsi="Cambria Math" w:cs="Times New Roman"/>
                          <w:color w:val="000000" w:themeColor="text1"/>
                          <w:kern w:val="0"/>
                          <w:sz w:val="20"/>
                          <w:szCs w:val="20"/>
                          <w:lang w:val="en-GB"/>
                          <w14:ligatures w14:val="none"/>
                        </w:rPr>
                        <m:t>γ</m:t>
                      </m:r>
                    </m:den>
                  </m:f>
                </m:e>
              </m:d>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n</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V,j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ξ</m:t>
                  </m:r>
                </m:e>
                <m:sub>
                  <m:r>
                    <w:rPr>
                      <w:rFonts w:ascii="Cambria Math" w:eastAsia="Times New Roman" w:hAnsi="Cambria Math" w:cs="Times New Roman"/>
                      <w:color w:val="000000" w:themeColor="text1"/>
                      <w:kern w:val="0"/>
                      <w:sz w:val="20"/>
                      <w:szCs w:val="20"/>
                      <w:lang w:val="en-GB"/>
                      <w14:ligatures w14:val="none"/>
                    </w:rPr>
                    <m:t>d</m:t>
                  </m:r>
                </m:sub>
              </m:sSub>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d2</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sSub>
                <m:sSubPr>
                  <m:ctrlPr>
                    <w:rPr>
                      <w:rFonts w:ascii="Cambria Math" w:eastAsia="Times New Roman" w:hAnsi="Cambria Math" w:cs="Times New Roman"/>
                      <w:i/>
                      <w:color w:val="000000" w:themeColor="text1"/>
                      <w:kern w:val="0"/>
                      <w:sz w:val="20"/>
                      <w:szCs w:val="20"/>
                      <w:lang w:val="en-GB"/>
                      <w14:ligatures w14:val="none"/>
                    </w:rPr>
                  </m:ctrlPr>
                </m:sSubPr>
                <m:e>
                  <m:r>
                    <w:rPr>
                      <w:rFonts w:ascii="Cambria Math" w:eastAsia="Times New Roman" w:hAnsi="Cambria Math" w:cs="Times New Roman"/>
                      <w:color w:val="000000" w:themeColor="text1"/>
                      <w:kern w:val="0"/>
                      <w:sz w:val="20"/>
                      <w:szCs w:val="20"/>
                      <w:lang w:val="en-GB"/>
                      <w14:ligatures w14:val="none"/>
                    </w:rPr>
                    <m:t>ω</m:t>
                  </m:r>
                </m:e>
                <m:sub>
                  <m:r>
                    <w:rPr>
                      <w:rFonts w:ascii="Cambria Math" w:eastAsia="Times New Roman" w:hAnsi="Cambria Math" w:cs="Times New Roman"/>
                      <w:color w:val="000000" w:themeColor="text1"/>
                      <w:kern w:val="0"/>
                      <w:sz w:val="20"/>
                      <w:szCs w:val="20"/>
                      <w:lang w:val="en-GB"/>
                      <w14:ligatures w14:val="none"/>
                    </w:rPr>
                    <m:t>c</m:t>
                  </m:r>
                </m:sub>
              </m:sSub>
              <m:r>
                <w:rPr>
                  <w:rFonts w:ascii="Cambria Math" w:eastAsia="Times New Roman" w:hAnsi="Cambria Math" w:cs="Times New Roman"/>
                  <w:color w:val="000000" w:themeColor="text1"/>
                  <w:kern w:val="0"/>
                  <w:sz w:val="20"/>
                  <w:szCs w:val="20"/>
                  <w:lang w:val="en-GB"/>
                  <w14:ligatures w14:val="none"/>
                </w:rPr>
                <m:t>ρ</m:t>
              </m:r>
              <m:sSubSup>
                <m:sSubSupPr>
                  <m:ctrlPr>
                    <w:rPr>
                      <w:rFonts w:ascii="Cambria Math" w:eastAsia="Times New Roman" w:hAnsi="Cambria Math" w:cs="Times New Roman"/>
                      <w:i/>
                      <w:color w:val="000000" w:themeColor="text1"/>
                      <w:kern w:val="0"/>
                      <w:sz w:val="20"/>
                      <w:szCs w:val="20"/>
                      <w:lang w:val="en-GB"/>
                      <w14:ligatures w14:val="none"/>
                    </w:rPr>
                  </m:ctrlPr>
                </m:sSubSupPr>
                <m:e>
                  <m:r>
                    <w:rPr>
                      <w:rFonts w:ascii="Cambria Math" w:eastAsia="Times New Roman" w:hAnsi="Cambria Math" w:cs="Times New Roman"/>
                      <w:color w:val="000000" w:themeColor="text1"/>
                      <w:kern w:val="0"/>
                      <w:sz w:val="20"/>
                      <w:szCs w:val="20"/>
                      <w:lang w:val="en-GB"/>
                      <w14:ligatures w14:val="none"/>
                    </w:rPr>
                    <m:t>T</m:t>
                  </m:r>
                </m:e>
                <m:sub>
                  <m:r>
                    <w:rPr>
                      <w:rFonts w:ascii="Cambria Math" w:eastAsia="Times New Roman" w:hAnsi="Cambria Math" w:cs="Times New Roman"/>
                      <w:color w:val="000000" w:themeColor="text1"/>
                      <w:kern w:val="0"/>
                      <w:sz w:val="20"/>
                      <w:szCs w:val="20"/>
                      <w:lang w:val="en-GB"/>
                      <w14:ligatures w14:val="none"/>
                    </w:rPr>
                    <m:t>M,j</m:t>
                  </m:r>
                </m:sub>
                <m:sup>
                  <m:r>
                    <w:rPr>
                      <w:rFonts w:ascii="Cambria Math" w:eastAsia="Times New Roman" w:hAnsi="Cambria Math" w:cs="Times New Roman"/>
                      <w:color w:val="000000" w:themeColor="text1"/>
                      <w:kern w:val="0"/>
                      <w:sz w:val="20"/>
                      <w:szCs w:val="20"/>
                      <w:lang w:val="en-GB"/>
                      <w14:ligatures w14:val="none"/>
                    </w:rPr>
                    <m:t>t</m:t>
                  </m:r>
                </m:sup>
              </m:sSubSup>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t</m:t>
                  </m:r>
                </m:e>
              </m:d>
              <m:r>
                <w:rPr>
                  <w:rFonts w:ascii="Cambria Math" w:eastAsia="Times New Roman" w:hAnsi="Cambria Math" w:cs="Times New Roman"/>
                  <w:color w:val="000000" w:themeColor="text1"/>
                  <w:kern w:val="0"/>
                  <w:sz w:val="20"/>
                  <w:szCs w:val="20"/>
                  <w:lang w:val="en-GB"/>
                  <w14:ligatures w14:val="none"/>
                </w:rPr>
                <m:t>#</m:t>
              </m:r>
              <m:d>
                <m:dPr>
                  <m:ctrlPr>
                    <w:rPr>
                      <w:rFonts w:ascii="Cambria Math" w:eastAsia="Times New Roman" w:hAnsi="Cambria Math" w:cs="Times New Roman"/>
                      <w:i/>
                      <w:color w:val="000000" w:themeColor="text1"/>
                      <w:kern w:val="0"/>
                      <w:sz w:val="20"/>
                      <w:szCs w:val="20"/>
                      <w:lang w:val="en-GB"/>
                      <w14:ligatures w14:val="none"/>
                    </w:rPr>
                  </m:ctrlPr>
                </m:dPr>
                <m:e>
                  <m:r>
                    <w:rPr>
                      <w:rFonts w:ascii="Cambria Math" w:eastAsia="Times New Roman" w:hAnsi="Cambria Math" w:cs="Times New Roman"/>
                      <w:color w:val="000000" w:themeColor="text1"/>
                      <w:kern w:val="0"/>
                      <w:sz w:val="20"/>
                      <w:szCs w:val="20"/>
                      <w:lang w:val="en-GB"/>
                      <w14:ligatures w14:val="none"/>
                    </w:rPr>
                    <m:t>112</m:t>
                  </m:r>
                </m:e>
              </m:d>
            </m:e>
          </m:eqArr>
        </m:oMath>
      </m:oMathPara>
    </w:p>
    <w:p w14:paraId="2C04AD62" w14:textId="41A17B0E" w:rsidR="00454F2D" w:rsidRPr="00454F2D" w:rsidRDefault="00454F2D" w:rsidP="003B3837">
      <w:pPr>
        <w:spacing w:before="100" w:beforeAutospacing="1" w:after="100" w:afterAutospacing="1" w:line="276" w:lineRule="auto"/>
        <w:jc w:val="both"/>
        <w:rPr>
          <w:rFonts w:ascii="Times New Roman" w:hAnsi="Times New Roman" w:cs="Times New Roman"/>
          <w:b/>
          <w:bCs/>
          <w:sz w:val="20"/>
          <w:szCs w:val="20"/>
          <w:lang w:val="en-GB"/>
        </w:rPr>
      </w:pPr>
      <w:r w:rsidRPr="00454F2D">
        <w:rPr>
          <w:rFonts w:ascii="Times New Roman" w:hAnsi="Times New Roman" w:cs="Times New Roman"/>
          <w:b/>
          <w:bCs/>
          <w:sz w:val="20"/>
          <w:szCs w:val="20"/>
          <w:lang w:val="en-GB"/>
        </w:rPr>
        <w:t>3.3. Simulations</w:t>
      </w:r>
    </w:p>
    <w:p w14:paraId="1CA58020" w14:textId="4673FAA8" w:rsidR="00F01D36" w:rsidRDefault="00F01D36" w:rsidP="003B3837">
      <w:pPr>
        <w:spacing w:before="100" w:beforeAutospacing="1" w:after="100" w:afterAutospacing="1" w:line="276" w:lineRule="auto"/>
        <w:jc w:val="both"/>
        <w:rPr>
          <w:rFonts w:ascii="Times New Roman" w:hAnsi="Times New Roman" w:cs="Times New Roman"/>
          <w:sz w:val="20"/>
          <w:szCs w:val="20"/>
          <w:lang w:val="en-GB"/>
        </w:rPr>
      </w:pPr>
      <w:r w:rsidRPr="004273A8">
        <w:rPr>
          <w:rFonts w:ascii="Times New Roman" w:hAnsi="Times New Roman" w:cs="Times New Roman"/>
          <w:sz w:val="20"/>
          <w:szCs w:val="20"/>
          <w:lang w:val="en-GB"/>
        </w:rPr>
        <w:t xml:space="preserve">Posterior estimates of the transition parameters (model parameters were calibrated using Markov chain Monte Carlo (MCMC) to obtain the joint posterior distribution as detailed in </w:t>
      </w:r>
      <w:r>
        <w:rPr>
          <w:rFonts w:ascii="Times New Roman" w:hAnsi="Times New Roman" w:cs="Times New Roman"/>
          <w:sz w:val="20"/>
          <w:szCs w:val="20"/>
          <w:lang w:val="en-GB"/>
        </w:rPr>
        <w:t>Section 2</w:t>
      </w:r>
      <w:r w:rsidRPr="004273A8">
        <w:rPr>
          <w:rFonts w:ascii="Times New Roman" w:hAnsi="Times New Roman" w:cs="Times New Roman"/>
          <w:sz w:val="20"/>
          <w:szCs w:val="20"/>
          <w:lang w:val="en-GB"/>
        </w:rPr>
        <w:t xml:space="preserve">; Table </w:t>
      </w:r>
      <w:r>
        <w:rPr>
          <w:rFonts w:ascii="Times New Roman" w:hAnsi="Times New Roman" w:cs="Times New Roman"/>
          <w:sz w:val="20"/>
          <w:szCs w:val="20"/>
          <w:lang w:val="en-GB"/>
        </w:rPr>
        <w:t>3</w:t>
      </w:r>
      <w:r w:rsidRPr="004273A8">
        <w:rPr>
          <w:rFonts w:ascii="Times New Roman" w:hAnsi="Times New Roman" w:cs="Times New Roman"/>
          <w:sz w:val="20"/>
          <w:szCs w:val="20"/>
          <w:lang w:val="en-GB"/>
        </w:rPr>
        <w:t>) were used to simulate disease dynamics - with and without intervention strategies - using the deSolve package (version 1.40). To quantify uncertainty, 1,000 parameter sets were sampled from this posterior and used in forward simulations. This procedure propagates uncertainty through the model by exploring the full joint posterior, thereby capturing variability in outcomes as well as parameter correlations. Sensitivity analyses were additionally performed for parameters not estimated through calibration, includi</w:t>
      </w:r>
      <w:r>
        <w:rPr>
          <w:rFonts w:ascii="Times New Roman" w:hAnsi="Times New Roman" w:cs="Times New Roman"/>
          <w:sz w:val="20"/>
          <w:szCs w:val="20"/>
          <w:lang w:val="en-GB"/>
        </w:rPr>
        <w:t>ng uptake rates of doxy-PEP and vaccination</w:t>
      </w:r>
      <w:r w:rsidRPr="004273A8">
        <w:rPr>
          <w:rFonts w:ascii="Times New Roman" w:hAnsi="Times New Roman" w:cs="Times New Roman"/>
          <w:sz w:val="20"/>
          <w:szCs w:val="20"/>
          <w:lang w:val="en-GB"/>
        </w:rPr>
        <w:t>. Specifically, simulations were conducted over time from 202</w:t>
      </w:r>
      <w:r>
        <w:rPr>
          <w:rFonts w:ascii="Times New Roman" w:hAnsi="Times New Roman" w:cs="Times New Roman"/>
          <w:sz w:val="20"/>
          <w:szCs w:val="20"/>
          <w:lang w:val="en-GB"/>
        </w:rPr>
        <w:t>7</w:t>
      </w:r>
      <w:r w:rsidRPr="004273A8">
        <w:rPr>
          <w:rFonts w:ascii="Times New Roman" w:hAnsi="Times New Roman" w:cs="Times New Roman"/>
          <w:sz w:val="20"/>
          <w:szCs w:val="20"/>
          <w:lang w:val="en-GB"/>
        </w:rPr>
        <w:t xml:space="preserve"> to 204</w:t>
      </w:r>
      <w:r>
        <w:rPr>
          <w:rFonts w:ascii="Times New Roman" w:hAnsi="Times New Roman" w:cs="Times New Roman"/>
          <w:sz w:val="20"/>
          <w:szCs w:val="20"/>
          <w:lang w:val="en-GB"/>
        </w:rPr>
        <w:t>1</w:t>
      </w:r>
      <w:r w:rsidRPr="004273A8">
        <w:rPr>
          <w:rFonts w:ascii="Times New Roman" w:hAnsi="Times New Roman" w:cs="Times New Roman"/>
          <w:sz w:val="20"/>
          <w:szCs w:val="20"/>
          <w:lang w:val="en-GB"/>
        </w:rPr>
        <w:t xml:space="preserve"> for MSM populations in England. Two alternative future scenarios were considered: (A) a </w:t>
      </w:r>
      <w:r w:rsidRPr="004273A8">
        <w:rPr>
          <w:rStyle w:val="Strong"/>
          <w:rFonts w:ascii="Times New Roman" w:hAnsi="Times New Roman" w:cs="Times New Roman"/>
          <w:b w:val="0"/>
          <w:bCs w:val="0"/>
          <w:sz w:val="20"/>
          <w:szCs w:val="20"/>
          <w:lang w:val="en-GB"/>
        </w:rPr>
        <w:t>stabilized behaviour</w:t>
      </w:r>
      <w:r w:rsidRPr="004273A8">
        <w:rPr>
          <w:rFonts w:ascii="Times New Roman" w:hAnsi="Times New Roman" w:cs="Times New Roman"/>
          <w:sz w:val="20"/>
          <w:szCs w:val="20"/>
          <w:lang w:val="en-GB"/>
        </w:rPr>
        <w:t xml:space="preserve"> scenario, in which the time-varying behavioural parameters inferred from historical data (i.e., force of infection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λ</m:t>
            </m: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4273A8">
        <w:rPr>
          <w:rFonts w:ascii="Times New Roman" w:hAnsi="Times New Roman" w:cs="Times New Roman"/>
          <w:sz w:val="20"/>
          <w:szCs w:val="20"/>
          <w:lang w:val="en-GB"/>
        </w:rPr>
        <w:t xml:space="preserve"> and asymptomatic screening rate </w:t>
      </w:r>
      <m:oMath>
        <m:sSub>
          <m:sSubPr>
            <m:ctrlPr>
              <w:rPr>
                <w:rFonts w:ascii="Cambria Math" w:hAnsi="Cambria Math" w:cs="Times New Roman"/>
                <w:i/>
                <w:color w:val="000000"/>
                <w:sz w:val="20"/>
                <w:szCs w:val="20"/>
                <w:lang w:val="en-GB"/>
              </w:rPr>
            </m:ctrlPr>
          </m:sSubPr>
          <m:e>
            <m:r>
              <w:rPr>
                <w:rFonts w:ascii="Cambria Math" w:hAnsi="Cambria Math" w:cs="Times New Roman"/>
                <w:color w:val="000000"/>
                <w:sz w:val="20"/>
                <w:szCs w:val="20"/>
                <w:lang w:val="en-GB"/>
              </w:rPr>
              <m:t>η</m:t>
            </m:r>
            <m:ctrlPr>
              <w:rPr>
                <w:rFonts w:ascii="Cambria Math" w:hAnsi="Cambria Math" w:cs="Times New Roman"/>
                <w:color w:val="000000"/>
                <w:sz w:val="20"/>
                <w:szCs w:val="20"/>
                <w:lang w:val="en-GB"/>
              </w:rPr>
            </m:ctrlPr>
          </m:e>
          <m:sub>
            <m:r>
              <w:rPr>
                <w:rFonts w:ascii="Cambria Math" w:hAnsi="Cambria Math" w:cs="Times New Roman"/>
                <w:color w:val="000000"/>
                <w:sz w:val="20"/>
                <w:szCs w:val="20"/>
                <w:lang w:val="en-GB"/>
              </w:rPr>
              <m:t>j</m:t>
            </m:r>
          </m:sub>
        </m:sSub>
        <m:d>
          <m:dPr>
            <m:ctrlPr>
              <w:rPr>
                <w:rFonts w:ascii="Cambria Math" w:hAnsi="Cambria Math" w:cs="Times New Roman"/>
                <w:i/>
                <w:color w:val="000000"/>
                <w:sz w:val="20"/>
                <w:szCs w:val="20"/>
                <w:lang w:val="en-GB"/>
              </w:rPr>
            </m:ctrlPr>
          </m:dPr>
          <m:e>
            <m:r>
              <w:rPr>
                <w:rFonts w:ascii="Cambria Math" w:hAnsi="Cambria Math" w:cs="Times New Roman"/>
                <w:color w:val="000000"/>
                <w:sz w:val="20"/>
                <w:szCs w:val="20"/>
                <w:lang w:val="en-GB"/>
              </w:rPr>
              <m:t>t</m:t>
            </m:r>
          </m:e>
        </m:d>
      </m:oMath>
      <w:r w:rsidRPr="004273A8">
        <w:rPr>
          <w:rFonts w:ascii="Times New Roman" w:hAnsi="Times New Roman" w:cs="Times New Roman"/>
          <w:sz w:val="20"/>
          <w:szCs w:val="20"/>
          <w:lang w:val="en-GB"/>
        </w:rPr>
        <w:t xml:space="preserve">) remain constant beyond the final year where data was available; and (B) a </w:t>
      </w:r>
      <w:r w:rsidRPr="004273A8">
        <w:rPr>
          <w:rStyle w:val="Strong"/>
          <w:rFonts w:ascii="Times New Roman" w:hAnsi="Times New Roman" w:cs="Times New Roman"/>
          <w:b w:val="0"/>
          <w:bCs w:val="0"/>
          <w:sz w:val="20"/>
          <w:szCs w:val="20"/>
          <w:lang w:val="en-GB"/>
        </w:rPr>
        <w:t>continued trend</w:t>
      </w:r>
      <w:r w:rsidRPr="004273A8">
        <w:rPr>
          <w:rFonts w:ascii="Times New Roman" w:hAnsi="Times New Roman" w:cs="Times New Roman"/>
          <w:sz w:val="20"/>
          <w:szCs w:val="20"/>
          <w:lang w:val="en-GB"/>
        </w:rPr>
        <w:t xml:space="preserve"> scenario, where these behavioural trends continue to evolve through to 204</w:t>
      </w:r>
      <w:r w:rsidR="00C728EB">
        <w:rPr>
          <w:rFonts w:ascii="Times New Roman" w:hAnsi="Times New Roman" w:cs="Times New Roman"/>
          <w:sz w:val="20"/>
          <w:szCs w:val="20"/>
          <w:lang w:val="en-GB"/>
        </w:rPr>
        <w:t>1</w:t>
      </w:r>
      <w:r w:rsidRPr="004273A8">
        <w:rPr>
          <w:rFonts w:ascii="Times New Roman" w:hAnsi="Times New Roman" w:cs="Times New Roman"/>
          <w:sz w:val="20"/>
          <w:szCs w:val="20"/>
          <w:lang w:val="en-GB"/>
        </w:rPr>
        <w:t xml:space="preserve"> based on past incidence.</w:t>
      </w:r>
    </w:p>
    <w:p w14:paraId="087548BE" w14:textId="5AF334C8" w:rsidR="00204018" w:rsidRPr="00DA0D8F" w:rsidRDefault="003B6F4F" w:rsidP="003B3837">
      <w:pPr>
        <w:spacing w:before="100" w:beforeAutospacing="1" w:after="100" w:afterAutospacing="1" w:line="276" w:lineRule="auto"/>
        <w:jc w:val="both"/>
        <w:rPr>
          <w:rFonts w:ascii="Times New Roman" w:hAnsi="Times New Roman" w:cs="Times New Roman"/>
          <w:sz w:val="20"/>
          <w:szCs w:val="20"/>
          <w:lang w:val="en-GB"/>
        </w:rPr>
      </w:pPr>
      <w:r w:rsidRPr="003B6F4F">
        <w:rPr>
          <w:rFonts w:ascii="Times New Roman" w:hAnsi="Times New Roman" w:cs="Times New Roman"/>
          <w:sz w:val="20"/>
          <w:szCs w:val="20"/>
        </w:rPr>
        <w:t xml:space="preserve">Moreover, rather than tracking clinically manifest cases, this modelling framework quantifies the incidence of </w:t>
      </w:r>
      <w:ins w:id="60" w:author="#WANG ZIHAO#" w:date="2026-06-18T11:46:00Z" w16du:dateUtc="2026-06-18T03:46:00Z">
        <w:r w:rsidR="00E42024" w:rsidRPr="00E42024">
          <w:rPr>
            <w:rFonts w:ascii="Times New Roman" w:hAnsi="Times New Roman" w:cs="Times New Roman"/>
            <w:sz w:val="20"/>
            <w:szCs w:val="20"/>
            <w:rPrChange w:id="61" w:author="#WANG ZIHAO#" w:date="2026-06-18T11:46:00Z" w16du:dateUtc="2026-06-18T03:46:00Z">
              <w:rPr>
                <w:sz w:val="20"/>
                <w:szCs w:val="20"/>
              </w:rPr>
            </w:rPrChange>
          </w:rPr>
          <w:t>newly acquired</w:t>
        </w:r>
        <w:r w:rsidR="00E42024" w:rsidRPr="00E42024">
          <w:rPr>
            <w:rFonts w:ascii="Times New Roman" w:hAnsi="Times New Roman" w:cs="Times New Roman"/>
            <w:sz w:val="20"/>
            <w:szCs w:val="20"/>
            <w:rPrChange w:id="62" w:author="#WANG ZIHAO#" w:date="2026-06-18T11:46:00Z" w16du:dateUtc="2026-06-18T03:46:00Z">
              <w:rPr>
                <w:sz w:val="20"/>
                <w:szCs w:val="20"/>
              </w:rPr>
            </w:rPrChange>
          </w:rPr>
          <w:t xml:space="preserve"> </w:t>
        </w:r>
      </w:ins>
      <w:del w:id="63" w:author="#WANG ZIHAO#" w:date="2026-06-18T11:46:00Z" w16du:dateUtc="2026-06-18T03:46:00Z">
        <w:r w:rsidRPr="00E42024" w:rsidDel="00E42024">
          <w:rPr>
            <w:rFonts w:ascii="Times New Roman" w:hAnsi="Times New Roman" w:cs="Times New Roman"/>
            <w:sz w:val="20"/>
            <w:szCs w:val="20"/>
          </w:rPr>
          <w:delText xml:space="preserve">active </w:delText>
        </w:r>
      </w:del>
      <w:r w:rsidRPr="00E42024">
        <w:rPr>
          <w:rFonts w:ascii="Times New Roman" w:hAnsi="Times New Roman" w:cs="Times New Roman"/>
          <w:sz w:val="20"/>
          <w:szCs w:val="20"/>
        </w:rPr>
        <w:t>infections</w:t>
      </w:r>
      <w:r w:rsidRPr="003B6F4F">
        <w:rPr>
          <w:rFonts w:ascii="Times New Roman" w:hAnsi="Times New Roman" w:cs="Times New Roman"/>
          <w:sz w:val="20"/>
          <w:szCs w:val="20"/>
        </w:rPr>
        <w:t xml:space="preserve">, defined explicitly as the biological event of successful pathogen invasion and replication within a host. This metric </w:t>
      </w:r>
      <w:r w:rsidRPr="0028618D">
        <w:rPr>
          <w:rFonts w:ascii="Times New Roman" w:hAnsi="Times New Roman" w:cs="Times New Roman"/>
          <w:sz w:val="20"/>
          <w:szCs w:val="20"/>
        </w:rPr>
        <w:t xml:space="preserve">comprehensively captures all individuals entering </w:t>
      </w:r>
      <w:del w:id="64" w:author="#WANG ZIHAO#" w:date="2026-06-18T11:31:00Z" w16du:dateUtc="2026-06-18T03:31:00Z">
        <w:r w:rsidRPr="00C75FB1" w:rsidDel="0028618D">
          <w:rPr>
            <w:rFonts w:ascii="Times New Roman" w:hAnsi="Times New Roman" w:cs="Times New Roman"/>
            <w:sz w:val="20"/>
            <w:szCs w:val="20"/>
          </w:rPr>
          <w:delText xml:space="preserve">the infectious reservoir from </w:delText>
        </w:r>
      </w:del>
      <w:r w:rsidRPr="0028618D">
        <w:rPr>
          <w:rFonts w:ascii="Times New Roman" w:hAnsi="Times New Roman" w:cs="Times New Roman"/>
          <w:sz w:val="20"/>
          <w:szCs w:val="20"/>
        </w:rPr>
        <w:t xml:space="preserve">the </w:t>
      </w:r>
      <w:del w:id="65" w:author="#WANG ZIHAO#" w:date="2026-06-18T11:33:00Z" w16du:dateUtc="2026-06-18T03:33:00Z">
        <w:r w:rsidRPr="0028618D" w:rsidDel="0028618D">
          <w:rPr>
            <w:rFonts w:ascii="Times New Roman" w:hAnsi="Times New Roman" w:cs="Times New Roman"/>
            <w:sz w:val="20"/>
            <w:szCs w:val="20"/>
          </w:rPr>
          <w:delText>latent (</w:delText>
        </w:r>
      </w:del>
      <w:r w:rsidRPr="0028618D">
        <w:rPr>
          <w:rFonts w:ascii="Times New Roman" w:hAnsi="Times New Roman" w:cs="Times New Roman"/>
          <w:sz w:val="20"/>
          <w:szCs w:val="20"/>
        </w:rPr>
        <w:t xml:space="preserve">Exposed </w:t>
      </w:r>
      <m:oMath>
        <m:r>
          <w:rPr>
            <w:rFonts w:ascii="Cambria Math" w:hAnsi="Cambria Math" w:cs="Times New Roman"/>
            <w:sz w:val="20"/>
            <w:szCs w:val="20"/>
          </w:rPr>
          <m:t>E</m:t>
        </m:r>
      </m:oMath>
      <w:del w:id="66" w:author="#WANG ZIHAO#" w:date="2026-06-18T11:33:00Z" w16du:dateUtc="2026-06-18T03:33:00Z">
        <w:r w:rsidRPr="0028618D" w:rsidDel="0028618D">
          <w:rPr>
            <w:rFonts w:ascii="Times New Roman" w:hAnsi="Times New Roman" w:cs="Times New Roman"/>
            <w:i/>
            <w:sz w:val="20"/>
            <w:szCs w:val="20"/>
          </w:rPr>
          <w:delText>)</w:delText>
        </w:r>
      </w:del>
      <w:r w:rsidRPr="0028618D">
        <w:rPr>
          <w:rFonts w:ascii="Times New Roman" w:hAnsi="Times New Roman" w:cs="Times New Roman"/>
          <w:sz w:val="20"/>
          <w:szCs w:val="20"/>
        </w:rPr>
        <w:t xml:space="preserve"> compartment, encompassing the entire cohort of hosts harbouring </w:t>
      </w:r>
      <w:r w:rsidRPr="0028618D">
        <w:rPr>
          <w:rFonts w:ascii="Times New Roman" w:hAnsi="Times New Roman" w:cs="Times New Roman"/>
          <w:i/>
          <w:iCs/>
          <w:sz w:val="20"/>
          <w:szCs w:val="20"/>
        </w:rPr>
        <w:t>N. gonorrhoeae</w:t>
      </w:r>
      <w:r w:rsidRPr="0028618D">
        <w:rPr>
          <w:rFonts w:ascii="Times New Roman" w:hAnsi="Times New Roman" w:cs="Times New Roman"/>
          <w:sz w:val="20"/>
          <w:szCs w:val="20"/>
        </w:rPr>
        <w:t xml:space="preserve"> </w:t>
      </w:r>
      <w:ins w:id="67" w:author="#WANG ZIHAO#" w:date="2026-06-18T11:35:00Z" w16du:dateUtc="2026-06-18T03:35:00Z">
        <w:r w:rsidR="0028618D" w:rsidRPr="0028618D">
          <w:rPr>
            <w:rFonts w:ascii="Times New Roman" w:hAnsi="Times New Roman" w:cs="Times New Roman"/>
            <w:sz w:val="20"/>
            <w:szCs w:val="20"/>
            <w:rPrChange w:id="68" w:author="#WANG ZIHAO#" w:date="2026-06-18T11:35:00Z" w16du:dateUtc="2026-06-18T03:35:00Z">
              <w:rPr>
                <w:sz w:val="20"/>
                <w:szCs w:val="20"/>
              </w:rPr>
            </w:rPrChange>
          </w:rPr>
          <w:t xml:space="preserve">irrespective of symptomatic presentation or subclinical status (i.e., both symptomatic and asymptomatic infections). </w:t>
        </w:r>
      </w:ins>
      <w:del w:id="69" w:author="#WANG ZIHAO#" w:date="2026-06-18T11:35:00Z" w16du:dateUtc="2026-06-18T03:35:00Z">
        <w:r w:rsidRPr="0028618D" w:rsidDel="0028618D">
          <w:rPr>
            <w:rFonts w:ascii="Times New Roman" w:hAnsi="Times New Roman" w:cs="Times New Roman"/>
            <w:sz w:val="20"/>
            <w:szCs w:val="20"/>
          </w:rPr>
          <w:delText xml:space="preserve">irrespective of symptomatic presentation, subclinical status, or formal diagnostic confirmation. </w:delText>
        </w:r>
      </w:del>
      <w:r w:rsidR="00204018" w:rsidRPr="0028618D">
        <w:rPr>
          <w:rFonts w:ascii="Times New Roman" w:hAnsi="Times New Roman" w:cs="Times New Roman"/>
          <w:sz w:val="20"/>
          <w:szCs w:val="20"/>
          <w:lang w:val="en-GB"/>
        </w:rPr>
        <w:t>For each</w:t>
      </w:r>
      <w:r w:rsidR="00204018" w:rsidRPr="00DA0D8F">
        <w:rPr>
          <w:rFonts w:ascii="Times New Roman" w:hAnsi="Times New Roman" w:cs="Times New Roman"/>
          <w:sz w:val="20"/>
          <w:szCs w:val="20"/>
          <w:lang w:val="en-GB"/>
        </w:rPr>
        <w:t xml:space="preserve"> calendar year </w:t>
      </w:r>
      <m:oMath>
        <m:r>
          <w:rPr>
            <w:rFonts w:ascii="Cambria Math" w:hAnsi="Cambria Math" w:cs="Times New Roman"/>
            <w:sz w:val="20"/>
            <w:szCs w:val="20"/>
            <w:lang w:val="en-GB"/>
          </w:rPr>
          <m:t>t</m:t>
        </m:r>
      </m:oMath>
      <w:r w:rsidR="00204018" w:rsidRPr="00DA0D8F">
        <w:rPr>
          <w:rFonts w:ascii="Times New Roman" w:hAnsi="Times New Roman" w:cs="Times New Roman"/>
          <w:sz w:val="20"/>
          <w:szCs w:val="20"/>
          <w:lang w:val="en-GB"/>
        </w:rPr>
        <w:t xml:space="preserve">, the total number of </w:t>
      </w:r>
      <w:r w:rsidR="0073291E" w:rsidRPr="00DA0D8F">
        <w:rPr>
          <w:rFonts w:ascii="Times New Roman" w:hAnsi="Times New Roman" w:cs="Times New Roman"/>
          <w:sz w:val="20"/>
          <w:szCs w:val="20"/>
          <w:lang w:val="en-GB"/>
        </w:rPr>
        <w:t>gonorrhoea infection</w:t>
      </w:r>
      <w:r w:rsidR="00204018" w:rsidRPr="00DA0D8F">
        <w:rPr>
          <w:rFonts w:ascii="Times New Roman" w:hAnsi="Times New Roman" w:cs="Times New Roman"/>
          <w:sz w:val="20"/>
          <w:szCs w:val="20"/>
          <w:lang w:val="en-GB"/>
        </w:rPr>
        <w:t xml:space="preserve">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00AB3080" w:rsidRPr="00DA0D8F">
        <w:rPr>
          <w:rFonts w:ascii="Times New Roman" w:hAnsi="Times New Roman" w:cs="Times New Roman"/>
          <w:sz w:val="20"/>
          <w:szCs w:val="20"/>
          <w:lang w:val="en-GB"/>
        </w:rPr>
        <w:t xml:space="preserve"> </w:t>
      </w:r>
      <w:r w:rsidR="006A2A59" w:rsidRPr="00DA0D8F">
        <w:rPr>
          <w:rFonts w:ascii="Times New Roman" w:hAnsi="Times New Roman" w:cs="Times New Roman"/>
          <w:sz w:val="20"/>
          <w:szCs w:val="20"/>
          <w:lang w:val="en-GB"/>
        </w:rPr>
        <w:t xml:space="preserve">across all strata </w:t>
      </w:r>
      <m:oMath>
        <m:r>
          <w:rPr>
            <w:rFonts w:ascii="Cambria Math" w:hAnsi="Cambria Math" w:cs="Times New Roman"/>
            <w:sz w:val="20"/>
            <w:szCs w:val="20"/>
            <w:lang w:val="en-GB"/>
          </w:rPr>
          <m:t>i</m:t>
        </m:r>
        <m:r>
          <m:rPr>
            <m:sty m:val="p"/>
          </m:rPr>
          <w:rPr>
            <w:rFonts w:ascii="Cambria Math" w:hAnsi="Cambria Math" w:cs="Times New Roman"/>
            <w:sz w:val="20"/>
            <w:szCs w:val="20"/>
            <w:lang w:val="en-GB"/>
          </w:rPr>
          <m:t>∈</m:t>
        </m:r>
        <m:r>
          <m:rPr>
            <m:lit/>
            <m:sty m:val="p"/>
          </m:rPr>
          <w:rPr>
            <w:rFonts w:ascii="Cambria Math" w:hAnsi="Cambria Math" w:cs="Times New Roman"/>
            <w:sz w:val="20"/>
            <w:szCs w:val="20"/>
            <w:lang w:val="en-GB"/>
          </w:rPr>
          <m:t>{</m:t>
        </m:r>
        <m:r>
          <w:rPr>
            <w:rFonts w:ascii="Cambria Math" w:hAnsi="Cambria Math" w:cs="Times New Roman"/>
            <w:sz w:val="20"/>
            <w:szCs w:val="20"/>
            <w:lang w:val="en-GB"/>
          </w:rPr>
          <m:t>N,X,D,M</m:t>
        </m:r>
        <m:r>
          <m:rPr>
            <m:lit/>
          </m:rPr>
          <w:rPr>
            <w:rFonts w:ascii="Cambria Math" w:hAnsi="Cambria Math" w:cs="Times New Roman"/>
            <w:sz w:val="20"/>
            <w:szCs w:val="20"/>
            <w:lang w:val="en-GB"/>
          </w:rPr>
          <m:t>}</m:t>
        </m:r>
      </m:oMath>
      <w:r w:rsidR="006A2A59" w:rsidRPr="00DA0D8F">
        <w:rPr>
          <w:rFonts w:ascii="Times New Roman" w:hAnsi="Times New Roman" w:cs="Times New Roman"/>
          <w:sz w:val="20"/>
          <w:szCs w:val="20"/>
          <w:lang w:val="en-GB"/>
        </w:rPr>
        <w:t xml:space="preserve"> </w:t>
      </w:r>
      <w:r w:rsidR="00AB3080" w:rsidRPr="00DA0D8F">
        <w:rPr>
          <w:rFonts w:ascii="Times New Roman" w:hAnsi="Times New Roman" w:cs="Times New Roman"/>
          <w:sz w:val="20"/>
          <w:szCs w:val="20"/>
          <w:lang w:val="en-GB"/>
        </w:rPr>
        <w:t xml:space="preserve">for </w:t>
      </w:r>
      <w:r w:rsidR="00AB3080" w:rsidRPr="00DA0D8F">
        <w:rPr>
          <w:rFonts w:ascii="Times New Roman" w:hAnsi="Times New Roman" w:cs="Times New Roman"/>
          <w:color w:val="000000" w:themeColor="text1"/>
          <w:sz w:val="20"/>
          <w:szCs w:val="20"/>
          <w:lang w:val="en-GB"/>
        </w:rPr>
        <w:t>strain</w:t>
      </w:r>
      <w:r w:rsidR="00B603C7" w:rsidRPr="00DA0D8F">
        <w:rPr>
          <w:rFonts w:ascii="Times New Roman" w:hAnsi="Times New Roman" w:cs="Times New Roman"/>
          <w:color w:val="000000" w:themeColor="text1"/>
          <w:sz w:val="20"/>
          <w:szCs w:val="20"/>
          <w:lang w:val="en-GB"/>
        </w:rPr>
        <w:t>s</w:t>
      </w:r>
      <w:r w:rsidR="00AB3080" w:rsidRPr="00DA0D8F">
        <w:rPr>
          <w:rFonts w:ascii="Times New Roman" w:hAnsi="Times New Roman" w:cs="Times New Roman"/>
          <w:color w:val="000000" w:themeColor="text1"/>
          <w:sz w:val="20"/>
          <w:szCs w:val="20"/>
          <w:lang w:val="en-GB"/>
        </w:rPr>
        <w:t xml:space="preserve">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00204018" w:rsidRPr="00DA0D8F">
        <w:rPr>
          <w:rFonts w:ascii="Times New Roman" w:hAnsi="Times New Roman" w:cs="Times New Roman"/>
          <w:sz w:val="20"/>
          <w:szCs w:val="20"/>
          <w:lang w:val="en-GB"/>
        </w:rPr>
        <w:t>, are as follows:</w:t>
      </w:r>
    </w:p>
    <w:p w14:paraId="06AF85B5" w14:textId="0E739A5F" w:rsidR="00D47058" w:rsidRPr="00DA0D8F" w:rsidRDefault="00000000" w:rsidP="003B3837">
      <w:pPr>
        <w:spacing w:before="100" w:beforeAutospacing="1" w:after="100" w:afterAutospacing="1" w:line="276" w:lineRule="auto"/>
        <w:jc w:val="both"/>
        <w:rPr>
          <w:rFonts w:ascii="Times New Roman" w:hAnsi="Times New Roman" w:cs="Times New Roman"/>
          <w:i/>
          <w:sz w:val="20"/>
          <w:szCs w:val="20"/>
          <w:lang w:val="en-GB"/>
        </w:rPr>
      </w:pPr>
      <m:oMathPara>
        <m:oMath>
          <m:eqArr>
            <m:eqArrPr>
              <m:maxDist m:val="1"/>
              <m:ctrlPr>
                <w:rPr>
                  <w:rFonts w:ascii="Cambria Math" w:hAnsi="Cambria Math" w:cs="Times New Roman"/>
                  <w:i/>
                  <w:color w:val="0D0D0D"/>
                  <w:sz w:val="20"/>
                  <w:szCs w:val="20"/>
                  <w:shd w:val="clear" w:color="auto" w:fill="FFFFFF"/>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0</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0</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113</m:t>
                  </m:r>
                </m:e>
              </m:d>
              <m:ctrlPr>
                <w:rPr>
                  <w:rFonts w:ascii="Cambria Math" w:hAnsi="Cambria Math" w:cs="Times New Roman"/>
                  <w:i/>
                  <w:sz w:val="20"/>
                  <w:szCs w:val="20"/>
                  <w:lang w:val="en-GB"/>
                </w:rPr>
              </m:ctrlPr>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c</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c</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vd</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+(1-</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c</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114</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t</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t</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t</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115</m:t>
                  </m:r>
                </m:e>
              </m:d>
            </m:e>
          </m:eqArr>
          <m:r>
            <m:rPr>
              <m:sty m:val="p"/>
            </m:rPr>
            <w:rPr>
              <w:rFonts w:ascii="Times New Roman" w:hAnsi="Times New Roman" w:cs="Times New Roman"/>
              <w:sz w:val="20"/>
              <w:szCs w:val="20"/>
              <w:lang w:val="en-GB"/>
            </w:rPr>
            <w:br/>
          </m:r>
        </m:oMath>
        <m:oMath>
          <m:eqArr>
            <m:eqArrPr>
              <m:maxDist m:val="1"/>
              <m:ctrlPr>
                <w:rPr>
                  <w:rFonts w:ascii="Cambria Math" w:hAnsi="Cambria Math" w:cs="Times New Roman"/>
                  <w:i/>
                  <w:sz w:val="20"/>
                  <w:szCs w:val="20"/>
                  <w:lang w:val="en-GB"/>
                </w:rPr>
              </m:ctrlPr>
            </m:eqArrPr>
            <m:e>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d2</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r>
                <w:rPr>
                  <w:rFonts w:ascii="Cambria Math" w:hAnsi="Cambria Math" w:cs="Times New Roman"/>
                  <w:sz w:val="20"/>
                  <w:szCs w:val="20"/>
                  <w:lang w:val="en-GB"/>
                </w:rPr>
                <m:t>=</m:t>
              </m:r>
              <m:nary>
                <m:naryPr>
                  <m:chr m:val="∑"/>
                  <m:limLoc m:val="undOvr"/>
                  <m:supHide m:val="1"/>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j∈</m:t>
                  </m:r>
                  <m:d>
                    <m:dPr>
                      <m:begChr m:val="{"/>
                      <m:endChr m:val="}"/>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L,H</m:t>
                      </m:r>
                    </m:e>
                  </m:d>
                </m:sub>
                <m:sup/>
                <m:e>
                  <m:d>
                    <m:dPr>
                      <m:ctrlPr>
                        <w:rPr>
                          <w:rFonts w:ascii="Cambria Math" w:hAnsi="Cambria Math" w:cs="Times New Roman"/>
                          <w:i/>
                          <w:color w:val="0D0D0D"/>
                          <w:sz w:val="20"/>
                          <w:szCs w:val="20"/>
                          <w:shd w:val="clear" w:color="auto" w:fill="FFFFFF"/>
                          <w:lang w:val="en-GB"/>
                        </w:rPr>
                      </m:ctrlPr>
                    </m:dPr>
                    <m:e>
                      <m:nary>
                        <m:naryPr>
                          <m:limLoc m:val="subSup"/>
                          <m:ctrlPr>
                            <w:rPr>
                              <w:rFonts w:ascii="Cambria Math" w:hAnsi="Cambria Math" w:cs="Times New Roman"/>
                              <w:i/>
                              <w:color w:val="0D0D0D"/>
                              <w:sz w:val="20"/>
                              <w:szCs w:val="20"/>
                              <w:shd w:val="clear" w:color="auto" w:fill="FFFFFF"/>
                              <w:lang w:val="en-GB"/>
                            </w:rPr>
                          </m:ctrlPr>
                        </m:naryPr>
                        <m:sub>
                          <m:r>
                            <w:rPr>
                              <w:rFonts w:ascii="Cambria Math" w:hAnsi="Cambria Math" w:cs="Times New Roman"/>
                              <w:color w:val="0D0D0D"/>
                              <w:sz w:val="20"/>
                              <w:szCs w:val="20"/>
                              <w:shd w:val="clear" w:color="auto" w:fill="FFFFFF"/>
                              <w:lang w:val="en-GB"/>
                            </w:rPr>
                            <m:t>t</m:t>
                          </m:r>
                        </m:sub>
                        <m:sup>
                          <m:r>
                            <w:rPr>
                              <w:rFonts w:ascii="Cambria Math" w:hAnsi="Cambria Math" w:cs="Times New Roman"/>
                              <w:color w:val="0D0D0D"/>
                              <w:sz w:val="20"/>
                              <w:szCs w:val="20"/>
                              <w:shd w:val="clear" w:color="auto" w:fill="FFFFFF"/>
                              <w:lang w:val="en-GB"/>
                            </w:rPr>
                            <m:t>t+1</m:t>
                          </m:r>
                        </m:sup>
                        <m:e>
                          <m:sSubSup>
                            <m:sSubSupPr>
                              <m:ctrlPr>
                                <w:rPr>
                                  <w:rFonts w:ascii="Cambria Math" w:hAnsi="Cambria Math" w:cs="Times New Roman"/>
                                  <w:i/>
                                  <w:color w:val="0D0D0D"/>
                                  <w:sz w:val="20"/>
                                  <w:szCs w:val="20"/>
                                  <w:shd w:val="clear" w:color="auto" w:fill="FFFFFF"/>
                                  <w:lang w:val="en-GB"/>
                                </w:rPr>
                              </m:ctrlPr>
                            </m:sSubSupPr>
                            <m:e>
                              <m:r>
                                <w:rPr>
                                  <w:rFonts w:ascii="Cambria Math" w:hAnsi="Cambria Math" w:cs="Times New Roman"/>
                                  <w:color w:val="0D0D0D"/>
                                  <w:sz w:val="20"/>
                                  <w:szCs w:val="20"/>
                                  <w:shd w:val="clear" w:color="auto" w:fill="FFFFFF"/>
                                  <w:lang w:val="en-GB"/>
                                </w:rPr>
                                <m:t>λ</m:t>
                              </m:r>
                            </m:e>
                            <m:sub>
                              <m:r>
                                <w:rPr>
                                  <w:rFonts w:ascii="Cambria Math" w:hAnsi="Cambria Math" w:cs="Times New Roman"/>
                                  <w:color w:val="0D0D0D"/>
                                  <w:sz w:val="20"/>
                                  <w:szCs w:val="20"/>
                                  <w:shd w:val="clear" w:color="auto" w:fill="FFFFFF"/>
                                  <w:lang w:val="en-GB"/>
                                </w:rPr>
                                <m:t>j</m:t>
                              </m:r>
                            </m:sub>
                            <m:sup>
                              <m:r>
                                <w:rPr>
                                  <w:rFonts w:ascii="Cambria Math" w:hAnsi="Cambria Math" w:cs="Times New Roman"/>
                                  <w:color w:val="0D0D0D"/>
                                  <w:sz w:val="20"/>
                                  <w:szCs w:val="20"/>
                                  <w:shd w:val="clear" w:color="auto" w:fill="FFFFFF"/>
                                  <w:lang w:val="en-GB"/>
                                </w:rPr>
                                <m:t>d2</m:t>
                              </m:r>
                            </m:sup>
                          </m:sSubSup>
                          <m:d>
                            <m:dPr>
                              <m:ctrlPr>
                                <w:rPr>
                                  <w:rFonts w:ascii="Cambria Math" w:hAnsi="Cambria Math" w:cs="Times New Roman"/>
                                  <w:i/>
                                  <w:color w:val="0D0D0D"/>
                                  <w:sz w:val="20"/>
                                  <w:szCs w:val="20"/>
                                  <w:shd w:val="clear" w:color="auto" w:fill="FFFFFF"/>
                                  <w:lang w:val="en-GB"/>
                                </w:rPr>
                              </m:ctrlPr>
                            </m:dPr>
                            <m:e>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N,j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D,j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V,j</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(1-e</m:t>
                                  </m:r>
                                </m:e>
                                <m:sub>
                                  <m:r>
                                    <w:rPr>
                                      <w:rFonts w:ascii="Cambria Math" w:hAnsi="Cambria Math" w:cs="Times New Roman"/>
                                      <w:color w:val="0D0D0D"/>
                                      <w:sz w:val="20"/>
                                      <w:szCs w:val="20"/>
                                      <w:shd w:val="clear" w:color="auto" w:fill="FFFFFF"/>
                                      <w:lang w:val="en-GB"/>
                                    </w:rPr>
                                    <m:t>v</m:t>
                                  </m:r>
                                </m:sub>
                              </m:sSub>
                              <m:r>
                                <w:rPr>
                                  <w:rFonts w:ascii="Cambria Math" w:hAnsi="Cambria Math" w:cs="Times New Roman"/>
                                  <w:color w:val="0D0D0D"/>
                                  <w:sz w:val="20"/>
                                  <w:szCs w:val="20"/>
                                  <w:shd w:val="clear" w:color="auto" w:fill="FFFFFF"/>
                                  <w:lang w:val="en-GB"/>
                                </w:rPr>
                                <m:t>)</m:t>
                              </m:r>
                              <m:sSub>
                                <m:sSubPr>
                                  <m:ctrlPr>
                                    <w:rPr>
                                      <w:rFonts w:ascii="Cambria Math" w:hAnsi="Cambria Math" w:cs="Times New Roman"/>
                                      <w:i/>
                                      <w:color w:val="0D0D0D"/>
                                      <w:sz w:val="20"/>
                                      <w:szCs w:val="20"/>
                                      <w:shd w:val="clear" w:color="auto" w:fill="FFFFFF"/>
                                      <w:lang w:val="en-GB"/>
                                    </w:rPr>
                                  </m:ctrlPr>
                                </m:sSubPr>
                                <m:e>
                                  <m:sSub>
                                    <m:sSubPr>
                                      <m:ctrlPr>
                                        <w:rPr>
                                          <w:rFonts w:ascii="Cambria Math" w:hAnsi="Cambria Math" w:cs="Times New Roman"/>
                                          <w:i/>
                                          <w:color w:val="0D0D0D"/>
                                          <w:sz w:val="20"/>
                                          <w:szCs w:val="20"/>
                                          <w:shd w:val="clear" w:color="auto" w:fill="FFFFFF"/>
                                          <w:lang w:val="en-GB"/>
                                        </w:rPr>
                                      </m:ctrlPr>
                                    </m:sSubPr>
                                    <m:e>
                                      <m:r>
                                        <w:rPr>
                                          <w:rFonts w:ascii="Cambria Math" w:hAnsi="Cambria Math" w:cs="Times New Roman"/>
                                          <w:color w:val="0D0D0D"/>
                                          <w:sz w:val="20"/>
                                          <w:szCs w:val="20"/>
                                          <w:shd w:val="clear" w:color="auto" w:fill="FFFFFF"/>
                                          <w:lang w:val="en-GB"/>
                                        </w:rPr>
                                        <m:t>f</m:t>
                                      </m:r>
                                    </m:e>
                                    <m:sub>
                                      <m:r>
                                        <w:rPr>
                                          <w:rFonts w:ascii="Cambria Math" w:hAnsi="Cambria Math" w:cs="Times New Roman"/>
                                          <w:color w:val="0D0D0D"/>
                                          <w:sz w:val="20"/>
                                          <w:szCs w:val="20"/>
                                          <w:shd w:val="clear" w:color="auto" w:fill="FFFFFF"/>
                                          <w:lang w:val="en-GB"/>
                                        </w:rPr>
                                        <m:t>d2</m:t>
                                      </m:r>
                                    </m:sub>
                                  </m:sSub>
                                  <m:r>
                                    <w:rPr>
                                      <w:rFonts w:ascii="Cambria Math" w:hAnsi="Cambria Math" w:cs="Times New Roman"/>
                                      <w:color w:val="0D0D0D"/>
                                      <w:sz w:val="20"/>
                                      <w:szCs w:val="20"/>
                                      <w:shd w:val="clear" w:color="auto" w:fill="FFFFFF"/>
                                      <w:lang w:val="en-GB"/>
                                    </w:rPr>
                                    <m:t>U</m:t>
                                  </m:r>
                                </m:e>
                                <m:sub>
                                  <m:r>
                                    <w:rPr>
                                      <w:rFonts w:ascii="Cambria Math" w:hAnsi="Cambria Math" w:cs="Times New Roman"/>
                                      <w:color w:val="0D0D0D"/>
                                      <w:sz w:val="20"/>
                                      <w:szCs w:val="20"/>
                                      <w:shd w:val="clear" w:color="auto" w:fill="FFFFFF"/>
                                      <w:lang w:val="en-GB"/>
                                    </w:rPr>
                                    <m:t>M,j</m:t>
                                  </m:r>
                                </m:sub>
                              </m:sSub>
                            </m:e>
                          </m:d>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τ</m:t>
                              </m:r>
                            </m:e>
                          </m:d>
                          <m:r>
                            <w:rPr>
                              <w:rFonts w:ascii="Cambria Math" w:hAnsi="Cambria Math" w:cs="Times New Roman"/>
                              <w:color w:val="0D0D0D"/>
                              <w:sz w:val="20"/>
                              <w:szCs w:val="20"/>
                              <w:shd w:val="clear" w:color="auto" w:fill="FFFFFF"/>
                              <w:lang w:val="en-GB"/>
                            </w:rPr>
                            <m:t>dτ</m:t>
                          </m:r>
                        </m:e>
                      </m:nary>
                    </m:e>
                  </m:d>
                </m:e>
              </m:nary>
              <m:r>
                <w:rPr>
                  <w:rFonts w:ascii="Cambria Math" w:hAnsi="Cambria Math" w:cs="Times New Roman"/>
                  <w:sz w:val="20"/>
                  <w:szCs w:val="20"/>
                  <w:lang w:val="en-GB"/>
                </w:rPr>
                <m:t>#</m:t>
              </m:r>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116</m:t>
                  </m:r>
                </m:e>
              </m:d>
            </m:e>
          </m:eqArr>
        </m:oMath>
      </m:oMathPara>
    </w:p>
    <w:p w14:paraId="2B10504C" w14:textId="77777777" w:rsidR="00E51E5A" w:rsidRPr="00DA0D8F" w:rsidRDefault="00E51E5A" w:rsidP="003B3837">
      <w:pPr>
        <w:spacing w:after="0" w:line="276" w:lineRule="auto"/>
        <w:jc w:val="both"/>
        <w:rPr>
          <w:rFonts w:ascii="Times New Roman" w:hAnsi="Times New Roman" w:cs="Times New Roman"/>
          <w:color w:val="0D0D0D"/>
          <w:sz w:val="20"/>
          <w:szCs w:val="20"/>
          <w:shd w:val="clear" w:color="auto" w:fill="FFFFFF"/>
          <w:lang w:val="en-GB"/>
        </w:rPr>
      </w:pPr>
      <w:r w:rsidRPr="00DA0D8F">
        <w:rPr>
          <w:rFonts w:ascii="Times New Roman" w:hAnsi="Times New Roman" w:cs="Times New Roman"/>
          <w:color w:val="0D0D0D"/>
          <w:sz w:val="20"/>
          <w:szCs w:val="20"/>
          <w:shd w:val="clear" w:color="auto" w:fill="FFFFFF"/>
          <w:lang w:val="en-GB"/>
        </w:rPr>
        <w:t xml:space="preserve">with </w:t>
      </w:r>
      <m:oMath>
        <m:r>
          <w:rPr>
            <w:rFonts w:ascii="Cambria Math" w:hAnsi="Cambria Math" w:cs="Times New Roman"/>
            <w:color w:val="0D0D0D"/>
            <w:sz w:val="20"/>
            <w:szCs w:val="20"/>
            <w:shd w:val="clear" w:color="auto" w:fill="FFFFFF"/>
            <w:lang w:val="en-GB"/>
          </w:rPr>
          <m:t>τ</m:t>
        </m:r>
      </m:oMath>
      <w:r w:rsidRPr="00DA0D8F">
        <w:rPr>
          <w:rFonts w:ascii="Times New Roman" w:hAnsi="Times New Roman" w:cs="Times New Roman"/>
          <w:color w:val="0D0D0D"/>
          <w:sz w:val="20"/>
          <w:szCs w:val="20"/>
          <w:shd w:val="clear" w:color="auto" w:fill="FFFFFF"/>
          <w:lang w:val="en-GB"/>
        </w:rPr>
        <w:t xml:space="preserve"> denotes the time variable of integration.</w:t>
      </w:r>
    </w:p>
    <w:p w14:paraId="1690E954" w14:textId="11E0E938" w:rsidR="0004003F" w:rsidRPr="00EF5C38" w:rsidRDefault="00EF5C38" w:rsidP="00294DE8">
      <w:pPr>
        <w:pStyle w:val="NormalWeb"/>
        <w:spacing w:line="276" w:lineRule="auto"/>
        <w:jc w:val="both"/>
        <w:rPr>
          <w:b/>
          <w:bCs/>
          <w:sz w:val="20"/>
          <w:szCs w:val="20"/>
          <w:lang w:val="en-GB"/>
        </w:rPr>
      </w:pPr>
      <w:r w:rsidRPr="00EF5C38">
        <w:rPr>
          <w:b/>
          <w:bCs/>
          <w:sz w:val="20"/>
          <w:szCs w:val="20"/>
          <w:lang w:val="en-GB"/>
        </w:rPr>
        <w:t>Section 4: Supplementary results</w:t>
      </w:r>
    </w:p>
    <w:p w14:paraId="44F451DA" w14:textId="77777777" w:rsidR="00EF5C38" w:rsidRPr="00EF5C38" w:rsidRDefault="00EF5C38" w:rsidP="00EF5C38">
      <w:pPr>
        <w:pStyle w:val="NormalWeb"/>
        <w:spacing w:line="276" w:lineRule="auto"/>
        <w:jc w:val="both"/>
        <w:rPr>
          <w:b/>
          <w:bCs/>
          <w:sz w:val="20"/>
          <w:szCs w:val="20"/>
          <w:lang w:val="en-GB"/>
        </w:rPr>
      </w:pPr>
      <w:commentRangeStart w:id="70"/>
      <w:commentRangeStart w:id="71"/>
      <w:r w:rsidRPr="00EF5C38">
        <w:rPr>
          <w:b/>
          <w:bCs/>
          <w:sz w:val="20"/>
          <w:szCs w:val="20"/>
          <w:lang w:val="en-GB"/>
        </w:rPr>
        <w:t xml:space="preserve">4.1. </w:t>
      </w:r>
      <w:bookmarkStart w:id="72" w:name="D1"/>
      <w:r w:rsidRPr="00EF5C38">
        <w:rPr>
          <w:b/>
          <w:bCs/>
          <w:sz w:val="20"/>
          <w:szCs w:val="20"/>
          <w:lang w:val="en-GB"/>
        </w:rPr>
        <w:t>Performance metrics</w:t>
      </w:r>
    </w:p>
    <w:bookmarkEnd w:id="72"/>
    <w:p w14:paraId="614F3C63" w14:textId="77777777" w:rsidR="00EF5C38" w:rsidRPr="00DA0D8F" w:rsidRDefault="00EF5C38" w:rsidP="00EF5C38">
      <w:pPr>
        <w:spacing w:before="100" w:beforeAutospacing="1" w:after="100" w:afterAutospacing="1" w:line="276" w:lineRule="auto"/>
        <w:jc w:val="both"/>
        <w:rPr>
          <w:rFonts w:ascii="Times New Roman" w:hAnsi="Times New Roman" w:cs="Times New Roman"/>
          <w:sz w:val="20"/>
          <w:szCs w:val="20"/>
          <w:lang w:val="en-GB"/>
        </w:rPr>
      </w:pPr>
      <w:r w:rsidRPr="00DA0D8F">
        <w:rPr>
          <w:rFonts w:ascii="Times New Roman" w:hAnsi="Times New Roman" w:cs="Times New Roman"/>
          <w:sz w:val="20"/>
          <w:szCs w:val="20"/>
          <w:lang w:val="en-GB"/>
        </w:rPr>
        <w:t xml:space="preserve">To evaluate the emergence of different gonorrhoea strains </w:t>
      </w:r>
      <m:oMath>
        <m:r>
          <w:rPr>
            <w:rFonts w:ascii="Cambria Math" w:hAnsi="Cambria Math" w:cs="Times New Roman"/>
            <w:color w:val="000000" w:themeColor="text1"/>
            <w:sz w:val="20"/>
            <w:szCs w:val="20"/>
            <w:lang w:val="en-GB"/>
          </w:rPr>
          <m:t>k∈</m:t>
        </m:r>
        <m:d>
          <m:dPr>
            <m:begChr m:val="{"/>
            <m:endChr m:val="}"/>
            <m:ctrlPr>
              <w:rPr>
                <w:rFonts w:ascii="Cambria Math" w:hAnsi="Cambria Math" w:cs="Times New Roman"/>
                <w:i/>
                <w:color w:val="000000" w:themeColor="text1"/>
                <w:sz w:val="20"/>
                <w:szCs w:val="20"/>
                <w:lang w:val="en-GB"/>
              </w:rPr>
            </m:ctrlPr>
          </m:dPr>
          <m:e>
            <m:r>
              <w:rPr>
                <w:rFonts w:ascii="Cambria Math" w:hAnsi="Cambria Math" w:cs="Times New Roman"/>
                <w:color w:val="000000" w:themeColor="text1"/>
                <w:sz w:val="20"/>
                <w:szCs w:val="20"/>
                <w:lang w:val="en-GB"/>
              </w:rPr>
              <m:t>0, c, t, d2</m:t>
            </m:r>
          </m:e>
        </m:d>
      </m:oMath>
      <w:r w:rsidRPr="00DA0D8F">
        <w:rPr>
          <w:rFonts w:ascii="Times New Roman" w:hAnsi="Times New Roman" w:cs="Times New Roman"/>
          <w:sz w:val="20"/>
          <w:szCs w:val="20"/>
          <w:lang w:val="en-GB"/>
        </w:rPr>
        <w:t xml:space="preserve">, we compare the total number of gonorrhoea infections </w:t>
      </w:r>
      <m:oMath>
        <m:sSup>
          <m:sSupPr>
            <m:ctrlPr>
              <w:rPr>
                <w:rFonts w:ascii="Cambria Math" w:hAnsi="Cambria Math" w:cs="Times New Roman"/>
                <w:i/>
                <w:sz w:val="20"/>
                <w:szCs w:val="20"/>
                <w:lang w:val="en-GB"/>
              </w:rPr>
            </m:ctrlPr>
          </m:sSupPr>
          <m:e>
            <m:r>
              <w:rPr>
                <w:rFonts w:ascii="Cambria Math" w:hAnsi="Cambria Math" w:cs="Times New Roman"/>
                <w:sz w:val="20"/>
                <w:szCs w:val="20"/>
                <w:lang w:val="en-GB"/>
              </w:rPr>
              <m:t>Y</m:t>
            </m:r>
          </m:e>
          <m:sup>
            <m:r>
              <w:rPr>
                <w:rFonts w:ascii="Cambria Math" w:hAnsi="Cambria Math" w:cs="Times New Roman"/>
                <w:sz w:val="20"/>
                <w:szCs w:val="20"/>
                <w:lang w:val="en-GB"/>
              </w:rPr>
              <m:t>k</m:t>
            </m:r>
          </m:sup>
        </m:sSup>
        <m:d>
          <m:dPr>
            <m:ctrlPr>
              <w:rPr>
                <w:rFonts w:ascii="Cambria Math" w:hAnsi="Cambria Math" w:cs="Times New Roman"/>
                <w:i/>
                <w:sz w:val="20"/>
                <w:szCs w:val="20"/>
                <w:lang w:val="en-GB"/>
              </w:rPr>
            </m:ctrlPr>
          </m:dPr>
          <m:e>
            <m:r>
              <w:rPr>
                <w:rFonts w:ascii="Cambria Math" w:hAnsi="Cambria Math" w:cs="Times New Roman"/>
                <w:sz w:val="20"/>
                <w:szCs w:val="20"/>
                <w:lang w:val="en-GB"/>
              </w:rPr>
              <m:t>t</m:t>
            </m:r>
          </m:e>
        </m:d>
      </m:oMath>
      <w:r w:rsidRPr="00DA0D8F">
        <w:rPr>
          <w:rFonts w:ascii="Times New Roman" w:hAnsi="Times New Roman" w:cs="Times New Roman"/>
          <w:sz w:val="20"/>
          <w:szCs w:val="20"/>
          <w:lang w:val="en-GB"/>
        </w:rPr>
        <w:t xml:space="preserve"> to the corresponding baseline without intervention,</w:t>
      </w:r>
      <w:r w:rsidRPr="00DA0D8F">
        <w:rPr>
          <w:rFonts w:ascii="Times New Roman" w:hAnsi="Times New Roman" w:cs="Times New Roman"/>
          <w:color w:val="0D0D0D"/>
          <w:sz w:val="20"/>
          <w:szCs w:val="20"/>
          <w:shd w:val="clear" w:color="auto" w:fill="FFFFFF"/>
          <w:lang w:val="en-GB"/>
        </w:rPr>
        <w:t xml:space="preserve"> </w:t>
      </w:r>
      <m:oMath>
        <m:sSup>
          <m:sSupPr>
            <m:ctrlPr>
              <w:rPr>
                <w:rFonts w:ascii="Cambria Math" w:hAnsi="Cambria Math" w:cs="Times New Roman"/>
                <w:i/>
                <w:color w:val="0D0D0D"/>
                <w:sz w:val="20"/>
                <w:szCs w:val="20"/>
                <w:shd w:val="clear" w:color="auto" w:fill="FFFFFF"/>
                <w:lang w:val="en-GB"/>
              </w:rPr>
            </m:ctrlPr>
          </m:sSupPr>
          <m:e>
            <m:acc>
              <m:accPr>
                <m:ctrlPr>
                  <w:rPr>
                    <w:rFonts w:ascii="Cambria Math" w:hAnsi="Cambria Math" w:cs="Times New Roman"/>
                    <w:color w:val="0D0D0D"/>
                    <w:sz w:val="20"/>
                    <w:szCs w:val="20"/>
                    <w:shd w:val="clear" w:color="auto" w:fill="FFFFFF"/>
                    <w:lang w:val="en-GB"/>
                  </w:rPr>
                </m:ctrlPr>
              </m:accPr>
              <m:e>
                <m:r>
                  <w:rPr>
                    <w:rFonts w:ascii="Cambria Math" w:hAnsi="Cambria Math" w:cs="Times New Roman"/>
                    <w:color w:val="0D0D0D"/>
                    <w:sz w:val="20"/>
                    <w:szCs w:val="20"/>
                    <w:shd w:val="clear" w:color="auto" w:fill="FFFFFF"/>
                    <w:lang w:val="en-GB"/>
                  </w:rPr>
                  <m:t>Y</m:t>
                </m:r>
              </m:e>
            </m:acc>
          </m:e>
          <m:sup>
            <m:r>
              <w:rPr>
                <w:rFonts w:ascii="Cambria Math" w:hAnsi="Cambria Math" w:cs="Times New Roman"/>
                <w:color w:val="0D0D0D"/>
                <w:sz w:val="20"/>
                <w:szCs w:val="20"/>
                <w:shd w:val="clear" w:color="auto" w:fill="FFFFFF"/>
                <w:lang w:val="en-GB"/>
              </w:rPr>
              <m:t>k</m:t>
            </m:r>
          </m:sup>
        </m:sSup>
        <m:d>
          <m:dPr>
            <m:ctrlPr>
              <w:rPr>
                <w:rFonts w:ascii="Cambria Math" w:hAnsi="Cambria Math" w:cs="Times New Roman"/>
                <w:i/>
                <w:color w:val="0D0D0D"/>
                <w:sz w:val="20"/>
                <w:szCs w:val="20"/>
                <w:shd w:val="clear" w:color="auto" w:fill="FFFFFF"/>
                <w:lang w:val="en-GB"/>
              </w:rPr>
            </m:ctrlPr>
          </m:dPr>
          <m:e>
            <m:r>
              <w:rPr>
                <w:rFonts w:ascii="Cambria Math" w:hAnsi="Cambria Math" w:cs="Times New Roman"/>
                <w:color w:val="0D0D0D"/>
                <w:sz w:val="20"/>
                <w:szCs w:val="20"/>
                <w:shd w:val="clear" w:color="auto" w:fill="FFFFFF"/>
                <w:lang w:val="en-GB"/>
              </w:rPr>
              <m:t>t</m:t>
            </m:r>
          </m:e>
        </m:d>
      </m:oMath>
      <w:r w:rsidRPr="00DA0D8F">
        <w:rPr>
          <w:rFonts w:ascii="Times New Roman" w:hAnsi="Times New Roman" w:cs="Times New Roman"/>
          <w:color w:val="0D0D0D"/>
          <w:sz w:val="20"/>
          <w:szCs w:val="20"/>
          <w:shd w:val="clear" w:color="auto" w:fill="FFFFFF"/>
          <w:lang w:val="en-GB"/>
        </w:rPr>
        <w:t xml:space="preserve">, </w:t>
      </w:r>
      <w:r w:rsidRPr="00DA0D8F">
        <w:rPr>
          <w:rFonts w:ascii="Times New Roman" w:hAnsi="Times New Roman" w:cs="Times New Roman"/>
          <w:sz w:val="20"/>
          <w:szCs w:val="20"/>
          <w:lang w:val="en-GB"/>
        </w:rPr>
        <w:t xml:space="preserve">to calculate the total number of averted gonorrhoea infections over </w:t>
      </w:r>
      <m:oMath>
        <m:r>
          <w:rPr>
            <w:rFonts w:ascii="Cambria Math" w:hAnsi="Cambria Math" w:cs="Times New Roman"/>
            <w:sz w:val="20"/>
            <w:szCs w:val="20"/>
            <w:lang w:val="en-GB"/>
          </w:rPr>
          <m:t>M</m:t>
        </m:r>
      </m:oMath>
      <w:r w:rsidRPr="00DA0D8F">
        <w:rPr>
          <w:rFonts w:ascii="Times New Roman" w:hAnsi="Times New Roman" w:cs="Times New Roman"/>
          <w:sz w:val="20"/>
          <w:szCs w:val="20"/>
          <w:lang w:val="en-GB"/>
        </w:rPr>
        <w:t xml:space="preserve"> years (starting from year </w:t>
      </w:r>
      <m:oMath>
        <m:sSub>
          <m:sSubPr>
            <m:ctrlPr>
              <w:rPr>
                <w:rFonts w:ascii="Cambria Math" w:hAnsi="Cambria Math" w:cs="Times New Roman"/>
                <w:i/>
                <w:sz w:val="20"/>
                <w:szCs w:val="20"/>
                <w:lang w:val="en-GB"/>
              </w:rPr>
            </m:ctrlPr>
          </m:sSubPr>
          <m:e>
            <m:r>
              <w:rPr>
                <w:rFonts w:ascii="Cambria Math" w:hAnsi="Cambria Math" w:cs="Times New Roman"/>
                <w:sz w:val="20"/>
                <w:szCs w:val="20"/>
                <w:lang w:val="en-GB"/>
              </w:rPr>
              <m:t>t</m:t>
            </m:r>
          </m:e>
          <m:sub>
            <m:r>
              <w:rPr>
                <w:rFonts w:ascii="Cambria Math" w:hAnsi="Cambria Math" w:cs="Times New Roman"/>
                <w:sz w:val="20"/>
                <w:szCs w:val="20"/>
                <w:lang w:val="en-GB"/>
              </w:rPr>
              <m:t>0</m:t>
            </m:r>
          </m:sub>
        </m:sSub>
      </m:oMath>
      <w:r w:rsidRPr="00DA0D8F">
        <w:rPr>
          <w:rFonts w:ascii="Times New Roman" w:hAnsi="Times New Roman" w:cs="Times New Roman"/>
          <w:sz w:val="20"/>
          <w:szCs w:val="20"/>
          <w:lang w:val="en-GB"/>
        </w:rPr>
        <w:t>):</w:t>
      </w:r>
    </w:p>
    <w:p w14:paraId="37CC7CEE" w14:textId="2220AA3B" w:rsidR="00EF5C38" w:rsidRPr="00DA0D8F" w:rsidRDefault="00000000" w:rsidP="00EF5C38">
      <w:pPr>
        <w:pStyle w:val="NormalWeb"/>
        <w:spacing w:line="276" w:lineRule="auto"/>
        <w:jc w:val="both"/>
        <w:rPr>
          <w:color w:val="0D0D0D"/>
          <w:sz w:val="20"/>
          <w:szCs w:val="20"/>
          <w:shd w:val="clear" w:color="auto" w:fill="FFFFFF"/>
          <w:lang w:val="en-GB"/>
        </w:rPr>
      </w:pPr>
      <m:oMathPara>
        <m:oMath>
          <m:eqArr>
            <m:eqArrPr>
              <m:maxDist m:val="1"/>
              <m:ctrlPr>
                <w:rPr>
                  <w:rFonts w:ascii="Cambria Math" w:hAnsi="Cambria Math"/>
                  <w:i/>
                  <w:color w:val="0D0D0D"/>
                  <w:sz w:val="20"/>
                  <w:szCs w:val="20"/>
                  <w:shd w:val="clear" w:color="auto" w:fill="FFFFFF"/>
                  <w:lang w:val="en-GB"/>
                </w:rPr>
              </m:ctrlPr>
            </m:eqArrPr>
            <m:e>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del w:id="73" w:author="#WANG ZIHAO#" w:date="2026-06-17T01:36:00Z" w16du:dateUtc="2026-06-16T17:36:00Z">
                          <w:rPr>
                            <w:rFonts w:ascii="Cambria Math" w:hAnsi="Cambria Math"/>
                            <w:i/>
                            <w:color w:val="0D0D0D"/>
                            <w:sz w:val="20"/>
                            <w:szCs w:val="20"/>
                            <w:shd w:val="clear" w:color="auto" w:fill="FFFFFF"/>
                            <w:lang w:val="en-GB"/>
                          </w:rPr>
                        </w:del>
                      </m:ctrlPr>
                    </m:dPr>
                    <m:e>
                      <m:r>
                        <w:del w:id="74" w:author="#WANG ZIHAO#" w:date="2026-06-17T01:36:00Z" w16du:dateUtc="2026-06-16T17:36:00Z">
                          <w:rPr>
                            <w:rFonts w:ascii="Cambria Math" w:hAnsi="Cambria Math"/>
                            <w:color w:val="0D0D0D"/>
                            <w:sz w:val="20"/>
                            <w:szCs w:val="20"/>
                            <w:shd w:val="clear" w:color="auto" w:fill="FFFFFF"/>
                            <w:lang w:val="en-GB"/>
                          </w:rPr>
                          <m:t>t</m:t>
                        </w:del>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del w:id="75" w:author="#WANG ZIHAO#" w:date="2026-06-17T01:36:00Z" w16du:dateUtc="2026-06-16T17:36:00Z">
                          <w:rPr>
                            <w:rFonts w:ascii="Cambria Math" w:hAnsi="Cambria Math"/>
                            <w:i/>
                            <w:sz w:val="20"/>
                            <w:szCs w:val="20"/>
                            <w:lang w:val="en-GB"/>
                          </w:rPr>
                        </w:del>
                      </m:ctrlPr>
                    </m:dPr>
                    <m:e>
                      <m:r>
                        <w:del w:id="76" w:author="#WANG ZIHAO#" w:date="2026-06-17T01:36:00Z" w16du:dateUtc="2026-06-16T17:36:00Z">
                          <w:rPr>
                            <w:rFonts w:ascii="Cambria Math" w:hAnsi="Cambria Math"/>
                            <w:sz w:val="20"/>
                            <w:szCs w:val="20"/>
                            <w:lang w:val="en-GB"/>
                          </w:rPr>
                          <m:t>t</m:t>
                        </w:del>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117</m:t>
                  </m:r>
                </m:e>
              </m:d>
            </m:e>
          </m:eqArr>
        </m:oMath>
      </m:oMathPara>
    </w:p>
    <w:p w14:paraId="206D3E64" w14:textId="06A1C57F" w:rsidR="00B90A2B" w:rsidRDefault="00F12D4A" w:rsidP="00EF5C38">
      <w:pPr>
        <w:pStyle w:val="NormalWeb"/>
        <w:spacing w:line="276" w:lineRule="auto"/>
        <w:jc w:val="both"/>
        <w:rPr>
          <w:sz w:val="20"/>
          <w:szCs w:val="20"/>
          <w:lang w:val="en-GB"/>
        </w:rPr>
      </w:pPr>
      <w:r>
        <w:rPr>
          <w:sz w:val="20"/>
          <w:szCs w:val="20"/>
          <w:lang w:val="en-GB"/>
        </w:rPr>
        <w:t>as</w:t>
      </w:r>
      <w:r w:rsidR="00B90A2B">
        <w:rPr>
          <w:sz w:val="20"/>
          <w:szCs w:val="20"/>
          <w:lang w:val="en-GB"/>
        </w:rPr>
        <w:t xml:space="preserve"> well as in terms of percentage decrease:</w:t>
      </w:r>
    </w:p>
    <w:p w14:paraId="08115478" w14:textId="7524BDE6" w:rsidR="00B90A2B" w:rsidRPr="00A56169" w:rsidRDefault="00000000" w:rsidP="00EF5C38">
      <w:pPr>
        <w:pStyle w:val="NormalWeb"/>
        <w:spacing w:line="276" w:lineRule="auto"/>
        <w:jc w:val="both"/>
        <w:rPr>
          <w:color w:val="0D0D0D"/>
          <w:sz w:val="20"/>
          <w:szCs w:val="20"/>
          <w:shd w:val="clear" w:color="auto" w:fill="FFFFFF"/>
          <w:lang w:val="en-GB"/>
        </w:rPr>
      </w:pPr>
      <m:oMathPara>
        <m:oMath>
          <m:eqArr>
            <m:eqArrPr>
              <m:maxDist m:val="1"/>
              <m:ctrlPr>
                <w:rPr>
                  <w:rFonts w:ascii="Cambria Math" w:hAnsi="Cambria Math"/>
                  <w:i/>
                  <w:color w:val="0D0D0D"/>
                  <w:sz w:val="20"/>
                  <w:szCs w:val="20"/>
                  <w:shd w:val="clear" w:color="auto" w:fill="FFFFFF"/>
                  <w:lang w:val="en-GB"/>
                </w:rPr>
              </m:ctrlPr>
            </m:eqArrPr>
            <m:e>
              <m:f>
                <m:fPr>
                  <m:ctrlPr>
                    <w:rPr>
                      <w:rFonts w:ascii="Cambria Math" w:hAnsi="Cambria Math"/>
                      <w:i/>
                      <w:color w:val="0D0D0D"/>
                      <w:sz w:val="20"/>
                      <w:szCs w:val="20"/>
                      <w:shd w:val="clear" w:color="auto" w:fill="FFFFFF"/>
                      <w:lang w:val="en-GB"/>
                    </w:rPr>
                  </m:ctrlPr>
                </m:fPr>
                <m:num>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del w:id="77" w:author="#WANG ZIHAO#" w:date="2026-06-17T01:36:00Z" w16du:dateUtc="2026-06-16T17:36:00Z">
                              <w:rPr>
                                <w:rFonts w:ascii="Cambria Math" w:hAnsi="Cambria Math"/>
                                <w:i/>
                                <w:color w:val="0D0D0D"/>
                                <w:sz w:val="20"/>
                                <w:szCs w:val="20"/>
                                <w:shd w:val="clear" w:color="auto" w:fill="FFFFFF"/>
                                <w:lang w:val="en-GB"/>
                              </w:rPr>
                            </w:del>
                          </m:ctrlPr>
                        </m:dPr>
                        <m:e>
                          <m:r>
                            <w:del w:id="78" w:author="#WANG ZIHAO#" w:date="2026-06-17T01:36:00Z" w16du:dateUtc="2026-06-16T17:36:00Z">
                              <w:rPr>
                                <w:rFonts w:ascii="Cambria Math" w:hAnsi="Cambria Math"/>
                                <w:color w:val="0D0D0D"/>
                                <w:sz w:val="20"/>
                                <w:szCs w:val="20"/>
                                <w:shd w:val="clear" w:color="auto" w:fill="FFFFFF"/>
                                <w:lang w:val="en-GB"/>
                              </w:rPr>
                              <m:t>t</m:t>
                            </w:del>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r>
                        <w:rPr>
                          <w:rFonts w:ascii="Cambria Math" w:hAnsi="Cambria Math"/>
                          <w:color w:val="0D0D0D"/>
                          <w:sz w:val="20"/>
                          <w:szCs w:val="20"/>
                          <w:shd w:val="clear" w:color="auto" w:fill="FFFFFF"/>
                          <w:lang w:val="en-GB"/>
                        </w:rPr>
                        <m:t>-</m:t>
                      </m:r>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del w:id="79" w:author="#WANG ZIHAO#" w:date="2026-06-17T01:36:00Z" w16du:dateUtc="2026-06-16T17:36:00Z">
                              <w:rPr>
                                <w:rFonts w:ascii="Cambria Math" w:hAnsi="Cambria Math"/>
                                <w:i/>
                                <w:sz w:val="20"/>
                                <w:szCs w:val="20"/>
                                <w:lang w:val="en-GB"/>
                              </w:rPr>
                            </w:del>
                          </m:ctrlPr>
                        </m:dPr>
                        <m:e>
                          <m:r>
                            <w:del w:id="80" w:author="#WANG ZIHAO#" w:date="2026-06-17T01:36:00Z" w16du:dateUtc="2026-06-16T17:36:00Z">
                              <w:rPr>
                                <w:rFonts w:ascii="Cambria Math" w:hAnsi="Cambria Math"/>
                                <w:sz w:val="20"/>
                                <w:szCs w:val="20"/>
                                <w:lang w:val="en-GB"/>
                              </w:rPr>
                              <m:t>t</m:t>
                            </w:del>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num>
                <m:den>
                  <m:nary>
                    <m:naryPr>
                      <m:chr m:val="∑"/>
                      <m:limLoc m:val="undOvr"/>
                      <m:ctrlPr>
                        <w:rPr>
                          <w:rFonts w:ascii="Cambria Math" w:hAnsi="Cambria Math"/>
                          <w:i/>
                          <w:color w:val="0D0D0D"/>
                          <w:sz w:val="20"/>
                          <w:szCs w:val="20"/>
                          <w:shd w:val="clear" w:color="auto" w:fill="FFFFFF"/>
                          <w:lang w:val="en-GB"/>
                        </w:rPr>
                      </m:ctrlPr>
                    </m:naryPr>
                    <m:sub>
                      <m:r>
                        <w:rPr>
                          <w:rFonts w:ascii="Cambria Math" w:hAnsi="Cambria Math"/>
                          <w:color w:val="0D0D0D"/>
                          <w:sz w:val="20"/>
                          <w:szCs w:val="20"/>
                          <w:shd w:val="clear" w:color="auto" w:fill="FFFFFF"/>
                          <w:lang w:val="en-GB"/>
                        </w:rPr>
                        <m:t>t=1</m:t>
                      </m:r>
                    </m:sub>
                    <m:sup>
                      <m:r>
                        <w:rPr>
                          <w:rFonts w:ascii="Cambria Math" w:hAnsi="Cambria Math"/>
                          <w:color w:val="0D0D0D"/>
                          <w:sz w:val="20"/>
                          <w:szCs w:val="20"/>
                          <w:shd w:val="clear" w:color="auto" w:fill="FFFFFF"/>
                          <w:lang w:val="en-GB"/>
                        </w:rPr>
                        <m:t>M</m:t>
                      </m:r>
                    </m:sup>
                    <m:e>
                      <m:r>
                        <w:rPr>
                          <w:rFonts w:ascii="Cambria Math" w:hAnsi="Cambria Math"/>
                          <w:color w:val="0D0D0D"/>
                          <w:sz w:val="20"/>
                          <w:szCs w:val="20"/>
                          <w:shd w:val="clear" w:color="auto" w:fill="FFFFFF"/>
                          <w:lang w:val="en-GB"/>
                        </w:rPr>
                        <m:t>[</m:t>
                      </m:r>
                      <m:sSup>
                        <m:sSupPr>
                          <m:ctrlPr>
                            <w:rPr>
                              <w:rFonts w:ascii="Cambria Math" w:hAnsi="Cambria Math"/>
                              <w:i/>
                              <w:color w:val="0D0D0D"/>
                              <w:sz w:val="20"/>
                              <w:szCs w:val="20"/>
                              <w:shd w:val="clear" w:color="auto" w:fill="FFFFFF"/>
                              <w:lang w:val="en-GB"/>
                            </w:rPr>
                          </m:ctrlPr>
                        </m:sSupPr>
                        <m:e>
                          <m:acc>
                            <m:accPr>
                              <m:ctrlPr>
                                <w:rPr>
                                  <w:rFonts w:ascii="Cambria Math" w:hAnsi="Cambria Math"/>
                                  <w:color w:val="0D0D0D"/>
                                  <w:sz w:val="20"/>
                                  <w:szCs w:val="20"/>
                                  <w:shd w:val="clear" w:color="auto" w:fill="FFFFFF"/>
                                  <w:lang w:val="en-GB"/>
                                </w:rPr>
                              </m:ctrlPr>
                            </m:accPr>
                            <m:e>
                              <m:r>
                                <w:rPr>
                                  <w:rFonts w:ascii="Cambria Math" w:hAnsi="Cambria Math"/>
                                  <w:color w:val="0D0D0D"/>
                                  <w:sz w:val="20"/>
                                  <w:szCs w:val="20"/>
                                  <w:shd w:val="clear" w:color="auto" w:fill="FFFFFF"/>
                                  <w:lang w:val="en-GB"/>
                                </w:rPr>
                                <m:t>Y</m:t>
                              </m:r>
                            </m:e>
                          </m:acc>
                        </m:e>
                        <m:sup>
                          <m:r>
                            <w:rPr>
                              <w:rFonts w:ascii="Cambria Math" w:hAnsi="Cambria Math"/>
                              <w:color w:val="0D0D0D"/>
                              <w:sz w:val="20"/>
                              <w:szCs w:val="20"/>
                              <w:shd w:val="clear" w:color="auto" w:fill="FFFFFF"/>
                              <w:lang w:val="en-GB"/>
                            </w:rPr>
                            <m:t>k</m:t>
                          </m:r>
                        </m:sup>
                      </m:sSup>
                      <m:d>
                        <m:dPr>
                          <m:ctrlPr>
                            <w:del w:id="81" w:author="#WANG ZIHAO#" w:date="2026-06-17T01:36:00Z" w16du:dateUtc="2026-06-16T17:36:00Z">
                              <w:rPr>
                                <w:rFonts w:ascii="Cambria Math" w:hAnsi="Cambria Math"/>
                                <w:i/>
                                <w:color w:val="0D0D0D"/>
                                <w:sz w:val="20"/>
                                <w:szCs w:val="20"/>
                                <w:shd w:val="clear" w:color="auto" w:fill="FFFFFF"/>
                                <w:lang w:val="en-GB"/>
                              </w:rPr>
                            </w:del>
                          </m:ctrlPr>
                        </m:dPr>
                        <m:e>
                          <m:r>
                            <w:del w:id="82" w:author="#WANG ZIHAO#" w:date="2026-06-17T01:36:00Z" w16du:dateUtc="2026-06-16T17:36:00Z">
                              <w:rPr>
                                <w:rFonts w:ascii="Cambria Math" w:hAnsi="Cambria Math"/>
                                <w:color w:val="0D0D0D"/>
                                <w:sz w:val="20"/>
                                <w:szCs w:val="20"/>
                                <w:shd w:val="clear" w:color="auto" w:fill="FFFFFF"/>
                                <w:lang w:val="en-GB"/>
                              </w:rPr>
                              <m:t>t</m:t>
                            </w:del>
                          </m:r>
                        </m:e>
                      </m:d>
                      <m:d>
                        <m:dPr>
                          <m:ctrlPr>
                            <w:rPr>
                              <w:rFonts w:ascii="Cambria Math" w:hAnsi="Cambria Math"/>
                              <w:i/>
                              <w:color w:val="0D0D0D"/>
                              <w:sz w:val="20"/>
                              <w:szCs w:val="20"/>
                              <w:shd w:val="clear" w:color="auto" w:fill="FFFFFF"/>
                              <w:lang w:val="en-GB"/>
                            </w:rPr>
                          </m:ctrlPr>
                        </m:dPr>
                        <m:e>
                          <m:sSub>
                            <m:sSubPr>
                              <m:ctrlPr>
                                <w:rPr>
                                  <w:rFonts w:ascii="Cambria Math" w:hAnsi="Cambria Math"/>
                                  <w:i/>
                                  <w:color w:val="0D0D0D"/>
                                  <w:sz w:val="20"/>
                                  <w:szCs w:val="20"/>
                                  <w:shd w:val="clear" w:color="auto" w:fill="FFFFFF"/>
                                  <w:lang w:val="en-GB"/>
                                </w:rPr>
                              </m:ctrlPr>
                            </m:sSubPr>
                            <m:e>
                              <m:r>
                                <w:rPr>
                                  <w:rFonts w:ascii="Cambria Math" w:hAnsi="Cambria Math"/>
                                  <w:color w:val="0D0D0D"/>
                                  <w:sz w:val="20"/>
                                  <w:szCs w:val="20"/>
                                  <w:shd w:val="clear" w:color="auto" w:fill="FFFFFF"/>
                                  <w:lang w:val="en-GB"/>
                                </w:rPr>
                                <m:t>t</m:t>
                              </m:r>
                            </m:e>
                            <m:sub>
                              <m:r>
                                <w:rPr>
                                  <w:rFonts w:ascii="Cambria Math" w:hAnsi="Cambria Math"/>
                                  <w:color w:val="0D0D0D"/>
                                  <w:sz w:val="20"/>
                                  <w:szCs w:val="20"/>
                                  <w:shd w:val="clear" w:color="auto" w:fill="FFFFFF"/>
                                  <w:lang w:val="en-GB"/>
                                </w:rPr>
                                <m:t>0</m:t>
                              </m:r>
                            </m:sub>
                          </m:sSub>
                          <m:r>
                            <w:rPr>
                              <w:rFonts w:ascii="Cambria Math" w:hAnsi="Cambria Math"/>
                              <w:color w:val="0D0D0D"/>
                              <w:sz w:val="20"/>
                              <w:szCs w:val="20"/>
                              <w:shd w:val="clear" w:color="auto" w:fill="FFFFFF"/>
                              <w:lang w:val="en-GB"/>
                            </w:rPr>
                            <m:t>+t</m:t>
                          </m:r>
                        </m:e>
                      </m:d>
                    </m:e>
                  </m:nary>
                  <m:r>
                    <w:rPr>
                      <w:rFonts w:ascii="Cambria Math" w:hAnsi="Cambria Math"/>
                      <w:color w:val="0D0D0D"/>
                      <w:sz w:val="20"/>
                      <w:szCs w:val="20"/>
                      <w:shd w:val="clear" w:color="auto" w:fill="FFFFFF"/>
                      <w:lang w:val="en-GB"/>
                    </w:rPr>
                    <m:t>]</m:t>
                  </m:r>
                </m:den>
              </m:f>
              <m:r>
                <w:rPr>
                  <w:rFonts w:ascii="Cambria Math" w:hAnsi="Cambria Math"/>
                  <w:color w:val="0D0D0D"/>
                  <w:sz w:val="20"/>
                  <w:szCs w:val="20"/>
                  <w:shd w:val="clear" w:color="auto" w:fill="FFFFFF"/>
                  <w:lang w:val="en-GB"/>
                </w:rPr>
                <m:t>×100%#</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118</m:t>
                  </m:r>
                </m:e>
              </m:d>
            </m:e>
          </m:eqArr>
        </m:oMath>
      </m:oMathPara>
    </w:p>
    <w:p w14:paraId="3AE17D92" w14:textId="1706B909" w:rsidR="00EF5C38" w:rsidRDefault="00EF5C38" w:rsidP="00EF5C38">
      <w:pPr>
        <w:pStyle w:val="NormalWeb"/>
        <w:spacing w:line="276" w:lineRule="auto"/>
        <w:jc w:val="both"/>
        <w:rPr>
          <w:sz w:val="20"/>
          <w:szCs w:val="20"/>
        </w:rPr>
      </w:pPr>
      <w:r w:rsidRPr="008A1A48">
        <w:rPr>
          <w:sz w:val="20"/>
          <w:szCs w:val="20"/>
          <w:lang w:val="en-GB"/>
        </w:rPr>
        <w:t xml:space="preserve">Furthermore, to evaluate whether a given intervention configuration establishes long-term </w:t>
      </w:r>
      <w:del w:id="83" w:author="#WANG ZIHAO#" w:date="2026-06-19T00:47:00Z" w16du:dateUtc="2026-06-18T16:47:00Z">
        <w:r w:rsidRPr="008A1A48" w:rsidDel="00CD3842">
          <w:rPr>
            <w:sz w:val="20"/>
            <w:szCs w:val="20"/>
            <w:lang w:val="en-GB"/>
          </w:rPr>
          <w:delText>phenotypic</w:delText>
        </w:r>
      </w:del>
      <w:ins w:id="84" w:author="#WANG ZIHAO#" w:date="2026-06-19T00:47:00Z" w16du:dateUtc="2026-06-18T16:47:00Z">
        <w:r w:rsidR="00CD3842">
          <w:rPr>
            <w:sz w:val="20"/>
            <w:szCs w:val="20"/>
            <w:lang w:val="en-GB"/>
          </w:rPr>
          <w:t>strain-specific</w:t>
        </w:r>
      </w:ins>
      <w:r w:rsidRPr="008A1A48">
        <w:rPr>
          <w:sz w:val="20"/>
          <w:szCs w:val="20"/>
          <w:lang w:val="en-GB"/>
        </w:rPr>
        <w:t xml:space="preserve"> stabilization or prompts a complete ecological displacement toward multidrug-resistant lineages</w:t>
      </w:r>
      <w:r>
        <w:rPr>
          <w:sz w:val="20"/>
          <w:szCs w:val="20"/>
          <w:lang w:val="en-GB"/>
        </w:rPr>
        <w:t>, we quantify</w:t>
      </w:r>
      <w:r w:rsidRPr="008A1A48">
        <w:rPr>
          <w:sz w:val="20"/>
          <w:szCs w:val="20"/>
          <w:lang w:val="en-GB"/>
        </w:rPr>
        <w:t xml:space="preserve"> strain prevalence at the terminal horizon of the simulation period (year </w:t>
      </w:r>
      <m:oMath>
        <m:r>
          <w:rPr>
            <w:rFonts w:ascii="Cambria Math" w:hAnsi="Cambria Math"/>
            <w:sz w:val="20"/>
            <w:szCs w:val="20"/>
            <w:lang w:val="en-GB"/>
          </w:rPr>
          <m:t>M</m:t>
        </m:r>
      </m:oMath>
      <w:r>
        <w:rPr>
          <w:sz w:val="20"/>
          <w:szCs w:val="20"/>
          <w:lang w:val="en-GB"/>
        </w:rPr>
        <w:t>)</w:t>
      </w:r>
      <w:r w:rsidR="00C51F89">
        <w:rPr>
          <w:sz w:val="20"/>
          <w:szCs w:val="20"/>
          <w:lang w:val="en-GB"/>
        </w:rPr>
        <w:t xml:space="preserve"> for each strain </w:t>
      </w:r>
      <m:oMath>
        <m:r>
          <w:rPr>
            <w:rFonts w:ascii="Cambria Math" w:hAnsi="Cambria Math"/>
            <w:color w:val="000000" w:themeColor="text1"/>
            <w:sz w:val="20"/>
            <w:szCs w:val="20"/>
            <w:lang w:val="en-GB"/>
          </w:rPr>
          <m:t>k∈</m:t>
        </m:r>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0, c, t, d2</m:t>
            </m:r>
          </m:e>
        </m:d>
      </m:oMath>
      <w:r w:rsidR="00C51F89">
        <w:rPr>
          <w:color w:val="000000" w:themeColor="text1"/>
          <w:sz w:val="20"/>
          <w:szCs w:val="20"/>
          <w:lang w:val="en-GB"/>
        </w:rPr>
        <w:t>, respectively</w:t>
      </w:r>
      <w:r>
        <w:rPr>
          <w:sz w:val="20"/>
          <w:szCs w:val="20"/>
          <w:lang w:val="en-GB"/>
        </w:rPr>
        <w:t>:</w:t>
      </w:r>
    </w:p>
    <w:p w14:paraId="779B0BF9" w14:textId="6A63D486" w:rsidR="00EF5C38" w:rsidRPr="001124AE" w:rsidRDefault="00000000" w:rsidP="00EF5C38">
      <w:pPr>
        <w:pStyle w:val="NormalWeb"/>
        <w:spacing w:line="276" w:lineRule="auto"/>
        <w:jc w:val="both"/>
        <w:rPr>
          <w:ins w:id="85" w:author="#WANG ZIHAO#" w:date="2026-06-17T01:24:00Z" w16du:dateUtc="2026-06-16T17:24:00Z"/>
          <w:color w:val="0D0D0D"/>
          <w:sz w:val="20"/>
          <w:szCs w:val="20"/>
          <w:shd w:val="clear" w:color="auto" w:fill="FFFFFF"/>
          <w:lang w:val="en-GB"/>
        </w:rPr>
      </w:pPr>
      <m:oMath>
        <m:eqArr>
          <m:eqArrPr>
            <m:maxDist m:val="1"/>
            <m:ctrlPr>
              <w:rPr>
                <w:rFonts w:ascii="Cambria Math" w:hAnsi="Cambria Math"/>
                <w:i/>
                <w:color w:val="0D0D0D"/>
                <w:sz w:val="20"/>
                <w:szCs w:val="20"/>
                <w:shd w:val="clear" w:color="auto" w:fill="FFFFFF"/>
                <w:lang w:val="en-GB"/>
              </w:rPr>
            </m:ctrlPr>
          </m:eqArrPr>
          <m:e>
            <m:f>
              <m:fPr>
                <m:ctrlPr>
                  <w:rPr>
                    <w:rFonts w:ascii="Cambria Math" w:hAnsi="Cambria Math"/>
                    <w:i/>
                    <w:sz w:val="20"/>
                    <w:szCs w:val="20"/>
                    <w:lang w:val="en-GB"/>
                  </w:rPr>
                </m:ctrlPr>
              </m:fPr>
              <m:num>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k</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M</m:t>
                    </m:r>
                  </m:e>
                </m:d>
              </m:num>
              <m:den>
                <m:nary>
                  <m:naryPr>
                    <m:chr m:val="∑"/>
                    <m:limLoc m:val="subSup"/>
                    <m:supHide m:val="1"/>
                    <m:ctrlPr>
                      <w:rPr>
                        <w:rFonts w:ascii="Cambria Math" w:hAnsi="Cambria Math"/>
                        <w:i/>
                        <w:sz w:val="20"/>
                        <w:szCs w:val="20"/>
                        <w:lang w:val="en-GB"/>
                      </w:rPr>
                    </m:ctrlPr>
                  </m:naryPr>
                  <m:sub>
                    <m:r>
                      <w:rPr>
                        <w:rFonts w:ascii="Cambria Math" w:hAnsi="Cambria Math"/>
                        <w:sz w:val="20"/>
                        <w:szCs w:val="20"/>
                        <w:lang w:val="en-GB"/>
                      </w:rPr>
                      <m:t>i</m:t>
                    </m:r>
                    <m:r>
                      <w:rPr>
                        <w:rFonts w:ascii="Cambria Math" w:hAnsi="Cambria Math"/>
                        <w:color w:val="000000" w:themeColor="text1"/>
                        <w:sz w:val="20"/>
                        <w:szCs w:val="20"/>
                        <w:lang w:val="en-GB"/>
                      </w:rPr>
                      <m:t>∈</m:t>
                    </m:r>
                    <m:d>
                      <m:dPr>
                        <m:begChr m:val="{"/>
                        <m:endChr m:val="}"/>
                        <m:ctrlPr>
                          <w:rPr>
                            <w:rFonts w:ascii="Cambria Math" w:hAnsi="Cambria Math"/>
                            <w:i/>
                            <w:color w:val="000000" w:themeColor="text1"/>
                            <w:sz w:val="20"/>
                            <w:szCs w:val="20"/>
                            <w:lang w:val="en-GB"/>
                          </w:rPr>
                        </m:ctrlPr>
                      </m:dPr>
                      <m:e>
                        <m:r>
                          <w:rPr>
                            <w:rFonts w:ascii="Cambria Math" w:hAnsi="Cambria Math"/>
                            <w:color w:val="000000" w:themeColor="text1"/>
                            <w:sz w:val="20"/>
                            <w:szCs w:val="20"/>
                            <w:lang w:val="en-GB"/>
                          </w:rPr>
                          <m:t>0, c, t, d2</m:t>
                        </m:r>
                      </m:e>
                    </m:d>
                  </m:sub>
                  <m:sup/>
                  <m:e>
                    <m:sSup>
                      <m:sSupPr>
                        <m:ctrlPr>
                          <w:rPr>
                            <w:rFonts w:ascii="Cambria Math" w:hAnsi="Cambria Math"/>
                            <w:i/>
                            <w:sz w:val="20"/>
                            <w:szCs w:val="20"/>
                            <w:lang w:val="en-GB"/>
                          </w:rPr>
                        </m:ctrlPr>
                      </m:sSupPr>
                      <m:e>
                        <m:r>
                          <w:rPr>
                            <w:rFonts w:ascii="Cambria Math" w:hAnsi="Cambria Math"/>
                            <w:sz w:val="20"/>
                            <w:szCs w:val="20"/>
                            <w:lang w:val="en-GB"/>
                          </w:rPr>
                          <m:t>Y</m:t>
                        </m:r>
                      </m:e>
                      <m:sup>
                        <m:r>
                          <w:rPr>
                            <w:rFonts w:ascii="Cambria Math" w:hAnsi="Cambria Math"/>
                            <w:sz w:val="20"/>
                            <w:szCs w:val="20"/>
                            <w:lang w:val="en-GB"/>
                          </w:rPr>
                          <m:t>i</m:t>
                        </m:r>
                      </m:sup>
                    </m:sSup>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M</m:t>
                        </m:r>
                      </m:e>
                    </m:d>
                  </m:e>
                </m:nary>
              </m:den>
            </m:f>
            <m:r>
              <w:rPr>
                <w:rFonts w:ascii="Cambria Math" w:hAnsi="Cambria Math"/>
                <w:sz w:val="20"/>
                <w:szCs w:val="20"/>
                <w:lang w:val="en-GB"/>
              </w:rPr>
              <m:t xml:space="preserve"> </m:t>
            </m:r>
            <m:r>
              <w:rPr>
                <w:rFonts w:ascii="Cambria Math" w:hAnsi="Cambria Math"/>
                <w:color w:val="0D0D0D"/>
                <w:sz w:val="20"/>
                <w:szCs w:val="20"/>
                <w:shd w:val="clear" w:color="auto" w:fill="FFFFFF"/>
                <w:lang w:val="en-GB"/>
              </w:rPr>
              <m:t>#</m:t>
            </m:r>
            <m:d>
              <m:dPr>
                <m:ctrlPr>
                  <w:rPr>
                    <w:rFonts w:ascii="Cambria Math" w:hAnsi="Cambria Math"/>
                    <w:i/>
                    <w:color w:val="0D0D0D"/>
                    <w:sz w:val="20"/>
                    <w:szCs w:val="20"/>
                    <w:shd w:val="clear" w:color="auto" w:fill="FFFFFF"/>
                    <w:lang w:val="en-GB"/>
                  </w:rPr>
                </m:ctrlPr>
              </m:dPr>
              <m:e>
                <m:r>
                  <w:rPr>
                    <w:rFonts w:ascii="Cambria Math" w:hAnsi="Cambria Math"/>
                    <w:color w:val="0D0D0D"/>
                    <w:sz w:val="20"/>
                    <w:szCs w:val="20"/>
                    <w:shd w:val="clear" w:color="auto" w:fill="FFFFFF"/>
                    <w:lang w:val="en-GB"/>
                  </w:rPr>
                  <m:t>119</m:t>
                </m:r>
              </m:e>
            </m:d>
          </m:e>
        </m:eqArr>
      </m:oMath>
      <w:commentRangeEnd w:id="70"/>
      <w:r w:rsidR="00A56169" w:rsidRPr="001124AE">
        <w:rPr>
          <w:rStyle w:val="CommentReference"/>
          <w:color w:val="0D0D0D"/>
          <w:sz w:val="20"/>
          <w:szCs w:val="20"/>
          <w:shd w:val="clear" w:color="auto" w:fill="FFFFFF"/>
          <w:lang w:val="en-GB"/>
        </w:rPr>
        <w:commentReference w:id="70"/>
      </w:r>
      <w:commentRangeEnd w:id="71"/>
      <w:r w:rsidR="00B90A2B" w:rsidRPr="001124AE">
        <w:rPr>
          <w:rStyle w:val="CommentReference"/>
          <w:color w:val="0D0D0D"/>
          <w:sz w:val="20"/>
          <w:szCs w:val="20"/>
          <w:shd w:val="clear" w:color="auto" w:fill="FFFFFF"/>
          <w:lang w:val="en-GB"/>
        </w:rPr>
        <w:commentReference w:id="71"/>
      </w:r>
    </w:p>
    <w:p w14:paraId="6AD3B609" w14:textId="07846052" w:rsidR="001124AE" w:rsidRPr="004273A8" w:rsidRDefault="001124AE" w:rsidP="001124AE">
      <w:pPr>
        <w:pStyle w:val="NormalWeb"/>
        <w:spacing w:line="276" w:lineRule="auto"/>
        <w:jc w:val="both"/>
        <w:rPr>
          <w:ins w:id="86" w:author="#WANG ZIHAO#" w:date="2026-06-17T01:24:00Z" w16du:dateUtc="2026-06-16T17:24:00Z"/>
          <w:color w:val="0D0D0D"/>
          <w:sz w:val="20"/>
          <w:szCs w:val="20"/>
          <w:shd w:val="clear" w:color="auto" w:fill="FFFFFF"/>
          <w:lang w:val="en-GB"/>
        </w:rPr>
      </w:pPr>
      <w:ins w:id="87" w:author="#WANG ZIHAO#" w:date="2026-06-17T01:24:00Z" w16du:dateUtc="2026-06-16T17:24:00Z">
        <w:r w:rsidRPr="004273A8">
          <w:rPr>
            <w:sz w:val="20"/>
            <w:szCs w:val="20"/>
            <w:lang w:val="en-GB"/>
          </w:rPr>
          <w:t xml:space="preserve">In addition, </w:t>
        </w:r>
      </w:ins>
      <w:ins w:id="88" w:author="#WANG ZIHAO#" w:date="2026-06-17T01:31:00Z" w16du:dateUtc="2026-06-16T17:31:00Z">
        <w:r w:rsidR="00B42CF7">
          <w:rPr>
            <w:sz w:val="20"/>
            <w:szCs w:val="20"/>
          </w:rPr>
          <w:t>t</w:t>
        </w:r>
        <w:r w:rsidR="00B42CF7" w:rsidRPr="00F23435">
          <w:rPr>
            <w:sz w:val="20"/>
            <w:szCs w:val="20"/>
          </w:rPr>
          <w:t>o evaluate the programmatic efficiency of each intervention,</w:t>
        </w:r>
        <w:r w:rsidR="00B42CF7">
          <w:rPr>
            <w:sz w:val="20"/>
            <w:szCs w:val="20"/>
          </w:rPr>
          <w:t xml:space="preserve"> </w:t>
        </w:r>
      </w:ins>
      <w:ins w:id="89" w:author="#WANG ZIHAO#" w:date="2026-06-17T01:24:00Z" w16du:dateUtc="2026-06-16T17:24:00Z">
        <w:r w:rsidRPr="004273A8">
          <w:rPr>
            <w:sz w:val="20"/>
            <w:szCs w:val="20"/>
            <w:lang w:val="en-GB"/>
          </w:rPr>
          <w:t xml:space="preserve">we calculate the total number of doxy-PEP enrolments </w:t>
        </w:r>
      </w:ins>
      <w:ins w:id="90" w:author="#WANG ZIHAO#" w:date="2026-06-17T01:43:00Z" w16du:dateUtc="2026-06-16T17:43:00Z">
        <w:r w:rsidR="0084184B">
          <w:rPr>
            <w:sz w:val="20"/>
            <w:szCs w:val="20"/>
            <w:lang w:val="en-GB"/>
          </w:rPr>
          <w:t xml:space="preserve">and/or </w:t>
        </w:r>
        <w:r w:rsidR="0084184B" w:rsidRPr="004273A8">
          <w:rPr>
            <w:sz w:val="20"/>
            <w:szCs w:val="20"/>
            <w:lang w:val="en-GB"/>
          </w:rPr>
          <w:t xml:space="preserve">the total number of </w:t>
        </w:r>
        <w:r w:rsidR="0084184B">
          <w:rPr>
            <w:sz w:val="20"/>
            <w:szCs w:val="20"/>
            <w:lang w:val="en-GB"/>
          </w:rPr>
          <w:t>vaccine doses</w:t>
        </w:r>
        <w:r w:rsidR="0084184B" w:rsidRPr="004273A8">
          <w:rPr>
            <w:sz w:val="20"/>
            <w:szCs w:val="20"/>
            <w:lang w:val="en-GB"/>
          </w:rPr>
          <w:t xml:space="preserve"> </w:t>
        </w:r>
      </w:ins>
      <w:ins w:id="91" w:author="#WANG ZIHAO#" w:date="2026-06-17T01:24:00Z" w16du:dateUtc="2026-06-16T17:24:00Z">
        <w:r w:rsidRPr="004273A8">
          <w:rPr>
            <w:sz w:val="20"/>
            <w:szCs w:val="20"/>
            <w:lang w:val="en-GB"/>
          </w:rPr>
          <w:t xml:space="preserve">administered over </w:t>
        </w:r>
      </w:ins>
      <m:oMath>
        <m:r>
          <w:ins w:id="92" w:author="#WANG ZIHAO#" w:date="2026-06-17T01:24:00Z" w16du:dateUtc="2026-06-16T17:24:00Z">
            <w:rPr>
              <w:rFonts w:ascii="Cambria Math" w:hAnsi="Cambria Math"/>
              <w:sz w:val="20"/>
              <w:szCs w:val="20"/>
              <w:lang w:val="en-GB"/>
            </w:rPr>
            <m:t>M</m:t>
          </w:ins>
        </m:r>
      </m:oMath>
      <w:ins w:id="93" w:author="#WANG ZIHAO#" w:date="2026-06-17T01:24:00Z" w16du:dateUtc="2026-06-16T17:24:00Z">
        <w:r w:rsidRPr="004273A8">
          <w:rPr>
            <w:sz w:val="20"/>
            <w:szCs w:val="20"/>
            <w:lang w:val="en-GB"/>
          </w:rPr>
          <w:t xml:space="preserve"> years (starting from year </w:t>
        </w:r>
      </w:ins>
      <m:oMath>
        <m:sSub>
          <m:sSubPr>
            <m:ctrlPr>
              <w:ins w:id="94" w:author="#WANG ZIHAO#" w:date="2026-06-17T01:24:00Z" w16du:dateUtc="2026-06-16T17:24:00Z">
                <w:rPr>
                  <w:rFonts w:ascii="Cambria Math" w:hAnsi="Cambria Math"/>
                  <w:i/>
                  <w:sz w:val="20"/>
                  <w:szCs w:val="20"/>
                  <w:lang w:val="en-GB"/>
                </w:rPr>
              </w:ins>
            </m:ctrlPr>
          </m:sSubPr>
          <m:e>
            <m:r>
              <w:ins w:id="95" w:author="#WANG ZIHAO#" w:date="2026-06-17T01:24:00Z" w16du:dateUtc="2026-06-16T17:24:00Z">
                <w:rPr>
                  <w:rFonts w:ascii="Cambria Math" w:hAnsi="Cambria Math"/>
                  <w:sz w:val="20"/>
                  <w:szCs w:val="20"/>
                  <w:lang w:val="en-GB"/>
                </w:rPr>
                <m:t>t</m:t>
              </w:ins>
            </m:r>
          </m:e>
          <m:sub>
            <m:r>
              <w:ins w:id="96" w:author="#WANG ZIHAO#" w:date="2026-06-17T01:24:00Z" w16du:dateUtc="2026-06-16T17:24:00Z">
                <w:rPr>
                  <w:rFonts w:ascii="Cambria Math" w:hAnsi="Cambria Math"/>
                  <w:sz w:val="20"/>
                  <w:szCs w:val="20"/>
                  <w:lang w:val="en-GB"/>
                </w:rPr>
                <m:t>0</m:t>
              </w:ins>
            </m:r>
          </m:sub>
        </m:sSub>
      </m:oMath>
      <w:ins w:id="97" w:author="#WANG ZIHAO#" w:date="2026-06-17T01:24:00Z" w16du:dateUtc="2026-06-16T17:24:00Z">
        <w:r w:rsidRPr="004273A8">
          <w:rPr>
            <w:sz w:val="20"/>
            <w:szCs w:val="20"/>
            <w:lang w:val="en-GB"/>
          </w:rPr>
          <w:t>):</w:t>
        </w:r>
      </w:ins>
    </w:p>
    <w:p w14:paraId="56FB73F3" w14:textId="73313234" w:rsidR="001124AE" w:rsidRPr="001124AE" w:rsidRDefault="00000000" w:rsidP="001124AE">
      <w:pPr>
        <w:pStyle w:val="NormalWeb"/>
        <w:spacing w:line="276" w:lineRule="auto"/>
        <w:jc w:val="both"/>
        <w:rPr>
          <w:ins w:id="98" w:author="#WANG ZIHAO#" w:date="2026-06-17T01:25:00Z" w16du:dateUtc="2026-06-16T17:25:00Z"/>
          <w:color w:val="0D0D0D"/>
          <w:sz w:val="20"/>
          <w:szCs w:val="20"/>
          <w:shd w:val="clear" w:color="auto" w:fill="FFFFFF"/>
          <w:lang w:val="en-GB"/>
        </w:rPr>
      </w:pPr>
      <m:oMathPara>
        <m:oMath>
          <m:eqArr>
            <m:eqArrPr>
              <m:maxDist m:val="1"/>
              <m:ctrlPr>
                <w:ins w:id="99" w:author="#WANG ZIHAO#" w:date="2026-06-17T01:24:00Z" w16du:dateUtc="2026-06-16T17:24:00Z">
                  <w:rPr>
                    <w:rFonts w:ascii="Cambria Math" w:hAnsi="Cambria Math"/>
                    <w:i/>
                    <w:color w:val="0D0D0D"/>
                    <w:sz w:val="20"/>
                    <w:szCs w:val="20"/>
                    <w:shd w:val="clear" w:color="auto" w:fill="FFFFFF"/>
                    <w:lang w:val="en-GB"/>
                  </w:rPr>
                </w:ins>
              </m:ctrlPr>
            </m:eqArrPr>
            <m:e>
              <m:nary>
                <m:naryPr>
                  <m:chr m:val="∑"/>
                  <m:limLoc m:val="undOvr"/>
                  <m:ctrlPr>
                    <w:ins w:id="100" w:author="#WANG ZIHAO#" w:date="2026-06-17T01:24:00Z" w16du:dateUtc="2026-06-16T17:24:00Z">
                      <w:rPr>
                        <w:rFonts w:ascii="Cambria Math" w:hAnsi="Cambria Math"/>
                        <w:i/>
                        <w:color w:val="0D0D0D"/>
                        <w:sz w:val="20"/>
                        <w:szCs w:val="20"/>
                        <w:shd w:val="clear" w:color="auto" w:fill="FFFFFF"/>
                        <w:lang w:val="en-GB"/>
                      </w:rPr>
                    </w:ins>
                  </m:ctrlPr>
                </m:naryPr>
                <m:sub>
                  <m:r>
                    <w:ins w:id="101" w:author="#WANG ZIHAO#" w:date="2026-06-17T01:24:00Z" w16du:dateUtc="2026-06-16T17:24:00Z">
                      <w:rPr>
                        <w:rFonts w:ascii="Cambria Math" w:hAnsi="Cambria Math"/>
                        <w:color w:val="0D0D0D"/>
                        <w:sz w:val="20"/>
                        <w:szCs w:val="20"/>
                        <w:shd w:val="clear" w:color="auto" w:fill="FFFFFF"/>
                        <w:lang w:val="en-GB"/>
                      </w:rPr>
                      <m:t>t=1</m:t>
                    </w:ins>
                  </m:r>
                </m:sub>
                <m:sup>
                  <m:r>
                    <w:ins w:id="102" w:author="#WANG ZIHAO#" w:date="2026-06-17T01:24:00Z" w16du:dateUtc="2026-06-16T17:24:00Z">
                      <w:rPr>
                        <w:rFonts w:ascii="Cambria Math" w:hAnsi="Cambria Math"/>
                        <w:color w:val="0D0D0D"/>
                        <w:sz w:val="20"/>
                        <w:szCs w:val="20"/>
                        <w:shd w:val="clear" w:color="auto" w:fill="FFFFFF"/>
                        <w:lang w:val="en-GB"/>
                      </w:rPr>
                      <m:t>M</m:t>
                    </w:ins>
                  </m:r>
                </m:sup>
                <m:e>
                  <m:r>
                    <w:ins w:id="103" w:author="#WANG ZIHAO#" w:date="2026-06-17T01:24:00Z" w16du:dateUtc="2026-06-16T17:24:00Z">
                      <w:rPr>
                        <w:rFonts w:ascii="Cambria Math" w:hAnsi="Cambria Math"/>
                        <w:color w:val="0D0D0D"/>
                        <w:sz w:val="20"/>
                        <w:szCs w:val="20"/>
                        <w:shd w:val="clear" w:color="auto" w:fill="FFFFFF"/>
                        <w:lang w:val="en-GB"/>
                      </w:rPr>
                      <m:t>[</m:t>
                    </w:ins>
                  </m:r>
                  <m:sSub>
                    <m:sSubPr>
                      <m:ctrlPr>
                        <w:ins w:id="104" w:author="#WANG ZIHAO#" w:date="2026-06-17T01:24:00Z" w16du:dateUtc="2026-06-16T17:24:00Z">
                          <w:rPr>
                            <w:rFonts w:ascii="Cambria Math" w:hAnsi="Cambria Math"/>
                            <w:i/>
                            <w:color w:val="0D0D0D"/>
                            <w:sz w:val="20"/>
                            <w:szCs w:val="20"/>
                            <w:shd w:val="clear" w:color="auto" w:fill="FFFFFF"/>
                            <w:lang w:val="en-GB"/>
                          </w:rPr>
                        </w:ins>
                      </m:ctrlPr>
                    </m:sSubPr>
                    <m:e>
                      <m:r>
                        <w:ins w:id="105" w:author="#WANG ZIHAO#" w:date="2026-06-17T01:24:00Z" w16du:dateUtc="2026-06-16T17:24:00Z">
                          <w:rPr>
                            <w:rFonts w:ascii="Cambria Math" w:hAnsi="Cambria Math"/>
                            <w:color w:val="0D0D0D"/>
                            <w:sz w:val="20"/>
                            <w:szCs w:val="20"/>
                            <w:shd w:val="clear" w:color="auto" w:fill="FFFFFF"/>
                            <w:lang w:val="en-GB"/>
                          </w:rPr>
                          <m:t>p</m:t>
                        </w:ins>
                      </m:r>
                    </m:e>
                    <m:sub>
                      <m:r>
                        <w:ins w:id="106" w:author="#WANG ZIHAO#" w:date="2026-06-17T01:24:00Z" w16du:dateUtc="2026-06-16T17:24:00Z">
                          <w:rPr>
                            <w:rFonts w:ascii="Cambria Math" w:hAnsi="Cambria Math"/>
                            <w:color w:val="0D0D0D"/>
                            <w:sz w:val="20"/>
                            <w:szCs w:val="20"/>
                            <w:shd w:val="clear" w:color="auto" w:fill="FFFFFF"/>
                            <w:lang w:val="en-GB"/>
                          </w:rPr>
                          <m:t>d</m:t>
                        </w:ins>
                      </m:r>
                    </m:sub>
                  </m:sSub>
                  <m:sSubSup>
                    <m:sSubSupPr>
                      <m:ctrlPr>
                        <w:ins w:id="107" w:author="#WANG ZIHAO#" w:date="2026-06-17T01:24:00Z" w16du:dateUtc="2026-06-16T17:24:00Z">
                          <w:rPr>
                            <w:rFonts w:ascii="Cambria Math" w:hAnsi="Cambria Math"/>
                            <w:i/>
                            <w:color w:val="0D0D0D"/>
                            <w:sz w:val="20"/>
                            <w:szCs w:val="20"/>
                            <w:shd w:val="clear" w:color="auto" w:fill="FFFFFF"/>
                            <w:lang w:val="en-GB"/>
                          </w:rPr>
                        </w:ins>
                      </m:ctrlPr>
                    </m:sSubSupPr>
                    <m:e>
                      <m:r>
                        <w:ins w:id="108" w:author="#WANG ZIHAO#" w:date="2026-06-17T01:24:00Z" w16du:dateUtc="2026-06-16T17:24:00Z">
                          <w:rPr>
                            <w:rFonts w:ascii="Cambria Math" w:hAnsi="Cambria Math"/>
                            <w:color w:val="0D0D0D"/>
                            <w:sz w:val="20"/>
                            <w:szCs w:val="20"/>
                            <w:shd w:val="clear" w:color="auto" w:fill="FFFFFF"/>
                            <w:lang w:val="en-GB"/>
                          </w:rPr>
                          <m:t>(Y</m:t>
                        </w:ins>
                      </m:r>
                    </m:e>
                    <m:sub>
                      <m:r>
                        <w:ins w:id="109" w:author="#WANG ZIHAO#" w:date="2026-06-17T01:24:00Z" w16du:dateUtc="2026-06-16T17:24:00Z">
                          <w:rPr>
                            <w:rFonts w:ascii="Cambria Math" w:hAnsi="Cambria Math"/>
                            <w:color w:val="0D0D0D"/>
                            <w:sz w:val="20"/>
                            <w:szCs w:val="20"/>
                            <w:shd w:val="clear" w:color="auto" w:fill="FFFFFF"/>
                            <w:lang w:val="en-GB"/>
                          </w:rPr>
                          <m:t>U</m:t>
                        </w:ins>
                      </m:r>
                    </m:sub>
                    <m:sup>
                      <m:r>
                        <w:ins w:id="110" w:author="#WANG ZIHAO#" w:date="2026-06-17T01:24:00Z" w16du:dateUtc="2026-06-16T17:24:00Z">
                          <w:rPr>
                            <w:rFonts w:ascii="Cambria Math" w:hAnsi="Cambria Math"/>
                            <w:color w:val="0D0D0D"/>
                            <w:sz w:val="20"/>
                            <w:szCs w:val="20"/>
                            <w:shd w:val="clear" w:color="auto" w:fill="FFFFFF"/>
                            <w:lang w:val="en-GB"/>
                          </w:rPr>
                          <m:t>N</m:t>
                        </w:ins>
                      </m:r>
                    </m:sup>
                  </m:sSubSup>
                  <m:d>
                    <m:dPr>
                      <m:ctrlPr>
                        <w:ins w:id="111" w:author="#WANG ZIHAO#" w:date="2026-06-17T01:24:00Z" w16du:dateUtc="2026-06-16T17:24:00Z">
                          <w:rPr>
                            <w:rFonts w:ascii="Cambria Math" w:hAnsi="Cambria Math"/>
                            <w:i/>
                            <w:color w:val="0D0D0D"/>
                            <w:sz w:val="20"/>
                            <w:szCs w:val="20"/>
                            <w:shd w:val="clear" w:color="auto" w:fill="FFFFFF"/>
                            <w:lang w:val="en-GB"/>
                          </w:rPr>
                        </w:ins>
                      </m:ctrlPr>
                    </m:dPr>
                    <m:e>
                      <m:sSub>
                        <m:sSubPr>
                          <m:ctrlPr>
                            <w:ins w:id="112" w:author="#WANG ZIHAO#" w:date="2026-06-17T01:24:00Z" w16du:dateUtc="2026-06-16T17:24:00Z">
                              <w:rPr>
                                <w:rFonts w:ascii="Cambria Math" w:hAnsi="Cambria Math"/>
                                <w:i/>
                                <w:color w:val="0D0D0D"/>
                                <w:sz w:val="20"/>
                                <w:szCs w:val="20"/>
                                <w:shd w:val="clear" w:color="auto" w:fill="FFFFFF"/>
                                <w:lang w:val="en-GB"/>
                              </w:rPr>
                            </w:ins>
                          </m:ctrlPr>
                        </m:sSubPr>
                        <m:e>
                          <m:r>
                            <w:ins w:id="113" w:author="#WANG ZIHAO#" w:date="2026-06-17T01:24:00Z" w16du:dateUtc="2026-06-16T17:24:00Z">
                              <w:rPr>
                                <w:rFonts w:ascii="Cambria Math" w:hAnsi="Cambria Math"/>
                                <w:color w:val="0D0D0D"/>
                                <w:sz w:val="20"/>
                                <w:szCs w:val="20"/>
                                <w:shd w:val="clear" w:color="auto" w:fill="FFFFFF"/>
                                <w:lang w:val="en-GB"/>
                              </w:rPr>
                              <m:t>t</m:t>
                            </w:ins>
                          </m:r>
                        </m:e>
                        <m:sub>
                          <m:r>
                            <w:ins w:id="114" w:author="#WANG ZIHAO#" w:date="2026-06-17T01:24:00Z" w16du:dateUtc="2026-06-16T17:24:00Z">
                              <w:rPr>
                                <w:rFonts w:ascii="Cambria Math" w:hAnsi="Cambria Math"/>
                                <w:color w:val="0D0D0D"/>
                                <w:sz w:val="20"/>
                                <w:szCs w:val="20"/>
                                <w:shd w:val="clear" w:color="auto" w:fill="FFFFFF"/>
                                <w:lang w:val="en-GB"/>
                              </w:rPr>
                              <m:t>0</m:t>
                            </w:ins>
                          </m:r>
                        </m:sub>
                      </m:sSub>
                      <m:r>
                        <w:ins w:id="115" w:author="#WANG ZIHAO#" w:date="2026-06-17T01:24:00Z" w16du:dateUtc="2026-06-16T17:24:00Z">
                          <w:rPr>
                            <w:rFonts w:ascii="Cambria Math" w:hAnsi="Cambria Math"/>
                            <w:color w:val="0D0D0D"/>
                            <w:sz w:val="20"/>
                            <w:szCs w:val="20"/>
                            <w:shd w:val="clear" w:color="auto" w:fill="FFFFFF"/>
                            <w:lang w:val="en-GB"/>
                          </w:rPr>
                          <m:t>+t</m:t>
                        </w:ins>
                      </m:r>
                    </m:e>
                  </m:d>
                  <m:r>
                    <w:ins w:id="116" w:author="#WANG ZIHAO#" w:date="2026-06-17T01:24:00Z" w16du:dateUtc="2026-06-16T17:24:00Z">
                      <w:rPr>
                        <w:rFonts w:ascii="Cambria Math" w:hAnsi="Cambria Math"/>
                        <w:color w:val="0D0D0D"/>
                        <w:sz w:val="20"/>
                        <w:szCs w:val="20"/>
                        <w:shd w:val="clear" w:color="auto" w:fill="FFFFFF"/>
                        <w:lang w:val="en-GB"/>
                      </w:rPr>
                      <m:t>+</m:t>
                    </w:ins>
                  </m:r>
                  <m:sSubSup>
                    <m:sSubSupPr>
                      <m:ctrlPr>
                        <w:ins w:id="117" w:author="#WANG ZIHAO#" w:date="2026-06-17T01:24:00Z" w16du:dateUtc="2026-06-16T17:24:00Z">
                          <w:rPr>
                            <w:rFonts w:ascii="Cambria Math" w:hAnsi="Cambria Math"/>
                            <w:i/>
                            <w:color w:val="0D0D0D"/>
                            <w:sz w:val="20"/>
                            <w:szCs w:val="20"/>
                            <w:shd w:val="clear" w:color="auto" w:fill="FFFFFF"/>
                            <w:lang w:val="en-GB"/>
                          </w:rPr>
                        </w:ins>
                      </m:ctrlPr>
                    </m:sSubSupPr>
                    <m:e>
                      <m:r>
                        <w:ins w:id="118" w:author="#WANG ZIHAO#" w:date="2026-06-17T01:24:00Z" w16du:dateUtc="2026-06-16T17:24:00Z">
                          <w:rPr>
                            <w:rFonts w:ascii="Cambria Math" w:hAnsi="Cambria Math"/>
                            <w:color w:val="0D0D0D"/>
                            <w:sz w:val="20"/>
                            <w:szCs w:val="20"/>
                            <w:shd w:val="clear" w:color="auto" w:fill="FFFFFF"/>
                            <w:lang w:val="en-GB"/>
                          </w:rPr>
                          <m:t>Y</m:t>
                        </w:ins>
                      </m:r>
                    </m:e>
                    <m:sub>
                      <m:r>
                        <w:ins w:id="119" w:author="#WANG ZIHAO#" w:date="2026-06-17T01:24:00Z" w16du:dateUtc="2026-06-16T17:24:00Z">
                          <w:rPr>
                            <w:rFonts w:ascii="Cambria Math" w:hAnsi="Cambria Math"/>
                            <w:color w:val="0D0D0D"/>
                            <w:sz w:val="20"/>
                            <w:szCs w:val="20"/>
                            <w:shd w:val="clear" w:color="auto" w:fill="FFFFFF"/>
                            <w:lang w:val="en-GB"/>
                          </w:rPr>
                          <m:t>U</m:t>
                        </w:ins>
                      </m:r>
                    </m:sub>
                    <m:sup>
                      <m:r>
                        <w:ins w:id="120" w:author="#WANG ZIHAO#" w:date="2026-06-17T01:24:00Z" w16du:dateUtc="2026-06-16T17:24:00Z">
                          <w:rPr>
                            <w:rFonts w:ascii="Cambria Math" w:hAnsi="Cambria Math"/>
                            <w:color w:val="0D0D0D"/>
                            <w:sz w:val="20"/>
                            <w:szCs w:val="20"/>
                            <w:shd w:val="clear" w:color="auto" w:fill="FFFFFF"/>
                            <w:lang w:val="en-GB"/>
                          </w:rPr>
                          <m:t>M</m:t>
                        </w:ins>
                      </m:r>
                    </m:sup>
                  </m:sSubSup>
                  <m:d>
                    <m:dPr>
                      <m:ctrlPr>
                        <w:ins w:id="121" w:author="#WANG ZIHAO#" w:date="2026-06-17T01:24:00Z" w16du:dateUtc="2026-06-16T17:24:00Z">
                          <w:rPr>
                            <w:rFonts w:ascii="Cambria Math" w:hAnsi="Cambria Math"/>
                            <w:i/>
                            <w:color w:val="0D0D0D"/>
                            <w:sz w:val="20"/>
                            <w:szCs w:val="20"/>
                            <w:shd w:val="clear" w:color="auto" w:fill="FFFFFF"/>
                            <w:lang w:val="en-GB"/>
                          </w:rPr>
                        </w:ins>
                      </m:ctrlPr>
                    </m:dPr>
                    <m:e>
                      <m:sSub>
                        <m:sSubPr>
                          <m:ctrlPr>
                            <w:ins w:id="122" w:author="#WANG ZIHAO#" w:date="2026-06-17T01:24:00Z" w16du:dateUtc="2026-06-16T17:24:00Z">
                              <w:rPr>
                                <w:rFonts w:ascii="Cambria Math" w:hAnsi="Cambria Math"/>
                                <w:i/>
                                <w:color w:val="0D0D0D"/>
                                <w:sz w:val="20"/>
                                <w:szCs w:val="20"/>
                                <w:shd w:val="clear" w:color="auto" w:fill="FFFFFF"/>
                                <w:lang w:val="en-GB"/>
                              </w:rPr>
                            </w:ins>
                          </m:ctrlPr>
                        </m:sSubPr>
                        <m:e>
                          <m:r>
                            <w:ins w:id="123" w:author="#WANG ZIHAO#" w:date="2026-06-17T01:24:00Z" w16du:dateUtc="2026-06-16T17:24:00Z">
                              <w:rPr>
                                <w:rFonts w:ascii="Cambria Math" w:hAnsi="Cambria Math"/>
                                <w:color w:val="0D0D0D"/>
                                <w:sz w:val="20"/>
                                <w:szCs w:val="20"/>
                                <w:shd w:val="clear" w:color="auto" w:fill="FFFFFF"/>
                                <w:lang w:val="en-GB"/>
                              </w:rPr>
                              <m:t>t</m:t>
                            </w:ins>
                          </m:r>
                        </m:e>
                        <m:sub>
                          <m:r>
                            <w:ins w:id="124" w:author="#WANG ZIHAO#" w:date="2026-06-17T01:24:00Z" w16du:dateUtc="2026-06-16T17:24:00Z">
                              <w:rPr>
                                <w:rFonts w:ascii="Cambria Math" w:hAnsi="Cambria Math"/>
                                <w:color w:val="0D0D0D"/>
                                <w:sz w:val="20"/>
                                <w:szCs w:val="20"/>
                                <w:shd w:val="clear" w:color="auto" w:fill="FFFFFF"/>
                                <w:lang w:val="en-GB"/>
                              </w:rPr>
                              <m:t>0</m:t>
                            </w:ins>
                          </m:r>
                        </m:sub>
                      </m:sSub>
                      <m:r>
                        <w:ins w:id="125" w:author="#WANG ZIHAO#" w:date="2026-06-17T01:24:00Z" w16du:dateUtc="2026-06-16T17:24:00Z">
                          <w:rPr>
                            <w:rFonts w:ascii="Cambria Math" w:hAnsi="Cambria Math"/>
                            <w:color w:val="0D0D0D"/>
                            <w:sz w:val="20"/>
                            <w:szCs w:val="20"/>
                            <w:shd w:val="clear" w:color="auto" w:fill="FFFFFF"/>
                            <w:lang w:val="en-GB"/>
                          </w:rPr>
                          <m:t>+t</m:t>
                        </w:ins>
                      </m:r>
                    </m:e>
                  </m:d>
                  <m:r>
                    <w:ins w:id="126" w:author="#WANG ZIHAO#" w:date="2026-06-17T01:24:00Z" w16du:dateUtc="2026-06-16T17:24:00Z">
                      <w:rPr>
                        <w:rFonts w:ascii="Cambria Math" w:hAnsi="Cambria Math"/>
                        <w:color w:val="0D0D0D"/>
                        <w:sz w:val="20"/>
                        <w:szCs w:val="20"/>
                        <w:shd w:val="clear" w:color="auto" w:fill="FFFFFF"/>
                        <w:lang w:val="en-GB"/>
                      </w:rPr>
                      <m:t>)</m:t>
                    </w:ins>
                  </m:r>
                  <m:r>
                    <w:ins w:id="127" w:author="#WANG ZIHAO#" w:date="2026-06-17T01:43:00Z" w16du:dateUtc="2026-06-16T17:43:00Z">
                      <w:rPr>
                        <w:rFonts w:ascii="Cambria Math" w:hAnsi="Cambria Math"/>
                        <w:color w:val="0D0D0D"/>
                        <w:sz w:val="20"/>
                        <w:szCs w:val="20"/>
                        <w:shd w:val="clear" w:color="auto" w:fill="FFFFFF"/>
                        <w:lang w:val="en-GB"/>
                      </w:rPr>
                      <m:t>+</m:t>
                    </w:ins>
                  </m:r>
                  <m:sSub>
                    <m:sSubPr>
                      <m:ctrlPr>
                        <w:ins w:id="128" w:author="#WANG ZIHAO#" w:date="2026-06-17T01:43:00Z" w16du:dateUtc="2026-06-16T17:43:00Z">
                          <w:rPr>
                            <w:rFonts w:ascii="Cambria Math" w:hAnsi="Cambria Math"/>
                            <w:i/>
                            <w:color w:val="0D0D0D"/>
                            <w:sz w:val="20"/>
                            <w:szCs w:val="20"/>
                            <w:shd w:val="clear" w:color="auto" w:fill="FFFFFF"/>
                            <w:lang w:val="en-GB"/>
                          </w:rPr>
                        </w:ins>
                      </m:ctrlPr>
                    </m:sSubPr>
                    <m:e>
                      <m:r>
                        <w:ins w:id="129" w:author="#WANG ZIHAO#" w:date="2026-06-17T01:43:00Z" w16du:dateUtc="2026-06-16T17:43:00Z">
                          <w:rPr>
                            <w:rFonts w:ascii="Cambria Math" w:hAnsi="Cambria Math"/>
                            <w:color w:val="0D0D0D"/>
                            <w:sz w:val="20"/>
                            <w:szCs w:val="20"/>
                            <w:shd w:val="clear" w:color="auto" w:fill="FFFFFF"/>
                            <w:lang w:val="en-GB"/>
                          </w:rPr>
                          <m:t>p</m:t>
                        </w:ins>
                      </m:r>
                    </m:e>
                    <m:sub>
                      <m:r>
                        <w:ins w:id="130" w:author="#WANG ZIHAO#" w:date="2026-06-17T01:43:00Z" w16du:dateUtc="2026-06-16T17:43:00Z">
                          <w:rPr>
                            <w:rFonts w:ascii="Cambria Math" w:hAnsi="Cambria Math"/>
                            <w:color w:val="0D0D0D"/>
                            <w:sz w:val="20"/>
                            <w:szCs w:val="20"/>
                            <w:shd w:val="clear" w:color="auto" w:fill="FFFFFF"/>
                            <w:lang w:val="en-GB"/>
                          </w:rPr>
                          <m:t>v</m:t>
                        </w:ins>
                      </m:r>
                    </m:sub>
                  </m:sSub>
                  <m:sSubSup>
                    <m:sSubSupPr>
                      <m:ctrlPr>
                        <w:ins w:id="131" w:author="#WANG ZIHAO#" w:date="2026-06-17T01:43:00Z" w16du:dateUtc="2026-06-16T17:43:00Z">
                          <w:rPr>
                            <w:rFonts w:ascii="Cambria Math" w:hAnsi="Cambria Math"/>
                            <w:i/>
                            <w:color w:val="0D0D0D"/>
                            <w:sz w:val="20"/>
                            <w:szCs w:val="20"/>
                            <w:shd w:val="clear" w:color="auto" w:fill="FFFFFF"/>
                            <w:lang w:val="en-GB"/>
                          </w:rPr>
                        </w:ins>
                      </m:ctrlPr>
                    </m:sSubSupPr>
                    <m:e>
                      <m:r>
                        <w:ins w:id="132" w:author="#WANG ZIHAO#" w:date="2026-06-17T01:43:00Z" w16du:dateUtc="2026-06-16T17:43:00Z">
                          <w:rPr>
                            <w:rFonts w:ascii="Cambria Math" w:hAnsi="Cambria Math"/>
                            <w:color w:val="0D0D0D"/>
                            <w:sz w:val="20"/>
                            <w:szCs w:val="20"/>
                            <w:shd w:val="clear" w:color="auto" w:fill="FFFFFF"/>
                            <w:lang w:val="en-GB"/>
                          </w:rPr>
                          <m:t>(Y</m:t>
                        </w:ins>
                      </m:r>
                    </m:e>
                    <m:sub>
                      <m:r>
                        <w:ins w:id="133" w:author="#WANG ZIHAO#" w:date="2026-06-17T01:43:00Z" w16du:dateUtc="2026-06-16T17:43:00Z">
                          <w:rPr>
                            <w:rFonts w:ascii="Cambria Math" w:hAnsi="Cambria Math"/>
                            <w:color w:val="0D0D0D"/>
                            <w:sz w:val="20"/>
                            <w:szCs w:val="20"/>
                            <w:shd w:val="clear" w:color="auto" w:fill="FFFFFF"/>
                            <w:lang w:val="en-GB"/>
                          </w:rPr>
                          <m:t>U</m:t>
                        </w:ins>
                      </m:r>
                    </m:sub>
                    <m:sup>
                      <m:r>
                        <w:ins w:id="134" w:author="#WANG ZIHAO#" w:date="2026-06-17T01:43:00Z" w16du:dateUtc="2026-06-16T17:43:00Z">
                          <w:rPr>
                            <w:rFonts w:ascii="Cambria Math" w:hAnsi="Cambria Math"/>
                            <w:color w:val="0D0D0D"/>
                            <w:sz w:val="20"/>
                            <w:szCs w:val="20"/>
                            <w:shd w:val="clear" w:color="auto" w:fill="FFFFFF"/>
                            <w:lang w:val="en-GB"/>
                          </w:rPr>
                          <m:t>N</m:t>
                        </w:ins>
                      </m:r>
                    </m:sup>
                  </m:sSubSup>
                  <m:d>
                    <m:dPr>
                      <m:ctrlPr>
                        <w:ins w:id="135" w:author="#WANG ZIHAO#" w:date="2026-06-17T01:43:00Z" w16du:dateUtc="2026-06-16T17:43:00Z">
                          <w:rPr>
                            <w:rFonts w:ascii="Cambria Math" w:hAnsi="Cambria Math"/>
                            <w:i/>
                            <w:color w:val="0D0D0D"/>
                            <w:sz w:val="20"/>
                            <w:szCs w:val="20"/>
                            <w:shd w:val="clear" w:color="auto" w:fill="FFFFFF"/>
                            <w:lang w:val="en-GB"/>
                          </w:rPr>
                        </w:ins>
                      </m:ctrlPr>
                    </m:dPr>
                    <m:e>
                      <m:sSub>
                        <m:sSubPr>
                          <m:ctrlPr>
                            <w:ins w:id="136" w:author="#WANG ZIHAO#" w:date="2026-06-17T01:43:00Z" w16du:dateUtc="2026-06-16T17:43:00Z">
                              <w:rPr>
                                <w:rFonts w:ascii="Cambria Math" w:hAnsi="Cambria Math"/>
                                <w:i/>
                                <w:color w:val="0D0D0D"/>
                                <w:sz w:val="20"/>
                                <w:szCs w:val="20"/>
                                <w:shd w:val="clear" w:color="auto" w:fill="FFFFFF"/>
                                <w:lang w:val="en-GB"/>
                              </w:rPr>
                            </w:ins>
                          </m:ctrlPr>
                        </m:sSubPr>
                        <m:e>
                          <m:r>
                            <w:ins w:id="137" w:author="#WANG ZIHAO#" w:date="2026-06-17T01:43:00Z" w16du:dateUtc="2026-06-16T17:43:00Z">
                              <w:rPr>
                                <w:rFonts w:ascii="Cambria Math" w:hAnsi="Cambria Math"/>
                                <w:color w:val="0D0D0D"/>
                                <w:sz w:val="20"/>
                                <w:szCs w:val="20"/>
                                <w:shd w:val="clear" w:color="auto" w:fill="FFFFFF"/>
                                <w:lang w:val="en-GB"/>
                              </w:rPr>
                              <m:t>t</m:t>
                            </w:ins>
                          </m:r>
                        </m:e>
                        <m:sub>
                          <m:r>
                            <w:ins w:id="138" w:author="#WANG ZIHAO#" w:date="2026-06-17T01:43:00Z" w16du:dateUtc="2026-06-16T17:43:00Z">
                              <w:rPr>
                                <w:rFonts w:ascii="Cambria Math" w:hAnsi="Cambria Math"/>
                                <w:color w:val="0D0D0D"/>
                                <w:sz w:val="20"/>
                                <w:szCs w:val="20"/>
                                <w:shd w:val="clear" w:color="auto" w:fill="FFFFFF"/>
                                <w:lang w:val="en-GB"/>
                              </w:rPr>
                              <m:t>0</m:t>
                            </w:ins>
                          </m:r>
                        </m:sub>
                      </m:sSub>
                      <m:r>
                        <w:ins w:id="139" w:author="#WANG ZIHAO#" w:date="2026-06-17T01:43:00Z" w16du:dateUtc="2026-06-16T17:43:00Z">
                          <w:rPr>
                            <w:rFonts w:ascii="Cambria Math" w:hAnsi="Cambria Math"/>
                            <w:color w:val="0D0D0D"/>
                            <w:sz w:val="20"/>
                            <w:szCs w:val="20"/>
                            <w:shd w:val="clear" w:color="auto" w:fill="FFFFFF"/>
                            <w:lang w:val="en-GB"/>
                          </w:rPr>
                          <m:t>+t</m:t>
                        </w:ins>
                      </m:r>
                    </m:e>
                  </m:d>
                  <m:r>
                    <w:ins w:id="140" w:author="#WANG ZIHAO#" w:date="2026-06-17T01:43:00Z" w16du:dateUtc="2026-06-16T17:43:00Z">
                      <w:rPr>
                        <w:rFonts w:ascii="Cambria Math" w:hAnsi="Cambria Math"/>
                        <w:color w:val="0D0D0D"/>
                        <w:sz w:val="20"/>
                        <w:szCs w:val="20"/>
                        <w:shd w:val="clear" w:color="auto" w:fill="FFFFFF"/>
                        <w:lang w:val="en-GB"/>
                      </w:rPr>
                      <m:t>+</m:t>
                    </w:ins>
                  </m:r>
                  <m:sSubSup>
                    <m:sSubSupPr>
                      <m:ctrlPr>
                        <w:ins w:id="141" w:author="#WANG ZIHAO#" w:date="2026-06-17T01:43:00Z" w16du:dateUtc="2026-06-16T17:43:00Z">
                          <w:rPr>
                            <w:rFonts w:ascii="Cambria Math" w:hAnsi="Cambria Math"/>
                            <w:i/>
                            <w:color w:val="0D0D0D"/>
                            <w:sz w:val="20"/>
                            <w:szCs w:val="20"/>
                            <w:shd w:val="clear" w:color="auto" w:fill="FFFFFF"/>
                            <w:lang w:val="en-GB"/>
                          </w:rPr>
                        </w:ins>
                      </m:ctrlPr>
                    </m:sSubSupPr>
                    <m:e>
                      <m:r>
                        <w:ins w:id="142" w:author="#WANG ZIHAO#" w:date="2026-06-17T01:43:00Z" w16du:dateUtc="2026-06-16T17:43:00Z">
                          <w:rPr>
                            <w:rFonts w:ascii="Cambria Math" w:hAnsi="Cambria Math"/>
                            <w:color w:val="0D0D0D"/>
                            <w:sz w:val="20"/>
                            <w:szCs w:val="20"/>
                            <w:shd w:val="clear" w:color="auto" w:fill="FFFFFF"/>
                            <w:lang w:val="en-GB"/>
                          </w:rPr>
                          <m:t>Y</m:t>
                        </w:ins>
                      </m:r>
                    </m:e>
                    <m:sub>
                      <m:r>
                        <w:ins w:id="143" w:author="#WANG ZIHAO#" w:date="2026-06-17T01:43:00Z" w16du:dateUtc="2026-06-16T17:43:00Z">
                          <w:rPr>
                            <w:rFonts w:ascii="Cambria Math" w:hAnsi="Cambria Math"/>
                            <w:color w:val="0D0D0D"/>
                            <w:sz w:val="20"/>
                            <w:szCs w:val="20"/>
                            <w:shd w:val="clear" w:color="auto" w:fill="FFFFFF"/>
                            <w:lang w:val="en-GB"/>
                          </w:rPr>
                          <m:t>U</m:t>
                        </w:ins>
                      </m:r>
                    </m:sub>
                    <m:sup>
                      <m:r>
                        <w:ins w:id="144" w:author="#WANG ZIHAO#" w:date="2026-06-17T01:43:00Z" w16du:dateUtc="2026-06-16T17:43:00Z">
                          <w:rPr>
                            <w:rFonts w:ascii="Cambria Math" w:hAnsi="Cambria Math"/>
                            <w:color w:val="0D0D0D"/>
                            <w:sz w:val="20"/>
                            <w:szCs w:val="20"/>
                            <w:shd w:val="clear" w:color="auto" w:fill="FFFFFF"/>
                            <w:lang w:val="en-GB"/>
                          </w:rPr>
                          <m:t>D</m:t>
                        </w:ins>
                      </m:r>
                    </m:sup>
                  </m:sSubSup>
                  <m:d>
                    <m:dPr>
                      <m:ctrlPr>
                        <w:ins w:id="145" w:author="#WANG ZIHAO#" w:date="2026-06-17T01:43:00Z" w16du:dateUtc="2026-06-16T17:43:00Z">
                          <w:rPr>
                            <w:rFonts w:ascii="Cambria Math" w:hAnsi="Cambria Math"/>
                            <w:i/>
                            <w:color w:val="0D0D0D"/>
                            <w:sz w:val="20"/>
                            <w:szCs w:val="20"/>
                            <w:shd w:val="clear" w:color="auto" w:fill="FFFFFF"/>
                            <w:lang w:val="en-GB"/>
                          </w:rPr>
                        </w:ins>
                      </m:ctrlPr>
                    </m:dPr>
                    <m:e>
                      <m:sSub>
                        <m:sSubPr>
                          <m:ctrlPr>
                            <w:ins w:id="146" w:author="#WANG ZIHAO#" w:date="2026-06-17T01:43:00Z" w16du:dateUtc="2026-06-16T17:43:00Z">
                              <w:rPr>
                                <w:rFonts w:ascii="Cambria Math" w:hAnsi="Cambria Math"/>
                                <w:i/>
                                <w:color w:val="0D0D0D"/>
                                <w:sz w:val="20"/>
                                <w:szCs w:val="20"/>
                                <w:shd w:val="clear" w:color="auto" w:fill="FFFFFF"/>
                                <w:lang w:val="en-GB"/>
                              </w:rPr>
                            </w:ins>
                          </m:ctrlPr>
                        </m:sSubPr>
                        <m:e>
                          <m:r>
                            <w:ins w:id="147" w:author="#WANG ZIHAO#" w:date="2026-06-17T01:43:00Z" w16du:dateUtc="2026-06-16T17:43:00Z">
                              <w:rPr>
                                <w:rFonts w:ascii="Cambria Math" w:hAnsi="Cambria Math"/>
                                <w:color w:val="0D0D0D"/>
                                <w:sz w:val="20"/>
                                <w:szCs w:val="20"/>
                                <w:shd w:val="clear" w:color="auto" w:fill="FFFFFF"/>
                                <w:lang w:val="en-GB"/>
                              </w:rPr>
                              <m:t>t</m:t>
                            </w:ins>
                          </m:r>
                        </m:e>
                        <m:sub>
                          <m:r>
                            <w:ins w:id="148" w:author="#WANG ZIHAO#" w:date="2026-06-17T01:43:00Z" w16du:dateUtc="2026-06-16T17:43:00Z">
                              <w:rPr>
                                <w:rFonts w:ascii="Cambria Math" w:hAnsi="Cambria Math"/>
                                <w:color w:val="0D0D0D"/>
                                <w:sz w:val="20"/>
                                <w:szCs w:val="20"/>
                                <w:shd w:val="clear" w:color="auto" w:fill="FFFFFF"/>
                                <w:lang w:val="en-GB"/>
                              </w:rPr>
                              <m:t>0</m:t>
                            </w:ins>
                          </m:r>
                        </m:sub>
                      </m:sSub>
                      <m:r>
                        <w:ins w:id="149" w:author="#WANG ZIHAO#" w:date="2026-06-17T01:43:00Z" w16du:dateUtc="2026-06-16T17:43:00Z">
                          <w:rPr>
                            <w:rFonts w:ascii="Cambria Math" w:hAnsi="Cambria Math"/>
                            <w:color w:val="0D0D0D"/>
                            <w:sz w:val="20"/>
                            <w:szCs w:val="20"/>
                            <w:shd w:val="clear" w:color="auto" w:fill="FFFFFF"/>
                            <w:lang w:val="en-GB"/>
                          </w:rPr>
                          <m:t>+t</m:t>
                        </w:ins>
                      </m:r>
                    </m:e>
                  </m:d>
                  <m:r>
                    <w:ins w:id="150" w:author="#WANG ZIHAO#" w:date="2026-06-17T01:43:00Z" w16du:dateUtc="2026-06-16T17:43:00Z">
                      <w:rPr>
                        <w:rFonts w:ascii="Cambria Math" w:hAnsi="Cambria Math"/>
                        <w:color w:val="0D0D0D"/>
                        <w:sz w:val="20"/>
                        <w:szCs w:val="20"/>
                        <w:shd w:val="clear" w:color="auto" w:fill="FFFFFF"/>
                        <w:lang w:val="en-GB"/>
                      </w:rPr>
                      <m:t>)</m:t>
                    </w:ins>
                  </m:r>
                  <m:r>
                    <w:ins w:id="151" w:author="#WANG ZIHAO#" w:date="2026-06-17T01:24:00Z" w16du:dateUtc="2026-06-16T17:24:00Z">
                      <w:rPr>
                        <w:rFonts w:ascii="Cambria Math" w:hAnsi="Cambria Math"/>
                        <w:color w:val="0D0D0D"/>
                        <w:sz w:val="20"/>
                        <w:szCs w:val="20"/>
                        <w:shd w:val="clear" w:color="auto" w:fill="FFFFFF"/>
                        <w:lang w:val="en-GB"/>
                      </w:rPr>
                      <m:t>]</m:t>
                    </w:ins>
                  </m:r>
                </m:e>
              </m:nary>
              <m:r>
                <w:ins w:id="152" w:author="#WANG ZIHAO#" w:date="2026-06-17T01:24:00Z" w16du:dateUtc="2026-06-16T17:24:00Z">
                  <w:rPr>
                    <w:rFonts w:ascii="Cambria Math" w:hAnsi="Cambria Math"/>
                    <w:color w:val="0D0D0D"/>
                    <w:sz w:val="20"/>
                    <w:szCs w:val="20"/>
                    <w:shd w:val="clear" w:color="auto" w:fill="FFFFFF"/>
                    <w:lang w:val="en-GB"/>
                  </w:rPr>
                  <m:t xml:space="preserve"> #</m:t>
                </w:ins>
              </m:r>
              <m:d>
                <m:dPr>
                  <m:ctrlPr>
                    <w:ins w:id="153" w:author="#WANG ZIHAO#" w:date="2026-06-17T01:24:00Z" w16du:dateUtc="2026-06-16T17:24:00Z">
                      <w:rPr>
                        <w:rFonts w:ascii="Cambria Math" w:hAnsi="Cambria Math"/>
                        <w:i/>
                        <w:color w:val="0D0D0D"/>
                        <w:sz w:val="20"/>
                        <w:szCs w:val="20"/>
                        <w:shd w:val="clear" w:color="auto" w:fill="FFFFFF"/>
                        <w:lang w:val="en-GB"/>
                      </w:rPr>
                    </w:ins>
                  </m:ctrlPr>
                </m:dPr>
                <m:e>
                  <m:r>
                    <w:ins w:id="154" w:author="#WANG ZIHAO#" w:date="2026-06-17T01:24:00Z" w16du:dateUtc="2026-06-16T17:24:00Z">
                      <w:rPr>
                        <w:rFonts w:ascii="Cambria Math" w:hAnsi="Cambria Math"/>
                        <w:color w:val="0D0D0D"/>
                        <w:sz w:val="20"/>
                        <w:szCs w:val="20"/>
                        <w:shd w:val="clear" w:color="auto" w:fill="FFFFFF"/>
                        <w:lang w:val="en-GB"/>
                      </w:rPr>
                      <m:t>120</m:t>
                    </w:ins>
                  </m:r>
                </m:e>
              </m:d>
            </m:e>
          </m:eqArr>
        </m:oMath>
      </m:oMathPara>
    </w:p>
    <w:p w14:paraId="079C14B6" w14:textId="77777777" w:rsidR="001124AE" w:rsidRDefault="001124AE" w:rsidP="001124AE">
      <w:pPr>
        <w:pStyle w:val="NormalWeb"/>
        <w:spacing w:line="276" w:lineRule="auto"/>
        <w:jc w:val="both"/>
        <w:rPr>
          <w:ins w:id="155" w:author="#WANG ZIHAO#" w:date="2026-06-17T01:24:00Z" w16du:dateUtc="2026-06-16T17:24:00Z"/>
          <w:color w:val="0D0D0D"/>
          <w:sz w:val="20"/>
          <w:szCs w:val="20"/>
          <w:shd w:val="clear" w:color="auto" w:fill="FFFFFF"/>
          <w:lang w:val="en-GB"/>
        </w:rPr>
      </w:pPr>
      <w:ins w:id="156" w:author="#WANG ZIHAO#" w:date="2026-06-17T01:24:00Z" w16du:dateUtc="2026-06-16T17:24:00Z">
        <w:r>
          <w:rPr>
            <w:color w:val="0D0D0D"/>
            <w:sz w:val="20"/>
            <w:szCs w:val="20"/>
            <w:shd w:val="clear" w:color="auto" w:fill="FFFFFF"/>
            <w:lang w:val="en-GB"/>
          </w:rPr>
          <w:t xml:space="preserve">where </w:t>
        </w:r>
      </w:ins>
    </w:p>
    <w:p w14:paraId="09D33F05" w14:textId="2ED5BE51" w:rsidR="001124AE" w:rsidRPr="00752B08" w:rsidRDefault="00000000" w:rsidP="001124AE">
      <w:pPr>
        <w:pStyle w:val="NormalWeb"/>
        <w:spacing w:line="276" w:lineRule="auto"/>
        <w:jc w:val="both"/>
        <w:rPr>
          <w:ins w:id="157" w:author="#WANG ZIHAO#" w:date="2026-06-17T01:32:00Z" w16du:dateUtc="2026-06-16T17:32:00Z"/>
          <w:sz w:val="20"/>
          <w:szCs w:val="20"/>
          <w:lang w:val="en-GB"/>
        </w:rPr>
      </w:pPr>
      <m:oMathPara>
        <m:oMath>
          <m:eqArr>
            <m:eqArrPr>
              <m:maxDist m:val="1"/>
              <m:ctrlPr>
                <w:ins w:id="158" w:author="#WANG ZIHAO#" w:date="2026-06-17T01:24:00Z" w16du:dateUtc="2026-06-16T17:24:00Z">
                  <w:rPr>
                    <w:rFonts w:ascii="Cambria Math" w:hAnsi="Cambria Math"/>
                    <w:i/>
                    <w:sz w:val="20"/>
                    <w:szCs w:val="20"/>
                    <w:lang w:val="en-GB"/>
                  </w:rPr>
                </w:ins>
              </m:ctrlPr>
            </m:eqArrPr>
            <m:e>
              <m:sSubSup>
                <m:sSubSupPr>
                  <m:ctrlPr>
                    <w:ins w:id="159" w:author="#WANG ZIHAO#" w:date="2026-06-17T01:24:00Z" w16du:dateUtc="2026-06-16T17:24:00Z">
                      <w:rPr>
                        <w:rFonts w:ascii="Cambria Math" w:hAnsi="Cambria Math"/>
                        <w:i/>
                        <w:sz w:val="20"/>
                        <w:szCs w:val="20"/>
                        <w:lang w:val="en-GB"/>
                      </w:rPr>
                    </w:ins>
                  </m:ctrlPr>
                </m:sSubSupPr>
                <m:e>
                  <m:r>
                    <w:ins w:id="160" w:author="#WANG ZIHAO#" w:date="2026-06-17T01:24:00Z" w16du:dateUtc="2026-06-16T17:24:00Z">
                      <w:rPr>
                        <w:rFonts w:ascii="Cambria Math" w:hAnsi="Cambria Math"/>
                        <w:sz w:val="20"/>
                        <w:szCs w:val="20"/>
                        <w:lang w:val="en-GB"/>
                      </w:rPr>
                      <m:t>Y</m:t>
                    </w:ins>
                  </m:r>
                </m:e>
                <m:sub>
                  <m:r>
                    <w:ins w:id="161" w:author="#WANG ZIHAO#" w:date="2026-06-17T01:24:00Z" w16du:dateUtc="2026-06-16T17:24:00Z">
                      <w:rPr>
                        <w:rFonts w:ascii="Cambria Math" w:hAnsi="Cambria Math"/>
                        <w:sz w:val="20"/>
                        <w:szCs w:val="20"/>
                        <w:lang w:val="en-GB"/>
                      </w:rPr>
                      <m:t>U</m:t>
                    </w:ins>
                  </m:r>
                </m:sub>
                <m:sup>
                  <m:r>
                    <w:ins w:id="162" w:author="#WANG ZIHAO#" w:date="2026-06-17T01:24:00Z" w16du:dateUtc="2026-06-16T17:24:00Z">
                      <w:rPr>
                        <w:rFonts w:ascii="Cambria Math" w:hAnsi="Cambria Math"/>
                        <w:sz w:val="20"/>
                        <w:szCs w:val="20"/>
                        <w:lang w:val="en-GB"/>
                      </w:rPr>
                      <m:t>i</m:t>
                    </w:ins>
                  </m:r>
                </m:sup>
              </m:sSubSup>
              <m:d>
                <m:dPr>
                  <m:ctrlPr>
                    <w:ins w:id="163" w:author="#WANG ZIHAO#" w:date="2026-06-17T01:24:00Z" w16du:dateUtc="2026-06-16T17:24:00Z">
                      <w:rPr>
                        <w:rFonts w:ascii="Cambria Math" w:hAnsi="Cambria Math"/>
                        <w:i/>
                        <w:sz w:val="20"/>
                        <w:szCs w:val="20"/>
                        <w:lang w:val="en-GB"/>
                      </w:rPr>
                    </w:ins>
                  </m:ctrlPr>
                </m:dPr>
                <m:e>
                  <m:r>
                    <w:ins w:id="164" w:author="#WANG ZIHAO#" w:date="2026-06-17T01:24:00Z" w16du:dateUtc="2026-06-16T17:24:00Z">
                      <w:rPr>
                        <w:rFonts w:ascii="Cambria Math" w:hAnsi="Cambria Math"/>
                        <w:sz w:val="20"/>
                        <w:szCs w:val="20"/>
                        <w:lang w:val="en-GB"/>
                      </w:rPr>
                      <m:t>t</m:t>
                    </w:ins>
                  </m:r>
                </m:e>
              </m:d>
              <m:r>
                <w:ins w:id="165" w:author="#WANG ZIHAO#" w:date="2026-06-17T01:24:00Z" w16du:dateUtc="2026-06-16T17:24:00Z">
                  <w:rPr>
                    <w:rFonts w:ascii="Cambria Math" w:hAnsi="Cambria Math"/>
                    <w:sz w:val="20"/>
                    <w:szCs w:val="20"/>
                    <w:lang w:val="en-GB"/>
                  </w:rPr>
                  <m:t>=</m:t>
                </w:ins>
              </m:r>
              <m:nary>
                <m:naryPr>
                  <m:chr m:val="∑"/>
                  <m:supHide m:val="1"/>
                  <m:ctrlPr>
                    <w:ins w:id="166" w:author="#WANG ZIHAO#" w:date="2026-06-17T01:24:00Z" w16du:dateUtc="2026-06-16T17:24:00Z">
                      <w:rPr>
                        <w:rFonts w:ascii="Cambria Math" w:hAnsi="Cambria Math"/>
                        <w:i/>
                        <w:sz w:val="20"/>
                        <w:szCs w:val="20"/>
                        <w:lang w:val="en-GB"/>
                      </w:rPr>
                    </w:ins>
                  </m:ctrlPr>
                </m:naryPr>
                <m:sub>
                  <m:r>
                    <w:ins w:id="167" w:author="#WANG ZIHAO#" w:date="2026-06-17T01:24:00Z" w16du:dateUtc="2026-06-16T17:24:00Z">
                      <w:rPr>
                        <w:rFonts w:ascii="Cambria Math" w:hAnsi="Cambria Math"/>
                        <w:sz w:val="20"/>
                        <w:szCs w:val="20"/>
                        <w:lang w:val="en-GB"/>
                      </w:rPr>
                      <m:t>j∈</m:t>
                    </w:ins>
                  </m:r>
                  <m:r>
                    <w:ins w:id="168" w:author="#WANG ZIHAO#" w:date="2026-06-17T01:24:00Z" w16du:dateUtc="2026-06-16T17:24:00Z">
                      <m:rPr>
                        <m:lit/>
                      </m:rPr>
                      <w:rPr>
                        <w:rFonts w:ascii="Cambria Math" w:hAnsi="Cambria Math"/>
                        <w:sz w:val="20"/>
                        <w:szCs w:val="20"/>
                        <w:lang w:val="en-GB"/>
                      </w:rPr>
                      <m:t>{</m:t>
                    </w:ins>
                  </m:r>
                  <m:r>
                    <w:ins w:id="169" w:author="#WANG ZIHAO#" w:date="2026-06-17T01:24:00Z" w16du:dateUtc="2026-06-16T17:24:00Z">
                      <w:rPr>
                        <w:rFonts w:ascii="Cambria Math" w:hAnsi="Cambria Math"/>
                        <w:sz w:val="20"/>
                        <w:szCs w:val="20"/>
                        <w:lang w:val="en-GB"/>
                      </w:rPr>
                      <m:t>L,H</m:t>
                    </w:ins>
                  </m:r>
                  <m:r>
                    <w:ins w:id="170" w:author="#WANG ZIHAO#" w:date="2026-06-17T01:24:00Z" w16du:dateUtc="2026-06-16T17:24:00Z">
                      <m:rPr>
                        <m:lit/>
                      </m:rPr>
                      <w:rPr>
                        <w:rFonts w:ascii="Cambria Math" w:hAnsi="Cambria Math"/>
                        <w:sz w:val="20"/>
                        <w:szCs w:val="20"/>
                        <w:lang w:val="en-GB"/>
                      </w:rPr>
                      <m:t>}</m:t>
                    </w:ins>
                  </m:r>
                </m:sub>
                <m:sup/>
                <m:e>
                  <m:d>
                    <m:dPr>
                      <m:ctrlPr>
                        <w:ins w:id="171" w:author="#WANG ZIHAO#" w:date="2026-06-17T01:24:00Z" w16du:dateUtc="2026-06-16T17:24:00Z">
                          <w:rPr>
                            <w:rFonts w:ascii="Cambria Math" w:hAnsi="Cambria Math"/>
                            <w:i/>
                            <w:sz w:val="20"/>
                            <w:szCs w:val="20"/>
                            <w:lang w:val="en-GB"/>
                          </w:rPr>
                        </w:ins>
                      </m:ctrlPr>
                    </m:dPr>
                    <m:e>
                      <m:nary>
                        <m:naryPr>
                          <m:ctrlPr>
                            <w:ins w:id="172" w:author="#WANG ZIHAO#" w:date="2026-06-17T01:24:00Z" w16du:dateUtc="2026-06-16T17:24:00Z">
                              <w:rPr>
                                <w:rFonts w:ascii="Cambria Math" w:hAnsi="Cambria Math"/>
                                <w:i/>
                                <w:sz w:val="20"/>
                                <w:szCs w:val="20"/>
                                <w:lang w:val="en-GB"/>
                              </w:rPr>
                            </w:ins>
                          </m:ctrlPr>
                        </m:naryPr>
                        <m:sub>
                          <m:r>
                            <w:ins w:id="173" w:author="#WANG ZIHAO#" w:date="2026-06-17T01:24:00Z" w16du:dateUtc="2026-06-16T17:24:00Z">
                              <w:rPr>
                                <w:rFonts w:ascii="Cambria Math" w:hAnsi="Cambria Math"/>
                                <w:sz w:val="20"/>
                                <w:szCs w:val="20"/>
                                <w:lang w:val="en-GB"/>
                              </w:rPr>
                              <m:t>t</m:t>
                            </w:ins>
                          </m:r>
                        </m:sub>
                        <m:sup>
                          <m:r>
                            <w:ins w:id="174" w:author="#WANG ZIHAO#" w:date="2026-06-17T01:24:00Z" w16du:dateUtc="2026-06-16T17:24:00Z">
                              <w:rPr>
                                <w:rFonts w:ascii="Cambria Math" w:hAnsi="Cambria Math"/>
                                <w:sz w:val="20"/>
                                <w:szCs w:val="20"/>
                                <w:lang w:val="en-GB"/>
                              </w:rPr>
                              <m:t>t+1</m:t>
                            </w:ins>
                          </m:r>
                        </m:sup>
                        <m:e>
                          <m:sSub>
                            <m:sSubPr>
                              <m:ctrlPr>
                                <w:ins w:id="175" w:author="#WANG ZIHAO#" w:date="2026-06-17T01:24:00Z" w16du:dateUtc="2026-06-16T17:24:00Z">
                                  <w:rPr>
                                    <w:rFonts w:ascii="Cambria Math" w:hAnsi="Cambria Math"/>
                                    <w:i/>
                                    <w:sz w:val="20"/>
                                    <w:szCs w:val="20"/>
                                    <w:lang w:val="en-GB"/>
                                  </w:rPr>
                                </w:ins>
                              </m:ctrlPr>
                            </m:sSubPr>
                            <m:e>
                              <m:r>
                                <w:ins w:id="176" w:author="#WANG ZIHAO#" w:date="2026-06-17T01:24:00Z" w16du:dateUtc="2026-06-16T17:24:00Z">
                                  <w:rPr>
                                    <w:rFonts w:ascii="Cambria Math" w:hAnsi="Cambria Math"/>
                                    <w:sz w:val="20"/>
                                    <w:szCs w:val="20"/>
                                    <w:lang w:val="en-GB"/>
                                  </w:rPr>
                                  <m:t>η</m:t>
                                </w:ins>
                              </m:r>
                            </m:e>
                            <m:sub>
                              <m:r>
                                <w:ins w:id="177" w:author="#WANG ZIHAO#" w:date="2026-06-17T01:24:00Z" w16du:dateUtc="2026-06-16T17:24:00Z">
                                  <w:rPr>
                                    <w:rFonts w:ascii="Cambria Math" w:hAnsi="Cambria Math"/>
                                    <w:sz w:val="20"/>
                                    <w:szCs w:val="20"/>
                                    <w:lang w:val="en-GB"/>
                                  </w:rPr>
                                  <m:t>j</m:t>
                                </w:ins>
                              </m:r>
                            </m:sub>
                          </m:sSub>
                          <m:d>
                            <m:dPr>
                              <m:ctrlPr>
                                <w:ins w:id="178" w:author="#WANG ZIHAO#" w:date="2026-06-17T01:24:00Z" w16du:dateUtc="2026-06-16T17:24:00Z">
                                  <w:rPr>
                                    <w:rFonts w:ascii="Cambria Math" w:hAnsi="Cambria Math"/>
                                    <w:i/>
                                    <w:sz w:val="20"/>
                                    <w:szCs w:val="20"/>
                                    <w:lang w:val="en-GB"/>
                                  </w:rPr>
                                </w:ins>
                              </m:ctrlPr>
                            </m:dPr>
                            <m:e>
                              <m:r>
                                <w:ins w:id="179" w:author="#WANG ZIHAO#" w:date="2026-06-17T01:24:00Z" w16du:dateUtc="2026-06-16T17:24:00Z">
                                  <w:rPr>
                                    <w:rFonts w:ascii="Cambria Math" w:hAnsi="Cambria Math"/>
                                    <w:sz w:val="20"/>
                                    <w:szCs w:val="20"/>
                                    <w:lang w:val="en-GB"/>
                                  </w:rPr>
                                  <m:t>τ</m:t>
                                </w:ins>
                              </m:r>
                            </m:e>
                          </m:d>
                          <m:sSubSup>
                            <m:sSubSupPr>
                              <m:ctrlPr>
                                <w:ins w:id="180" w:author="#WANG ZIHAO#" w:date="2026-06-17T01:24:00Z" w16du:dateUtc="2026-06-16T17:24:00Z">
                                  <w:rPr>
                                    <w:rFonts w:ascii="Cambria Math" w:hAnsi="Cambria Math"/>
                                    <w:i/>
                                    <w:sz w:val="20"/>
                                    <w:szCs w:val="20"/>
                                    <w:lang w:val="en-GB"/>
                                  </w:rPr>
                                </w:ins>
                              </m:ctrlPr>
                            </m:sSubSupPr>
                            <m:e>
                              <m:r>
                                <w:ins w:id="181" w:author="#WANG ZIHAO#" w:date="2026-06-17T01:24:00Z" w16du:dateUtc="2026-06-16T17:24:00Z">
                                  <w:rPr>
                                    <w:rFonts w:ascii="Cambria Math" w:hAnsi="Cambria Math"/>
                                    <w:sz w:val="20"/>
                                    <w:szCs w:val="20"/>
                                    <w:lang w:val="en-GB"/>
                                  </w:rPr>
                                  <m:t>U</m:t>
                                </w:ins>
                              </m:r>
                            </m:e>
                            <m:sub>
                              <m:r>
                                <w:ins w:id="182" w:author="#WANG ZIHAO#" w:date="2026-06-17T01:24:00Z" w16du:dateUtc="2026-06-16T17:24:00Z">
                                  <w:rPr>
                                    <w:rFonts w:ascii="Cambria Math" w:hAnsi="Cambria Math"/>
                                    <w:sz w:val="20"/>
                                    <w:szCs w:val="20"/>
                                    <w:lang w:val="en-GB"/>
                                  </w:rPr>
                                  <m:t>j</m:t>
                                </w:ins>
                              </m:r>
                            </m:sub>
                            <m:sup>
                              <m:r>
                                <w:ins w:id="183" w:author="#WANG ZIHAO#" w:date="2026-06-17T01:24:00Z" w16du:dateUtc="2026-06-16T17:24:00Z">
                                  <w:rPr>
                                    <w:rFonts w:ascii="Cambria Math" w:hAnsi="Cambria Math"/>
                                    <w:sz w:val="20"/>
                                    <w:szCs w:val="20"/>
                                    <w:lang w:val="en-GB"/>
                                  </w:rPr>
                                  <m:t>i</m:t>
                                </w:ins>
                              </m:r>
                            </m:sup>
                          </m:sSubSup>
                          <m:d>
                            <m:dPr>
                              <m:ctrlPr>
                                <w:ins w:id="184" w:author="#WANG ZIHAO#" w:date="2026-06-17T01:24:00Z" w16du:dateUtc="2026-06-16T17:24:00Z">
                                  <w:rPr>
                                    <w:rFonts w:ascii="Cambria Math" w:hAnsi="Cambria Math"/>
                                    <w:i/>
                                    <w:sz w:val="20"/>
                                    <w:szCs w:val="20"/>
                                    <w:lang w:val="en-GB"/>
                                  </w:rPr>
                                </w:ins>
                              </m:ctrlPr>
                            </m:dPr>
                            <m:e>
                              <m:r>
                                <w:ins w:id="185" w:author="#WANG ZIHAO#" w:date="2026-06-17T01:24:00Z" w16du:dateUtc="2026-06-16T17:24:00Z">
                                  <w:rPr>
                                    <w:rFonts w:ascii="Cambria Math" w:hAnsi="Cambria Math"/>
                                    <w:sz w:val="20"/>
                                    <w:szCs w:val="20"/>
                                    <w:lang w:val="en-GB"/>
                                  </w:rPr>
                                  <m:t>τ</m:t>
                                </w:ins>
                              </m:r>
                            </m:e>
                          </m:d>
                          <m:r>
                            <w:ins w:id="186" w:author="#WANG ZIHAO#" w:date="2026-06-17T01:24:00Z" w16du:dateUtc="2026-06-16T17:24:00Z">
                              <w:rPr>
                                <w:rFonts w:ascii="Cambria Math" w:hAnsi="Cambria Math"/>
                                <w:sz w:val="20"/>
                                <w:szCs w:val="20"/>
                                <w:lang w:val="en-GB"/>
                              </w:rPr>
                              <m:t>dτ</m:t>
                            </w:ins>
                          </m:r>
                        </m:e>
                      </m:nary>
                    </m:e>
                  </m:d>
                </m:e>
              </m:nary>
              <m:r>
                <w:ins w:id="187" w:author="#WANG ZIHAO#" w:date="2026-06-17T01:24:00Z" w16du:dateUtc="2026-06-16T17:24:00Z">
                  <w:rPr>
                    <w:rFonts w:ascii="Cambria Math" w:hAnsi="Cambria Math"/>
                    <w:sz w:val="20"/>
                    <w:szCs w:val="20"/>
                    <w:lang w:val="en-GB"/>
                  </w:rPr>
                  <m:t>#</m:t>
                </w:ins>
              </m:r>
              <m:d>
                <m:dPr>
                  <m:ctrlPr>
                    <w:ins w:id="188" w:author="#WANG ZIHAO#" w:date="2026-06-17T01:24:00Z" w16du:dateUtc="2026-06-16T17:24:00Z">
                      <w:rPr>
                        <w:rFonts w:ascii="Cambria Math" w:hAnsi="Cambria Math"/>
                        <w:i/>
                        <w:sz w:val="20"/>
                        <w:szCs w:val="20"/>
                        <w:lang w:val="en-GB"/>
                      </w:rPr>
                    </w:ins>
                  </m:ctrlPr>
                </m:dPr>
                <m:e>
                  <m:r>
                    <w:ins w:id="189" w:author="#WANG ZIHAO#" w:date="2026-06-17T01:24:00Z" w16du:dateUtc="2026-06-16T17:24:00Z">
                      <w:rPr>
                        <w:rFonts w:ascii="Cambria Math" w:hAnsi="Cambria Math"/>
                        <w:sz w:val="20"/>
                        <w:szCs w:val="20"/>
                        <w:lang w:val="en-GB"/>
                      </w:rPr>
                      <m:t>12</m:t>
                    </w:ins>
                  </m:r>
                  <m:r>
                    <w:ins w:id="190" w:author="#WANG ZIHAO#" w:date="2026-06-17T01:43:00Z" w16du:dateUtc="2026-06-16T17:43:00Z">
                      <w:rPr>
                        <w:rFonts w:ascii="Cambria Math" w:hAnsi="Cambria Math"/>
                        <w:sz w:val="20"/>
                        <w:szCs w:val="20"/>
                        <w:lang w:val="en-GB"/>
                      </w:rPr>
                      <m:t>1</m:t>
                    </w:ins>
                  </m:r>
                </m:e>
              </m:d>
            </m:e>
          </m:eqArr>
        </m:oMath>
      </m:oMathPara>
    </w:p>
    <w:p w14:paraId="6F95D670" w14:textId="384F0DE8" w:rsidR="00752B08" w:rsidRPr="004273A8" w:rsidRDefault="00752B08" w:rsidP="00752B08">
      <w:pPr>
        <w:pStyle w:val="NormalWeb"/>
        <w:spacing w:line="276" w:lineRule="auto"/>
        <w:jc w:val="both"/>
        <w:rPr>
          <w:ins w:id="191" w:author="#WANG ZIHAO#" w:date="2026-06-17T01:32:00Z" w16du:dateUtc="2026-06-16T17:32:00Z"/>
          <w:color w:val="0D0D0D"/>
          <w:sz w:val="20"/>
          <w:szCs w:val="20"/>
          <w:shd w:val="clear" w:color="auto" w:fill="FFFFFF"/>
          <w:lang w:val="en-GB"/>
        </w:rPr>
      </w:pPr>
      <w:ins w:id="192" w:author="#WANG ZIHAO#" w:date="2026-06-17T01:32:00Z" w16du:dateUtc="2026-06-16T17:32:00Z">
        <w:r>
          <w:rPr>
            <w:sz w:val="20"/>
            <w:szCs w:val="20"/>
            <w:lang w:val="en-GB"/>
          </w:rPr>
          <w:t>Lastly</w:t>
        </w:r>
        <w:r w:rsidRPr="004273A8">
          <w:rPr>
            <w:sz w:val="20"/>
            <w:szCs w:val="20"/>
            <w:lang w:val="en-GB"/>
          </w:rPr>
          <w:t xml:space="preserve">, </w:t>
        </w:r>
      </w:ins>
      <w:ins w:id="193" w:author="#WANG ZIHAO#" w:date="2026-06-17T01:35:00Z" w16du:dateUtc="2026-06-16T17:35:00Z">
        <w:r>
          <w:rPr>
            <w:sz w:val="20"/>
            <w:szCs w:val="20"/>
            <w:lang w:val="en-GB"/>
          </w:rPr>
          <w:t xml:space="preserve">for each </w:t>
        </w:r>
        <w:r w:rsidRPr="00DA0D8F">
          <w:rPr>
            <w:sz w:val="20"/>
            <w:szCs w:val="20"/>
            <w:lang w:val="en-GB"/>
          </w:rPr>
          <w:t xml:space="preserve">gonorrhoea strains </w:t>
        </w:r>
      </w:ins>
      <m:oMath>
        <m:r>
          <w:ins w:id="194" w:author="#WANG ZIHAO#" w:date="2026-06-17T01:35:00Z" w16du:dateUtc="2026-06-16T17:35:00Z">
            <w:rPr>
              <w:rFonts w:ascii="Cambria Math" w:hAnsi="Cambria Math"/>
              <w:color w:val="000000" w:themeColor="text1"/>
              <w:sz w:val="20"/>
              <w:szCs w:val="20"/>
              <w:lang w:val="en-GB"/>
            </w:rPr>
            <m:t>k∈</m:t>
          </w:ins>
        </m:r>
        <m:d>
          <m:dPr>
            <m:begChr m:val="{"/>
            <m:endChr m:val="}"/>
            <m:ctrlPr>
              <w:ins w:id="195" w:author="#WANG ZIHAO#" w:date="2026-06-17T01:35:00Z" w16du:dateUtc="2026-06-16T17:35:00Z">
                <w:rPr>
                  <w:rFonts w:ascii="Cambria Math" w:hAnsi="Cambria Math"/>
                  <w:i/>
                  <w:color w:val="000000" w:themeColor="text1"/>
                  <w:sz w:val="20"/>
                  <w:szCs w:val="20"/>
                  <w:lang w:val="en-GB"/>
                </w:rPr>
              </w:ins>
            </m:ctrlPr>
          </m:dPr>
          <m:e>
            <m:r>
              <w:ins w:id="196" w:author="#WANG ZIHAO#" w:date="2026-06-17T01:35:00Z" w16du:dateUtc="2026-06-16T17:35:00Z">
                <w:rPr>
                  <w:rFonts w:ascii="Cambria Math" w:hAnsi="Cambria Math"/>
                  <w:color w:val="000000" w:themeColor="text1"/>
                  <w:sz w:val="20"/>
                  <w:szCs w:val="20"/>
                  <w:lang w:val="en-GB"/>
                </w:rPr>
                <m:t>0, c, t, d2</m:t>
              </w:ins>
            </m:r>
          </m:e>
        </m:d>
      </m:oMath>
      <w:ins w:id="197" w:author="#WANG ZIHAO#" w:date="2026-06-17T01:35:00Z" w16du:dateUtc="2026-06-16T17:35:00Z">
        <w:r>
          <w:rPr>
            <w:color w:val="000000" w:themeColor="text1"/>
            <w:sz w:val="20"/>
            <w:szCs w:val="20"/>
            <w:lang w:val="en-GB"/>
          </w:rPr>
          <w:t xml:space="preserve">, </w:t>
        </w:r>
      </w:ins>
      <w:ins w:id="198" w:author="#WANG ZIHAO#" w:date="2026-06-17T01:32:00Z" w16du:dateUtc="2026-06-16T17:32:00Z">
        <w:r w:rsidRPr="004273A8">
          <w:rPr>
            <w:sz w:val="20"/>
            <w:szCs w:val="20"/>
            <w:lang w:val="en-GB"/>
          </w:rPr>
          <w:t xml:space="preserve">we calculate the number of </w:t>
        </w:r>
      </w:ins>
      <w:ins w:id="199" w:author="#WANG ZIHAO#" w:date="2026-06-17T01:33:00Z" w16du:dateUtc="2026-06-16T17:33:00Z">
        <w:r>
          <w:rPr>
            <w:sz w:val="20"/>
            <w:szCs w:val="20"/>
            <w:lang w:val="en-GB"/>
          </w:rPr>
          <w:t>gonorrhoea infections</w:t>
        </w:r>
      </w:ins>
      <w:ins w:id="200" w:author="#WANG ZIHAO#" w:date="2026-06-17T01:32:00Z" w16du:dateUtc="2026-06-16T17:32:00Z">
        <w:r w:rsidRPr="004273A8">
          <w:rPr>
            <w:sz w:val="20"/>
            <w:szCs w:val="20"/>
            <w:lang w:val="en-GB"/>
          </w:rPr>
          <w:t xml:space="preserve"> averted per doxy-PEP enrolment </w:t>
        </w:r>
      </w:ins>
      <w:ins w:id="201" w:author="#WANG ZIHAO#" w:date="2026-06-17T01:33:00Z" w16du:dateUtc="2026-06-16T17:33:00Z">
        <w:r>
          <w:rPr>
            <w:sz w:val="20"/>
            <w:szCs w:val="20"/>
            <w:lang w:val="en-GB"/>
          </w:rPr>
          <w:t xml:space="preserve">and/or per </w:t>
        </w:r>
      </w:ins>
      <w:ins w:id="202" w:author="#WANG ZIHAO#" w:date="2026-06-17T01:34:00Z" w16du:dateUtc="2026-06-16T17:34:00Z">
        <w:r>
          <w:rPr>
            <w:sz w:val="20"/>
            <w:szCs w:val="20"/>
            <w:lang w:val="en-GB"/>
          </w:rPr>
          <w:t>vaccine doses</w:t>
        </w:r>
      </w:ins>
      <w:ins w:id="203" w:author="#WANG ZIHAO#" w:date="2026-06-17T01:33:00Z" w16du:dateUtc="2026-06-16T17:33:00Z">
        <w:r>
          <w:rPr>
            <w:sz w:val="20"/>
            <w:szCs w:val="20"/>
            <w:lang w:val="en-GB"/>
          </w:rPr>
          <w:t xml:space="preserve"> </w:t>
        </w:r>
      </w:ins>
      <w:ins w:id="204" w:author="#WANG ZIHAO#" w:date="2026-06-17T01:32:00Z" w16du:dateUtc="2026-06-16T17:32:00Z">
        <w:r w:rsidRPr="004273A8">
          <w:rPr>
            <w:sz w:val="20"/>
            <w:szCs w:val="20"/>
            <w:lang w:val="en-GB"/>
          </w:rPr>
          <w:t xml:space="preserve">over a period of </w:t>
        </w:r>
      </w:ins>
      <m:oMath>
        <m:r>
          <w:ins w:id="205" w:author="#WANG ZIHAO#" w:date="2026-06-17T01:32:00Z" w16du:dateUtc="2026-06-16T17:32:00Z">
            <w:rPr>
              <w:rFonts w:ascii="Cambria Math" w:hAnsi="Cambria Math"/>
              <w:sz w:val="20"/>
              <w:szCs w:val="20"/>
              <w:lang w:val="en-GB"/>
            </w:rPr>
            <m:t>M</m:t>
          </w:ins>
        </m:r>
      </m:oMath>
      <w:ins w:id="206" w:author="#WANG ZIHAO#" w:date="2026-06-17T01:32:00Z" w16du:dateUtc="2026-06-16T17:32:00Z">
        <w:r w:rsidRPr="004273A8">
          <w:rPr>
            <w:sz w:val="20"/>
            <w:szCs w:val="20"/>
            <w:lang w:val="en-GB"/>
          </w:rPr>
          <w:t xml:space="preserve"> years, beginning from year </w:t>
        </w:r>
      </w:ins>
      <m:oMath>
        <m:sSub>
          <m:sSubPr>
            <m:ctrlPr>
              <w:ins w:id="207" w:author="#WANG ZIHAO#" w:date="2026-06-17T01:32:00Z" w16du:dateUtc="2026-06-16T17:32:00Z">
                <w:rPr>
                  <w:rFonts w:ascii="Cambria Math" w:hAnsi="Cambria Math"/>
                  <w:i/>
                  <w:sz w:val="20"/>
                  <w:szCs w:val="20"/>
                  <w:lang w:val="en-GB"/>
                </w:rPr>
              </w:ins>
            </m:ctrlPr>
          </m:sSubPr>
          <m:e>
            <m:r>
              <w:ins w:id="208" w:author="#WANG ZIHAO#" w:date="2026-06-17T01:32:00Z" w16du:dateUtc="2026-06-16T17:32:00Z">
                <w:rPr>
                  <w:rFonts w:ascii="Cambria Math" w:hAnsi="Cambria Math"/>
                  <w:sz w:val="20"/>
                  <w:szCs w:val="20"/>
                  <w:lang w:val="en-GB"/>
                </w:rPr>
                <m:t>t</m:t>
              </w:ins>
            </m:r>
          </m:e>
          <m:sub>
            <m:r>
              <w:ins w:id="209" w:author="#WANG ZIHAO#" w:date="2026-06-17T01:32:00Z" w16du:dateUtc="2026-06-16T17:32:00Z">
                <w:rPr>
                  <w:rFonts w:ascii="Cambria Math" w:hAnsi="Cambria Math"/>
                  <w:sz w:val="20"/>
                  <w:szCs w:val="20"/>
                  <w:lang w:val="en-GB"/>
                </w:rPr>
                <m:t>0</m:t>
              </w:ins>
            </m:r>
          </m:sub>
        </m:sSub>
      </m:oMath>
      <w:ins w:id="210" w:author="#WANG ZIHAO#" w:date="2026-06-17T01:32:00Z" w16du:dateUtc="2026-06-16T17:32:00Z">
        <w:r w:rsidRPr="004273A8">
          <w:rPr>
            <w:sz w:val="20"/>
            <w:szCs w:val="20"/>
            <w:lang w:val="en-GB"/>
          </w:rPr>
          <w:t>:</w:t>
        </w:r>
      </w:ins>
    </w:p>
    <w:p w14:paraId="6250725C" w14:textId="7DE25898" w:rsidR="00752B08" w:rsidRPr="004273A8" w:rsidRDefault="00000000" w:rsidP="00752B08">
      <w:pPr>
        <w:pStyle w:val="NormalWeb"/>
        <w:spacing w:line="276" w:lineRule="auto"/>
        <w:jc w:val="both"/>
        <w:rPr>
          <w:ins w:id="211" w:author="#WANG ZIHAO#" w:date="2026-06-17T01:32:00Z" w16du:dateUtc="2026-06-16T17:32:00Z"/>
          <w:sz w:val="20"/>
          <w:szCs w:val="20"/>
          <w:lang w:val="en-GB"/>
        </w:rPr>
      </w:pPr>
      <m:oMathPara>
        <m:oMath>
          <m:eqArr>
            <m:eqArrPr>
              <m:maxDist m:val="1"/>
              <m:ctrlPr>
                <w:ins w:id="212" w:author="#WANG ZIHAO#" w:date="2026-06-17T01:32:00Z" w16du:dateUtc="2026-06-16T17:32:00Z">
                  <w:rPr>
                    <w:rFonts w:ascii="Cambria Math" w:hAnsi="Cambria Math"/>
                    <w:i/>
                    <w:sz w:val="20"/>
                    <w:szCs w:val="20"/>
                    <w:lang w:val="en-GB"/>
                  </w:rPr>
                </w:ins>
              </m:ctrlPr>
            </m:eqArrPr>
            <m:e>
              <m:f>
                <m:fPr>
                  <m:ctrlPr>
                    <w:ins w:id="213" w:author="#WANG ZIHAO#" w:date="2026-06-17T01:41:00Z" w16du:dateUtc="2026-06-16T17:41:00Z">
                      <w:rPr>
                        <w:rFonts w:ascii="Cambria Math" w:hAnsi="Cambria Math"/>
                        <w:i/>
                        <w:sz w:val="20"/>
                        <w:szCs w:val="20"/>
                      </w:rPr>
                    </w:ins>
                  </m:ctrlPr>
                </m:fPr>
                <m:num>
                  <m:nary>
                    <m:naryPr>
                      <m:chr m:val="∑"/>
                      <m:limLoc m:val="undOvr"/>
                      <m:ctrlPr>
                        <w:ins w:id="214" w:author="#WANG ZIHAO#" w:date="2026-06-17T01:41:00Z" w16du:dateUtc="2026-06-16T17:41:00Z">
                          <w:rPr>
                            <w:rFonts w:ascii="Cambria Math" w:hAnsi="Cambria Math"/>
                            <w:i/>
                            <w:color w:val="0D0D0D"/>
                            <w:sz w:val="20"/>
                            <w:szCs w:val="20"/>
                            <w:shd w:val="clear" w:color="auto" w:fill="FFFFFF"/>
                            <w:lang w:val="en-GB"/>
                          </w:rPr>
                        </w:ins>
                      </m:ctrlPr>
                    </m:naryPr>
                    <m:sub>
                      <m:r>
                        <w:ins w:id="215" w:author="#WANG ZIHAO#" w:date="2026-06-17T01:41:00Z" w16du:dateUtc="2026-06-16T17:41:00Z">
                          <w:rPr>
                            <w:rFonts w:ascii="Cambria Math" w:hAnsi="Cambria Math"/>
                            <w:color w:val="0D0D0D"/>
                            <w:sz w:val="20"/>
                            <w:szCs w:val="20"/>
                            <w:shd w:val="clear" w:color="auto" w:fill="FFFFFF"/>
                            <w:lang w:val="en-GB"/>
                          </w:rPr>
                          <m:t>t=1</m:t>
                        </w:ins>
                      </m:r>
                    </m:sub>
                    <m:sup>
                      <m:r>
                        <w:ins w:id="216" w:author="#WANG ZIHAO#" w:date="2026-06-17T01:41:00Z" w16du:dateUtc="2026-06-16T17:41:00Z">
                          <w:rPr>
                            <w:rFonts w:ascii="Cambria Math" w:hAnsi="Cambria Math"/>
                            <w:color w:val="0D0D0D"/>
                            <w:sz w:val="20"/>
                            <w:szCs w:val="20"/>
                            <w:shd w:val="clear" w:color="auto" w:fill="FFFFFF"/>
                            <w:lang w:val="en-GB"/>
                          </w:rPr>
                          <m:t>M</m:t>
                        </w:ins>
                      </m:r>
                    </m:sup>
                    <m:e>
                      <m:r>
                        <w:ins w:id="217" w:author="#WANG ZIHAO#" w:date="2026-06-17T01:41:00Z" w16du:dateUtc="2026-06-16T17:41:00Z">
                          <w:rPr>
                            <w:rFonts w:ascii="Cambria Math" w:hAnsi="Cambria Math"/>
                            <w:color w:val="0D0D0D"/>
                            <w:sz w:val="20"/>
                            <w:szCs w:val="20"/>
                            <w:shd w:val="clear" w:color="auto" w:fill="FFFFFF"/>
                            <w:lang w:val="en-GB"/>
                          </w:rPr>
                          <m:t>[</m:t>
                        </w:ins>
                      </m:r>
                      <m:sSup>
                        <m:sSupPr>
                          <m:ctrlPr>
                            <w:ins w:id="218" w:author="#WANG ZIHAO#" w:date="2026-06-17T01:41:00Z" w16du:dateUtc="2026-06-16T17:41:00Z">
                              <w:rPr>
                                <w:rFonts w:ascii="Cambria Math" w:hAnsi="Cambria Math"/>
                                <w:i/>
                                <w:color w:val="0D0D0D"/>
                                <w:sz w:val="20"/>
                                <w:szCs w:val="20"/>
                                <w:shd w:val="clear" w:color="auto" w:fill="FFFFFF"/>
                                <w:lang w:val="en-GB"/>
                              </w:rPr>
                            </w:ins>
                          </m:ctrlPr>
                        </m:sSupPr>
                        <m:e>
                          <m:acc>
                            <m:accPr>
                              <m:ctrlPr>
                                <w:ins w:id="219" w:author="#WANG ZIHAO#" w:date="2026-06-17T01:41:00Z" w16du:dateUtc="2026-06-16T17:41:00Z">
                                  <w:rPr>
                                    <w:rFonts w:ascii="Cambria Math" w:hAnsi="Cambria Math"/>
                                    <w:color w:val="0D0D0D"/>
                                    <w:sz w:val="20"/>
                                    <w:szCs w:val="20"/>
                                    <w:shd w:val="clear" w:color="auto" w:fill="FFFFFF"/>
                                    <w:lang w:val="en-GB"/>
                                  </w:rPr>
                                </w:ins>
                              </m:ctrlPr>
                            </m:accPr>
                            <m:e>
                              <m:r>
                                <w:ins w:id="220" w:author="#WANG ZIHAO#" w:date="2026-06-17T01:41:00Z" w16du:dateUtc="2026-06-16T17:41:00Z">
                                  <w:rPr>
                                    <w:rFonts w:ascii="Cambria Math" w:hAnsi="Cambria Math"/>
                                    <w:color w:val="0D0D0D"/>
                                    <w:sz w:val="20"/>
                                    <w:szCs w:val="20"/>
                                    <w:shd w:val="clear" w:color="auto" w:fill="FFFFFF"/>
                                    <w:lang w:val="en-GB"/>
                                  </w:rPr>
                                  <m:t>Y</m:t>
                                </w:ins>
                              </m:r>
                            </m:e>
                          </m:acc>
                        </m:e>
                        <m:sup>
                          <m:r>
                            <w:ins w:id="221" w:author="#WANG ZIHAO#" w:date="2026-06-17T01:41:00Z" w16du:dateUtc="2026-06-16T17:41:00Z">
                              <w:rPr>
                                <w:rFonts w:ascii="Cambria Math" w:hAnsi="Cambria Math"/>
                                <w:color w:val="0D0D0D"/>
                                <w:sz w:val="20"/>
                                <w:szCs w:val="20"/>
                                <w:shd w:val="clear" w:color="auto" w:fill="FFFFFF"/>
                                <w:lang w:val="en-GB"/>
                              </w:rPr>
                              <m:t>k</m:t>
                            </w:ins>
                          </m:r>
                        </m:sup>
                      </m:sSup>
                      <m:d>
                        <m:dPr>
                          <m:ctrlPr>
                            <w:ins w:id="222" w:author="#WANG ZIHAO#" w:date="2026-06-17T01:41:00Z" w16du:dateUtc="2026-06-16T17:41:00Z">
                              <w:rPr>
                                <w:rFonts w:ascii="Cambria Math" w:hAnsi="Cambria Math"/>
                                <w:i/>
                                <w:color w:val="0D0D0D"/>
                                <w:sz w:val="20"/>
                                <w:szCs w:val="20"/>
                                <w:shd w:val="clear" w:color="auto" w:fill="FFFFFF"/>
                                <w:lang w:val="en-GB"/>
                              </w:rPr>
                            </w:ins>
                          </m:ctrlPr>
                        </m:dPr>
                        <m:e>
                          <m:sSub>
                            <m:sSubPr>
                              <m:ctrlPr>
                                <w:ins w:id="223" w:author="#WANG ZIHAO#" w:date="2026-06-17T01:41:00Z" w16du:dateUtc="2026-06-16T17:41:00Z">
                                  <w:rPr>
                                    <w:rFonts w:ascii="Cambria Math" w:hAnsi="Cambria Math"/>
                                    <w:i/>
                                    <w:color w:val="0D0D0D"/>
                                    <w:sz w:val="20"/>
                                    <w:szCs w:val="20"/>
                                    <w:shd w:val="clear" w:color="auto" w:fill="FFFFFF"/>
                                    <w:lang w:val="en-GB"/>
                                  </w:rPr>
                                </w:ins>
                              </m:ctrlPr>
                            </m:sSubPr>
                            <m:e>
                              <m:r>
                                <w:ins w:id="224" w:author="#WANG ZIHAO#" w:date="2026-06-17T01:41:00Z" w16du:dateUtc="2026-06-16T17:41:00Z">
                                  <w:rPr>
                                    <w:rFonts w:ascii="Cambria Math" w:hAnsi="Cambria Math"/>
                                    <w:color w:val="0D0D0D"/>
                                    <w:sz w:val="20"/>
                                    <w:szCs w:val="20"/>
                                    <w:shd w:val="clear" w:color="auto" w:fill="FFFFFF"/>
                                    <w:lang w:val="en-GB"/>
                                  </w:rPr>
                                  <m:t>t</m:t>
                                </w:ins>
                              </m:r>
                            </m:e>
                            <m:sub>
                              <m:r>
                                <w:ins w:id="225" w:author="#WANG ZIHAO#" w:date="2026-06-17T01:41:00Z" w16du:dateUtc="2026-06-16T17:41:00Z">
                                  <w:rPr>
                                    <w:rFonts w:ascii="Cambria Math" w:hAnsi="Cambria Math"/>
                                    <w:color w:val="0D0D0D"/>
                                    <w:sz w:val="20"/>
                                    <w:szCs w:val="20"/>
                                    <w:shd w:val="clear" w:color="auto" w:fill="FFFFFF"/>
                                    <w:lang w:val="en-GB"/>
                                  </w:rPr>
                                  <m:t>0</m:t>
                                </w:ins>
                              </m:r>
                            </m:sub>
                          </m:sSub>
                          <m:r>
                            <w:ins w:id="226" w:author="#WANG ZIHAO#" w:date="2026-06-17T01:41:00Z" w16du:dateUtc="2026-06-16T17:41:00Z">
                              <w:rPr>
                                <w:rFonts w:ascii="Cambria Math" w:hAnsi="Cambria Math"/>
                                <w:color w:val="0D0D0D"/>
                                <w:sz w:val="20"/>
                                <w:szCs w:val="20"/>
                                <w:shd w:val="clear" w:color="auto" w:fill="FFFFFF"/>
                                <w:lang w:val="en-GB"/>
                              </w:rPr>
                              <m:t>+t</m:t>
                            </w:ins>
                          </m:r>
                        </m:e>
                      </m:d>
                      <m:r>
                        <w:ins w:id="227" w:author="#WANG ZIHAO#" w:date="2026-06-17T01:41:00Z" w16du:dateUtc="2026-06-16T17:41:00Z">
                          <w:rPr>
                            <w:rFonts w:ascii="Cambria Math" w:hAnsi="Cambria Math"/>
                            <w:color w:val="0D0D0D"/>
                            <w:sz w:val="20"/>
                            <w:szCs w:val="20"/>
                            <w:shd w:val="clear" w:color="auto" w:fill="FFFFFF"/>
                            <w:lang w:val="en-GB"/>
                          </w:rPr>
                          <m:t>-</m:t>
                        </w:ins>
                      </m:r>
                      <m:sSup>
                        <m:sSupPr>
                          <m:ctrlPr>
                            <w:ins w:id="228" w:author="#WANG ZIHAO#" w:date="2026-06-17T01:41:00Z" w16du:dateUtc="2026-06-16T17:41:00Z">
                              <w:rPr>
                                <w:rFonts w:ascii="Cambria Math" w:hAnsi="Cambria Math"/>
                                <w:i/>
                                <w:sz w:val="20"/>
                                <w:szCs w:val="20"/>
                                <w:lang w:val="en-GB"/>
                              </w:rPr>
                            </w:ins>
                          </m:ctrlPr>
                        </m:sSupPr>
                        <m:e>
                          <m:r>
                            <w:ins w:id="229" w:author="#WANG ZIHAO#" w:date="2026-06-17T01:41:00Z" w16du:dateUtc="2026-06-16T17:41:00Z">
                              <w:rPr>
                                <w:rFonts w:ascii="Cambria Math" w:hAnsi="Cambria Math"/>
                                <w:sz w:val="20"/>
                                <w:szCs w:val="20"/>
                                <w:lang w:val="en-GB"/>
                              </w:rPr>
                              <m:t>Y</m:t>
                            </w:ins>
                          </m:r>
                        </m:e>
                        <m:sup>
                          <m:r>
                            <w:ins w:id="230" w:author="#WANG ZIHAO#" w:date="2026-06-17T01:41:00Z" w16du:dateUtc="2026-06-16T17:41:00Z">
                              <w:rPr>
                                <w:rFonts w:ascii="Cambria Math" w:hAnsi="Cambria Math"/>
                                <w:sz w:val="20"/>
                                <w:szCs w:val="20"/>
                                <w:lang w:val="en-GB"/>
                              </w:rPr>
                              <m:t>k</m:t>
                            </w:ins>
                          </m:r>
                        </m:sup>
                      </m:sSup>
                      <m:d>
                        <m:dPr>
                          <m:ctrlPr>
                            <w:ins w:id="231" w:author="#WANG ZIHAO#" w:date="2026-06-17T01:41:00Z" w16du:dateUtc="2026-06-16T17:41:00Z">
                              <w:rPr>
                                <w:rFonts w:ascii="Cambria Math" w:hAnsi="Cambria Math"/>
                                <w:i/>
                                <w:color w:val="0D0D0D"/>
                                <w:sz w:val="20"/>
                                <w:szCs w:val="20"/>
                                <w:shd w:val="clear" w:color="auto" w:fill="FFFFFF"/>
                                <w:lang w:val="en-GB"/>
                              </w:rPr>
                            </w:ins>
                          </m:ctrlPr>
                        </m:dPr>
                        <m:e>
                          <m:sSub>
                            <m:sSubPr>
                              <m:ctrlPr>
                                <w:ins w:id="232" w:author="#WANG ZIHAO#" w:date="2026-06-17T01:41:00Z" w16du:dateUtc="2026-06-16T17:41:00Z">
                                  <w:rPr>
                                    <w:rFonts w:ascii="Cambria Math" w:hAnsi="Cambria Math"/>
                                    <w:i/>
                                    <w:color w:val="0D0D0D"/>
                                    <w:sz w:val="20"/>
                                    <w:szCs w:val="20"/>
                                    <w:shd w:val="clear" w:color="auto" w:fill="FFFFFF"/>
                                    <w:lang w:val="en-GB"/>
                                  </w:rPr>
                                </w:ins>
                              </m:ctrlPr>
                            </m:sSubPr>
                            <m:e>
                              <m:r>
                                <w:ins w:id="233" w:author="#WANG ZIHAO#" w:date="2026-06-17T01:41:00Z" w16du:dateUtc="2026-06-16T17:41:00Z">
                                  <w:rPr>
                                    <w:rFonts w:ascii="Cambria Math" w:hAnsi="Cambria Math"/>
                                    <w:color w:val="0D0D0D"/>
                                    <w:sz w:val="20"/>
                                    <w:szCs w:val="20"/>
                                    <w:shd w:val="clear" w:color="auto" w:fill="FFFFFF"/>
                                    <w:lang w:val="en-GB"/>
                                  </w:rPr>
                                  <m:t>t</m:t>
                                </w:ins>
                              </m:r>
                            </m:e>
                            <m:sub>
                              <m:r>
                                <w:ins w:id="234" w:author="#WANG ZIHAO#" w:date="2026-06-17T01:41:00Z" w16du:dateUtc="2026-06-16T17:41:00Z">
                                  <w:rPr>
                                    <w:rFonts w:ascii="Cambria Math" w:hAnsi="Cambria Math"/>
                                    <w:color w:val="0D0D0D"/>
                                    <w:sz w:val="20"/>
                                    <w:szCs w:val="20"/>
                                    <w:shd w:val="clear" w:color="auto" w:fill="FFFFFF"/>
                                    <w:lang w:val="en-GB"/>
                                  </w:rPr>
                                  <m:t>0</m:t>
                                </w:ins>
                              </m:r>
                            </m:sub>
                          </m:sSub>
                          <m:r>
                            <w:ins w:id="235" w:author="#WANG ZIHAO#" w:date="2026-06-17T01:41:00Z" w16du:dateUtc="2026-06-16T17:41:00Z">
                              <w:rPr>
                                <w:rFonts w:ascii="Cambria Math" w:hAnsi="Cambria Math"/>
                                <w:color w:val="0D0D0D"/>
                                <w:sz w:val="20"/>
                                <w:szCs w:val="20"/>
                                <w:shd w:val="clear" w:color="auto" w:fill="FFFFFF"/>
                                <w:lang w:val="en-GB"/>
                              </w:rPr>
                              <m:t>+t</m:t>
                            </w:ins>
                          </m:r>
                        </m:e>
                      </m:d>
                    </m:e>
                  </m:nary>
                  <m:r>
                    <w:ins w:id="236" w:author="#WANG ZIHAO#" w:date="2026-06-17T01:41:00Z" w16du:dateUtc="2026-06-16T17:41:00Z">
                      <w:rPr>
                        <w:rFonts w:ascii="Cambria Math" w:hAnsi="Cambria Math"/>
                        <w:color w:val="0D0D0D"/>
                        <w:sz w:val="20"/>
                        <w:szCs w:val="20"/>
                        <w:shd w:val="clear" w:color="auto" w:fill="FFFFFF"/>
                        <w:lang w:val="en-GB"/>
                      </w:rPr>
                      <m:t>]</m:t>
                    </w:ins>
                  </m:r>
                </m:num>
                <m:den>
                  <m:nary>
                    <m:naryPr>
                      <m:chr m:val="∑"/>
                      <m:limLoc m:val="undOvr"/>
                      <m:ctrlPr>
                        <w:ins w:id="237" w:author="#WANG ZIHAO#" w:date="2026-06-17T01:41:00Z" w16du:dateUtc="2026-06-16T17:41:00Z">
                          <w:rPr>
                            <w:rFonts w:ascii="Cambria Math" w:hAnsi="Cambria Math"/>
                            <w:i/>
                            <w:color w:val="0D0D0D"/>
                            <w:sz w:val="20"/>
                            <w:szCs w:val="20"/>
                            <w:shd w:val="clear" w:color="auto" w:fill="FFFFFF"/>
                            <w:lang w:val="en-GB"/>
                          </w:rPr>
                        </w:ins>
                      </m:ctrlPr>
                    </m:naryPr>
                    <m:sub>
                      <m:r>
                        <w:ins w:id="238" w:author="#WANG ZIHAO#" w:date="2026-06-17T01:41:00Z" w16du:dateUtc="2026-06-16T17:41:00Z">
                          <w:rPr>
                            <w:rFonts w:ascii="Cambria Math" w:hAnsi="Cambria Math"/>
                            <w:color w:val="0D0D0D"/>
                            <w:sz w:val="20"/>
                            <w:szCs w:val="20"/>
                            <w:shd w:val="clear" w:color="auto" w:fill="FFFFFF"/>
                            <w:lang w:val="en-GB"/>
                          </w:rPr>
                          <m:t>t=1</m:t>
                        </w:ins>
                      </m:r>
                    </m:sub>
                    <m:sup>
                      <m:r>
                        <w:ins w:id="239" w:author="#WANG ZIHAO#" w:date="2026-06-17T01:41:00Z" w16du:dateUtc="2026-06-16T17:41:00Z">
                          <w:rPr>
                            <w:rFonts w:ascii="Cambria Math" w:hAnsi="Cambria Math"/>
                            <w:color w:val="0D0D0D"/>
                            <w:sz w:val="20"/>
                            <w:szCs w:val="20"/>
                            <w:shd w:val="clear" w:color="auto" w:fill="FFFFFF"/>
                            <w:lang w:val="en-GB"/>
                          </w:rPr>
                          <m:t>M</m:t>
                        </w:ins>
                      </m:r>
                    </m:sup>
                    <m:e>
                      <m:r>
                        <w:ins w:id="240" w:author="#WANG ZIHAO#" w:date="2026-06-17T01:41:00Z" w16du:dateUtc="2026-06-16T17:41:00Z">
                          <w:rPr>
                            <w:rFonts w:ascii="Cambria Math" w:hAnsi="Cambria Math"/>
                            <w:color w:val="0D0D0D"/>
                            <w:sz w:val="20"/>
                            <w:szCs w:val="20"/>
                            <w:shd w:val="clear" w:color="auto" w:fill="FFFFFF"/>
                            <w:lang w:val="en-GB"/>
                          </w:rPr>
                          <m:t>[</m:t>
                        </w:ins>
                      </m:r>
                      <m:sSub>
                        <m:sSubPr>
                          <m:ctrlPr>
                            <w:ins w:id="241" w:author="#WANG ZIHAO#" w:date="2026-06-17T01:41:00Z" w16du:dateUtc="2026-06-16T17:41:00Z">
                              <w:rPr>
                                <w:rFonts w:ascii="Cambria Math" w:hAnsi="Cambria Math"/>
                                <w:i/>
                                <w:color w:val="0D0D0D"/>
                                <w:sz w:val="20"/>
                                <w:szCs w:val="20"/>
                                <w:shd w:val="clear" w:color="auto" w:fill="FFFFFF"/>
                                <w:lang w:val="en-GB"/>
                              </w:rPr>
                            </w:ins>
                          </m:ctrlPr>
                        </m:sSubPr>
                        <m:e>
                          <m:r>
                            <w:ins w:id="242" w:author="#WANG ZIHAO#" w:date="2026-06-17T01:41:00Z" w16du:dateUtc="2026-06-16T17:41:00Z">
                              <w:rPr>
                                <w:rFonts w:ascii="Cambria Math" w:hAnsi="Cambria Math"/>
                                <w:color w:val="0D0D0D"/>
                                <w:sz w:val="20"/>
                                <w:szCs w:val="20"/>
                                <w:shd w:val="clear" w:color="auto" w:fill="FFFFFF"/>
                                <w:lang w:val="en-GB"/>
                              </w:rPr>
                              <m:t>p</m:t>
                            </w:ins>
                          </m:r>
                        </m:e>
                        <m:sub>
                          <m:r>
                            <w:ins w:id="243" w:author="#WANG ZIHAO#" w:date="2026-06-17T01:41:00Z" w16du:dateUtc="2026-06-16T17:41:00Z">
                              <w:rPr>
                                <w:rFonts w:ascii="Cambria Math" w:hAnsi="Cambria Math"/>
                                <w:color w:val="0D0D0D"/>
                                <w:sz w:val="20"/>
                                <w:szCs w:val="20"/>
                                <w:shd w:val="clear" w:color="auto" w:fill="FFFFFF"/>
                                <w:lang w:val="en-GB"/>
                              </w:rPr>
                              <m:t>d</m:t>
                            </w:ins>
                          </m:r>
                        </m:sub>
                      </m:sSub>
                      <m:sSubSup>
                        <m:sSubSupPr>
                          <m:ctrlPr>
                            <w:ins w:id="244" w:author="#WANG ZIHAO#" w:date="2026-06-17T01:41:00Z" w16du:dateUtc="2026-06-16T17:41:00Z">
                              <w:rPr>
                                <w:rFonts w:ascii="Cambria Math" w:hAnsi="Cambria Math"/>
                                <w:i/>
                                <w:color w:val="0D0D0D"/>
                                <w:sz w:val="20"/>
                                <w:szCs w:val="20"/>
                                <w:shd w:val="clear" w:color="auto" w:fill="FFFFFF"/>
                                <w:lang w:val="en-GB"/>
                              </w:rPr>
                            </w:ins>
                          </m:ctrlPr>
                        </m:sSubSupPr>
                        <m:e>
                          <m:r>
                            <w:ins w:id="245" w:author="#WANG ZIHAO#" w:date="2026-06-17T01:41:00Z" w16du:dateUtc="2026-06-16T17:41:00Z">
                              <w:rPr>
                                <w:rFonts w:ascii="Cambria Math" w:hAnsi="Cambria Math"/>
                                <w:color w:val="0D0D0D"/>
                                <w:sz w:val="20"/>
                                <w:szCs w:val="20"/>
                                <w:shd w:val="clear" w:color="auto" w:fill="FFFFFF"/>
                                <w:lang w:val="en-GB"/>
                              </w:rPr>
                              <m:t>(Y</m:t>
                            </w:ins>
                          </m:r>
                        </m:e>
                        <m:sub>
                          <m:r>
                            <w:ins w:id="246" w:author="#WANG ZIHAO#" w:date="2026-06-17T01:41:00Z" w16du:dateUtc="2026-06-16T17:41:00Z">
                              <w:rPr>
                                <w:rFonts w:ascii="Cambria Math" w:hAnsi="Cambria Math"/>
                                <w:color w:val="0D0D0D"/>
                                <w:sz w:val="20"/>
                                <w:szCs w:val="20"/>
                                <w:shd w:val="clear" w:color="auto" w:fill="FFFFFF"/>
                                <w:lang w:val="en-GB"/>
                              </w:rPr>
                              <m:t>U</m:t>
                            </w:ins>
                          </m:r>
                        </m:sub>
                        <m:sup>
                          <m:r>
                            <w:ins w:id="247" w:author="#WANG ZIHAO#" w:date="2026-06-17T01:41:00Z" w16du:dateUtc="2026-06-16T17:41:00Z">
                              <w:rPr>
                                <w:rFonts w:ascii="Cambria Math" w:hAnsi="Cambria Math"/>
                                <w:color w:val="0D0D0D"/>
                                <w:sz w:val="20"/>
                                <w:szCs w:val="20"/>
                                <w:shd w:val="clear" w:color="auto" w:fill="FFFFFF"/>
                                <w:lang w:val="en-GB"/>
                              </w:rPr>
                              <m:t>N</m:t>
                            </w:ins>
                          </m:r>
                        </m:sup>
                      </m:sSubSup>
                      <m:d>
                        <m:dPr>
                          <m:ctrlPr>
                            <w:ins w:id="248" w:author="#WANG ZIHAO#" w:date="2026-06-17T01:41:00Z" w16du:dateUtc="2026-06-16T17:41:00Z">
                              <w:rPr>
                                <w:rFonts w:ascii="Cambria Math" w:hAnsi="Cambria Math"/>
                                <w:i/>
                                <w:color w:val="0D0D0D"/>
                                <w:sz w:val="20"/>
                                <w:szCs w:val="20"/>
                                <w:shd w:val="clear" w:color="auto" w:fill="FFFFFF"/>
                                <w:lang w:val="en-GB"/>
                              </w:rPr>
                            </w:ins>
                          </m:ctrlPr>
                        </m:dPr>
                        <m:e>
                          <m:sSub>
                            <m:sSubPr>
                              <m:ctrlPr>
                                <w:ins w:id="249" w:author="#WANG ZIHAO#" w:date="2026-06-17T01:41:00Z" w16du:dateUtc="2026-06-16T17:41:00Z">
                                  <w:rPr>
                                    <w:rFonts w:ascii="Cambria Math" w:hAnsi="Cambria Math"/>
                                    <w:i/>
                                    <w:color w:val="0D0D0D"/>
                                    <w:sz w:val="20"/>
                                    <w:szCs w:val="20"/>
                                    <w:shd w:val="clear" w:color="auto" w:fill="FFFFFF"/>
                                    <w:lang w:val="en-GB"/>
                                  </w:rPr>
                                </w:ins>
                              </m:ctrlPr>
                            </m:sSubPr>
                            <m:e>
                              <m:r>
                                <w:ins w:id="250" w:author="#WANG ZIHAO#" w:date="2026-06-17T01:41:00Z" w16du:dateUtc="2026-06-16T17:41:00Z">
                                  <w:rPr>
                                    <w:rFonts w:ascii="Cambria Math" w:hAnsi="Cambria Math"/>
                                    <w:color w:val="0D0D0D"/>
                                    <w:sz w:val="20"/>
                                    <w:szCs w:val="20"/>
                                    <w:shd w:val="clear" w:color="auto" w:fill="FFFFFF"/>
                                    <w:lang w:val="en-GB"/>
                                  </w:rPr>
                                  <m:t>t</m:t>
                                </w:ins>
                              </m:r>
                            </m:e>
                            <m:sub>
                              <m:r>
                                <w:ins w:id="251" w:author="#WANG ZIHAO#" w:date="2026-06-17T01:41:00Z" w16du:dateUtc="2026-06-16T17:41:00Z">
                                  <w:rPr>
                                    <w:rFonts w:ascii="Cambria Math" w:hAnsi="Cambria Math"/>
                                    <w:color w:val="0D0D0D"/>
                                    <w:sz w:val="20"/>
                                    <w:szCs w:val="20"/>
                                    <w:shd w:val="clear" w:color="auto" w:fill="FFFFFF"/>
                                    <w:lang w:val="en-GB"/>
                                  </w:rPr>
                                  <m:t>0</m:t>
                                </w:ins>
                              </m:r>
                            </m:sub>
                          </m:sSub>
                          <m:r>
                            <w:ins w:id="252" w:author="#WANG ZIHAO#" w:date="2026-06-17T01:41:00Z" w16du:dateUtc="2026-06-16T17:41:00Z">
                              <w:rPr>
                                <w:rFonts w:ascii="Cambria Math" w:hAnsi="Cambria Math"/>
                                <w:color w:val="0D0D0D"/>
                                <w:sz w:val="20"/>
                                <w:szCs w:val="20"/>
                                <w:shd w:val="clear" w:color="auto" w:fill="FFFFFF"/>
                                <w:lang w:val="en-GB"/>
                              </w:rPr>
                              <m:t>+t</m:t>
                            </w:ins>
                          </m:r>
                        </m:e>
                      </m:d>
                      <m:r>
                        <w:ins w:id="253" w:author="#WANG ZIHAO#" w:date="2026-06-17T01:41:00Z" w16du:dateUtc="2026-06-16T17:41:00Z">
                          <w:rPr>
                            <w:rFonts w:ascii="Cambria Math" w:hAnsi="Cambria Math"/>
                            <w:color w:val="0D0D0D"/>
                            <w:sz w:val="20"/>
                            <w:szCs w:val="20"/>
                            <w:shd w:val="clear" w:color="auto" w:fill="FFFFFF"/>
                            <w:lang w:val="en-GB"/>
                          </w:rPr>
                          <m:t>+</m:t>
                        </w:ins>
                      </m:r>
                      <m:sSubSup>
                        <m:sSubSupPr>
                          <m:ctrlPr>
                            <w:ins w:id="254" w:author="#WANG ZIHAO#" w:date="2026-06-17T01:41:00Z" w16du:dateUtc="2026-06-16T17:41:00Z">
                              <w:rPr>
                                <w:rFonts w:ascii="Cambria Math" w:hAnsi="Cambria Math"/>
                                <w:i/>
                                <w:color w:val="0D0D0D"/>
                                <w:sz w:val="20"/>
                                <w:szCs w:val="20"/>
                                <w:shd w:val="clear" w:color="auto" w:fill="FFFFFF"/>
                                <w:lang w:val="en-GB"/>
                              </w:rPr>
                            </w:ins>
                          </m:ctrlPr>
                        </m:sSubSupPr>
                        <m:e>
                          <m:r>
                            <w:ins w:id="255" w:author="#WANG ZIHAO#" w:date="2026-06-17T01:41:00Z" w16du:dateUtc="2026-06-16T17:41:00Z">
                              <w:rPr>
                                <w:rFonts w:ascii="Cambria Math" w:hAnsi="Cambria Math"/>
                                <w:color w:val="0D0D0D"/>
                                <w:sz w:val="20"/>
                                <w:szCs w:val="20"/>
                                <w:shd w:val="clear" w:color="auto" w:fill="FFFFFF"/>
                                <w:lang w:val="en-GB"/>
                              </w:rPr>
                              <m:t>Y</m:t>
                            </w:ins>
                          </m:r>
                        </m:e>
                        <m:sub>
                          <m:r>
                            <w:ins w:id="256" w:author="#WANG ZIHAO#" w:date="2026-06-17T01:41:00Z" w16du:dateUtc="2026-06-16T17:41:00Z">
                              <w:rPr>
                                <w:rFonts w:ascii="Cambria Math" w:hAnsi="Cambria Math"/>
                                <w:color w:val="0D0D0D"/>
                                <w:sz w:val="20"/>
                                <w:szCs w:val="20"/>
                                <w:shd w:val="clear" w:color="auto" w:fill="FFFFFF"/>
                                <w:lang w:val="en-GB"/>
                              </w:rPr>
                              <m:t>U</m:t>
                            </w:ins>
                          </m:r>
                        </m:sub>
                        <m:sup>
                          <m:r>
                            <w:ins w:id="257" w:author="#WANG ZIHAO#" w:date="2026-06-17T01:41:00Z" w16du:dateUtc="2026-06-16T17:41:00Z">
                              <w:rPr>
                                <w:rFonts w:ascii="Cambria Math" w:hAnsi="Cambria Math"/>
                                <w:color w:val="0D0D0D"/>
                                <w:sz w:val="20"/>
                                <w:szCs w:val="20"/>
                                <w:shd w:val="clear" w:color="auto" w:fill="FFFFFF"/>
                                <w:lang w:val="en-GB"/>
                              </w:rPr>
                              <m:t>M</m:t>
                            </w:ins>
                          </m:r>
                        </m:sup>
                      </m:sSubSup>
                      <m:d>
                        <m:dPr>
                          <m:ctrlPr>
                            <w:ins w:id="258" w:author="#WANG ZIHAO#" w:date="2026-06-17T01:41:00Z" w16du:dateUtc="2026-06-16T17:41:00Z">
                              <w:rPr>
                                <w:rFonts w:ascii="Cambria Math" w:hAnsi="Cambria Math"/>
                                <w:i/>
                                <w:color w:val="0D0D0D"/>
                                <w:sz w:val="20"/>
                                <w:szCs w:val="20"/>
                                <w:shd w:val="clear" w:color="auto" w:fill="FFFFFF"/>
                                <w:lang w:val="en-GB"/>
                              </w:rPr>
                            </w:ins>
                          </m:ctrlPr>
                        </m:dPr>
                        <m:e>
                          <m:sSub>
                            <m:sSubPr>
                              <m:ctrlPr>
                                <w:ins w:id="259" w:author="#WANG ZIHAO#" w:date="2026-06-17T01:41:00Z" w16du:dateUtc="2026-06-16T17:41:00Z">
                                  <w:rPr>
                                    <w:rFonts w:ascii="Cambria Math" w:hAnsi="Cambria Math"/>
                                    <w:i/>
                                    <w:color w:val="0D0D0D"/>
                                    <w:sz w:val="20"/>
                                    <w:szCs w:val="20"/>
                                    <w:shd w:val="clear" w:color="auto" w:fill="FFFFFF"/>
                                    <w:lang w:val="en-GB"/>
                                  </w:rPr>
                                </w:ins>
                              </m:ctrlPr>
                            </m:sSubPr>
                            <m:e>
                              <m:r>
                                <w:ins w:id="260" w:author="#WANG ZIHAO#" w:date="2026-06-17T01:41:00Z" w16du:dateUtc="2026-06-16T17:41:00Z">
                                  <w:rPr>
                                    <w:rFonts w:ascii="Cambria Math" w:hAnsi="Cambria Math"/>
                                    <w:color w:val="0D0D0D"/>
                                    <w:sz w:val="20"/>
                                    <w:szCs w:val="20"/>
                                    <w:shd w:val="clear" w:color="auto" w:fill="FFFFFF"/>
                                    <w:lang w:val="en-GB"/>
                                  </w:rPr>
                                  <m:t>t</m:t>
                                </w:ins>
                              </m:r>
                            </m:e>
                            <m:sub>
                              <m:r>
                                <w:ins w:id="261" w:author="#WANG ZIHAO#" w:date="2026-06-17T01:41:00Z" w16du:dateUtc="2026-06-16T17:41:00Z">
                                  <w:rPr>
                                    <w:rFonts w:ascii="Cambria Math" w:hAnsi="Cambria Math"/>
                                    <w:color w:val="0D0D0D"/>
                                    <w:sz w:val="20"/>
                                    <w:szCs w:val="20"/>
                                    <w:shd w:val="clear" w:color="auto" w:fill="FFFFFF"/>
                                    <w:lang w:val="en-GB"/>
                                  </w:rPr>
                                  <m:t>0</m:t>
                                </w:ins>
                              </m:r>
                            </m:sub>
                          </m:sSub>
                          <m:r>
                            <w:ins w:id="262" w:author="#WANG ZIHAO#" w:date="2026-06-17T01:41:00Z" w16du:dateUtc="2026-06-16T17:41:00Z">
                              <w:rPr>
                                <w:rFonts w:ascii="Cambria Math" w:hAnsi="Cambria Math"/>
                                <w:color w:val="0D0D0D"/>
                                <w:sz w:val="20"/>
                                <w:szCs w:val="20"/>
                                <w:shd w:val="clear" w:color="auto" w:fill="FFFFFF"/>
                                <w:lang w:val="en-GB"/>
                              </w:rPr>
                              <m:t>+t</m:t>
                            </w:ins>
                          </m:r>
                        </m:e>
                      </m:d>
                      <m:r>
                        <w:ins w:id="263" w:author="#WANG ZIHAO#" w:date="2026-06-17T01:41:00Z" w16du:dateUtc="2026-06-16T17:41:00Z">
                          <w:rPr>
                            <w:rFonts w:ascii="Cambria Math" w:hAnsi="Cambria Math"/>
                            <w:color w:val="0D0D0D"/>
                            <w:sz w:val="20"/>
                            <w:szCs w:val="20"/>
                            <w:shd w:val="clear" w:color="auto" w:fill="FFFFFF"/>
                            <w:lang w:val="en-GB"/>
                          </w:rPr>
                          <m:t>)+</m:t>
                        </w:ins>
                      </m:r>
                      <m:sSub>
                        <m:sSubPr>
                          <m:ctrlPr>
                            <w:ins w:id="264" w:author="#WANG ZIHAO#" w:date="2026-06-17T01:41:00Z" w16du:dateUtc="2026-06-16T17:41:00Z">
                              <w:rPr>
                                <w:rFonts w:ascii="Cambria Math" w:hAnsi="Cambria Math"/>
                                <w:i/>
                                <w:color w:val="0D0D0D"/>
                                <w:sz w:val="20"/>
                                <w:szCs w:val="20"/>
                                <w:shd w:val="clear" w:color="auto" w:fill="FFFFFF"/>
                                <w:lang w:val="en-GB"/>
                              </w:rPr>
                            </w:ins>
                          </m:ctrlPr>
                        </m:sSubPr>
                        <m:e>
                          <m:r>
                            <w:ins w:id="265" w:author="#WANG ZIHAO#" w:date="2026-06-17T01:41:00Z" w16du:dateUtc="2026-06-16T17:41:00Z">
                              <w:rPr>
                                <w:rFonts w:ascii="Cambria Math" w:hAnsi="Cambria Math"/>
                                <w:color w:val="0D0D0D"/>
                                <w:sz w:val="20"/>
                                <w:szCs w:val="20"/>
                                <w:shd w:val="clear" w:color="auto" w:fill="FFFFFF"/>
                                <w:lang w:val="en-GB"/>
                              </w:rPr>
                              <m:t>p</m:t>
                            </w:ins>
                          </m:r>
                        </m:e>
                        <m:sub>
                          <m:r>
                            <w:ins w:id="266" w:author="#WANG ZIHAO#" w:date="2026-06-17T01:41:00Z" w16du:dateUtc="2026-06-16T17:41:00Z">
                              <w:rPr>
                                <w:rFonts w:ascii="Cambria Math" w:hAnsi="Cambria Math"/>
                                <w:color w:val="0D0D0D"/>
                                <w:sz w:val="20"/>
                                <w:szCs w:val="20"/>
                                <w:shd w:val="clear" w:color="auto" w:fill="FFFFFF"/>
                                <w:lang w:val="en-GB"/>
                              </w:rPr>
                              <m:t>v</m:t>
                            </w:ins>
                          </m:r>
                        </m:sub>
                      </m:sSub>
                      <m:sSubSup>
                        <m:sSubSupPr>
                          <m:ctrlPr>
                            <w:ins w:id="267" w:author="#WANG ZIHAO#" w:date="2026-06-17T01:41:00Z" w16du:dateUtc="2026-06-16T17:41:00Z">
                              <w:rPr>
                                <w:rFonts w:ascii="Cambria Math" w:hAnsi="Cambria Math"/>
                                <w:i/>
                                <w:color w:val="0D0D0D"/>
                                <w:sz w:val="20"/>
                                <w:szCs w:val="20"/>
                                <w:shd w:val="clear" w:color="auto" w:fill="FFFFFF"/>
                                <w:lang w:val="en-GB"/>
                              </w:rPr>
                            </w:ins>
                          </m:ctrlPr>
                        </m:sSubSupPr>
                        <m:e>
                          <m:r>
                            <w:ins w:id="268" w:author="#WANG ZIHAO#" w:date="2026-06-17T01:41:00Z" w16du:dateUtc="2026-06-16T17:41:00Z">
                              <w:rPr>
                                <w:rFonts w:ascii="Cambria Math" w:hAnsi="Cambria Math"/>
                                <w:color w:val="0D0D0D"/>
                                <w:sz w:val="20"/>
                                <w:szCs w:val="20"/>
                                <w:shd w:val="clear" w:color="auto" w:fill="FFFFFF"/>
                                <w:lang w:val="en-GB"/>
                              </w:rPr>
                              <m:t>(Y</m:t>
                            </w:ins>
                          </m:r>
                        </m:e>
                        <m:sub>
                          <m:r>
                            <w:ins w:id="269" w:author="#WANG ZIHAO#" w:date="2026-06-17T01:41:00Z" w16du:dateUtc="2026-06-16T17:41:00Z">
                              <w:rPr>
                                <w:rFonts w:ascii="Cambria Math" w:hAnsi="Cambria Math"/>
                                <w:color w:val="0D0D0D"/>
                                <w:sz w:val="20"/>
                                <w:szCs w:val="20"/>
                                <w:shd w:val="clear" w:color="auto" w:fill="FFFFFF"/>
                                <w:lang w:val="en-GB"/>
                              </w:rPr>
                              <m:t>U</m:t>
                            </w:ins>
                          </m:r>
                        </m:sub>
                        <m:sup>
                          <m:r>
                            <w:ins w:id="270" w:author="#WANG ZIHAO#" w:date="2026-06-17T01:41:00Z" w16du:dateUtc="2026-06-16T17:41:00Z">
                              <w:rPr>
                                <w:rFonts w:ascii="Cambria Math" w:hAnsi="Cambria Math"/>
                                <w:color w:val="0D0D0D"/>
                                <w:sz w:val="20"/>
                                <w:szCs w:val="20"/>
                                <w:shd w:val="clear" w:color="auto" w:fill="FFFFFF"/>
                                <w:lang w:val="en-GB"/>
                              </w:rPr>
                              <m:t>N</m:t>
                            </w:ins>
                          </m:r>
                        </m:sup>
                      </m:sSubSup>
                      <m:d>
                        <m:dPr>
                          <m:ctrlPr>
                            <w:ins w:id="271" w:author="#WANG ZIHAO#" w:date="2026-06-17T01:41:00Z" w16du:dateUtc="2026-06-16T17:41:00Z">
                              <w:rPr>
                                <w:rFonts w:ascii="Cambria Math" w:hAnsi="Cambria Math"/>
                                <w:i/>
                                <w:color w:val="0D0D0D"/>
                                <w:sz w:val="20"/>
                                <w:szCs w:val="20"/>
                                <w:shd w:val="clear" w:color="auto" w:fill="FFFFFF"/>
                                <w:lang w:val="en-GB"/>
                              </w:rPr>
                            </w:ins>
                          </m:ctrlPr>
                        </m:dPr>
                        <m:e>
                          <m:sSub>
                            <m:sSubPr>
                              <m:ctrlPr>
                                <w:ins w:id="272" w:author="#WANG ZIHAO#" w:date="2026-06-17T01:41:00Z" w16du:dateUtc="2026-06-16T17:41:00Z">
                                  <w:rPr>
                                    <w:rFonts w:ascii="Cambria Math" w:hAnsi="Cambria Math"/>
                                    <w:i/>
                                    <w:color w:val="0D0D0D"/>
                                    <w:sz w:val="20"/>
                                    <w:szCs w:val="20"/>
                                    <w:shd w:val="clear" w:color="auto" w:fill="FFFFFF"/>
                                    <w:lang w:val="en-GB"/>
                                  </w:rPr>
                                </w:ins>
                              </m:ctrlPr>
                            </m:sSubPr>
                            <m:e>
                              <m:r>
                                <w:ins w:id="273" w:author="#WANG ZIHAO#" w:date="2026-06-17T01:41:00Z" w16du:dateUtc="2026-06-16T17:41:00Z">
                                  <w:rPr>
                                    <w:rFonts w:ascii="Cambria Math" w:hAnsi="Cambria Math"/>
                                    <w:color w:val="0D0D0D"/>
                                    <w:sz w:val="20"/>
                                    <w:szCs w:val="20"/>
                                    <w:shd w:val="clear" w:color="auto" w:fill="FFFFFF"/>
                                    <w:lang w:val="en-GB"/>
                                  </w:rPr>
                                  <m:t>t</m:t>
                                </w:ins>
                              </m:r>
                            </m:e>
                            <m:sub>
                              <m:r>
                                <w:ins w:id="274" w:author="#WANG ZIHAO#" w:date="2026-06-17T01:41:00Z" w16du:dateUtc="2026-06-16T17:41:00Z">
                                  <w:rPr>
                                    <w:rFonts w:ascii="Cambria Math" w:hAnsi="Cambria Math"/>
                                    <w:color w:val="0D0D0D"/>
                                    <w:sz w:val="20"/>
                                    <w:szCs w:val="20"/>
                                    <w:shd w:val="clear" w:color="auto" w:fill="FFFFFF"/>
                                    <w:lang w:val="en-GB"/>
                                  </w:rPr>
                                  <m:t>0</m:t>
                                </w:ins>
                              </m:r>
                            </m:sub>
                          </m:sSub>
                          <m:r>
                            <w:ins w:id="275" w:author="#WANG ZIHAO#" w:date="2026-06-17T01:41:00Z" w16du:dateUtc="2026-06-16T17:41:00Z">
                              <w:rPr>
                                <w:rFonts w:ascii="Cambria Math" w:hAnsi="Cambria Math"/>
                                <w:color w:val="0D0D0D"/>
                                <w:sz w:val="20"/>
                                <w:szCs w:val="20"/>
                                <w:shd w:val="clear" w:color="auto" w:fill="FFFFFF"/>
                                <w:lang w:val="en-GB"/>
                              </w:rPr>
                              <m:t>+t</m:t>
                            </w:ins>
                          </m:r>
                        </m:e>
                      </m:d>
                      <m:r>
                        <w:ins w:id="276" w:author="#WANG ZIHAO#" w:date="2026-06-17T01:41:00Z" w16du:dateUtc="2026-06-16T17:41:00Z">
                          <w:rPr>
                            <w:rFonts w:ascii="Cambria Math" w:hAnsi="Cambria Math"/>
                            <w:color w:val="0D0D0D"/>
                            <w:sz w:val="20"/>
                            <w:szCs w:val="20"/>
                            <w:shd w:val="clear" w:color="auto" w:fill="FFFFFF"/>
                            <w:lang w:val="en-GB"/>
                          </w:rPr>
                          <m:t>+</m:t>
                        </w:ins>
                      </m:r>
                      <m:sSubSup>
                        <m:sSubSupPr>
                          <m:ctrlPr>
                            <w:ins w:id="277" w:author="#WANG ZIHAO#" w:date="2026-06-17T01:41:00Z" w16du:dateUtc="2026-06-16T17:41:00Z">
                              <w:rPr>
                                <w:rFonts w:ascii="Cambria Math" w:hAnsi="Cambria Math"/>
                                <w:i/>
                                <w:color w:val="0D0D0D"/>
                                <w:sz w:val="20"/>
                                <w:szCs w:val="20"/>
                                <w:shd w:val="clear" w:color="auto" w:fill="FFFFFF"/>
                                <w:lang w:val="en-GB"/>
                              </w:rPr>
                            </w:ins>
                          </m:ctrlPr>
                        </m:sSubSupPr>
                        <m:e>
                          <m:r>
                            <w:ins w:id="278" w:author="#WANG ZIHAO#" w:date="2026-06-17T01:41:00Z" w16du:dateUtc="2026-06-16T17:41:00Z">
                              <w:rPr>
                                <w:rFonts w:ascii="Cambria Math" w:hAnsi="Cambria Math"/>
                                <w:color w:val="0D0D0D"/>
                                <w:sz w:val="20"/>
                                <w:szCs w:val="20"/>
                                <w:shd w:val="clear" w:color="auto" w:fill="FFFFFF"/>
                                <w:lang w:val="en-GB"/>
                              </w:rPr>
                              <m:t>Y</m:t>
                            </w:ins>
                          </m:r>
                        </m:e>
                        <m:sub>
                          <m:r>
                            <w:ins w:id="279" w:author="#WANG ZIHAO#" w:date="2026-06-17T01:41:00Z" w16du:dateUtc="2026-06-16T17:41:00Z">
                              <w:rPr>
                                <w:rFonts w:ascii="Cambria Math" w:hAnsi="Cambria Math"/>
                                <w:color w:val="0D0D0D"/>
                                <w:sz w:val="20"/>
                                <w:szCs w:val="20"/>
                                <w:shd w:val="clear" w:color="auto" w:fill="FFFFFF"/>
                                <w:lang w:val="en-GB"/>
                              </w:rPr>
                              <m:t>U</m:t>
                            </w:ins>
                          </m:r>
                        </m:sub>
                        <m:sup>
                          <m:r>
                            <w:ins w:id="280" w:author="#WANG ZIHAO#" w:date="2026-06-17T01:41:00Z" w16du:dateUtc="2026-06-16T17:41:00Z">
                              <w:rPr>
                                <w:rFonts w:ascii="Cambria Math" w:hAnsi="Cambria Math"/>
                                <w:color w:val="0D0D0D"/>
                                <w:sz w:val="20"/>
                                <w:szCs w:val="20"/>
                                <w:shd w:val="clear" w:color="auto" w:fill="FFFFFF"/>
                                <w:lang w:val="en-GB"/>
                              </w:rPr>
                              <m:t>D</m:t>
                            </w:ins>
                          </m:r>
                        </m:sup>
                      </m:sSubSup>
                      <m:d>
                        <m:dPr>
                          <m:ctrlPr>
                            <w:ins w:id="281" w:author="#WANG ZIHAO#" w:date="2026-06-17T01:41:00Z" w16du:dateUtc="2026-06-16T17:41:00Z">
                              <w:rPr>
                                <w:rFonts w:ascii="Cambria Math" w:hAnsi="Cambria Math"/>
                                <w:i/>
                                <w:color w:val="0D0D0D"/>
                                <w:sz w:val="20"/>
                                <w:szCs w:val="20"/>
                                <w:shd w:val="clear" w:color="auto" w:fill="FFFFFF"/>
                                <w:lang w:val="en-GB"/>
                              </w:rPr>
                            </w:ins>
                          </m:ctrlPr>
                        </m:dPr>
                        <m:e>
                          <m:sSub>
                            <m:sSubPr>
                              <m:ctrlPr>
                                <w:ins w:id="282" w:author="#WANG ZIHAO#" w:date="2026-06-17T01:41:00Z" w16du:dateUtc="2026-06-16T17:41:00Z">
                                  <w:rPr>
                                    <w:rFonts w:ascii="Cambria Math" w:hAnsi="Cambria Math"/>
                                    <w:i/>
                                    <w:color w:val="0D0D0D"/>
                                    <w:sz w:val="20"/>
                                    <w:szCs w:val="20"/>
                                    <w:shd w:val="clear" w:color="auto" w:fill="FFFFFF"/>
                                    <w:lang w:val="en-GB"/>
                                  </w:rPr>
                                </w:ins>
                              </m:ctrlPr>
                            </m:sSubPr>
                            <m:e>
                              <m:r>
                                <w:ins w:id="283" w:author="#WANG ZIHAO#" w:date="2026-06-17T01:41:00Z" w16du:dateUtc="2026-06-16T17:41:00Z">
                                  <w:rPr>
                                    <w:rFonts w:ascii="Cambria Math" w:hAnsi="Cambria Math"/>
                                    <w:color w:val="0D0D0D"/>
                                    <w:sz w:val="20"/>
                                    <w:szCs w:val="20"/>
                                    <w:shd w:val="clear" w:color="auto" w:fill="FFFFFF"/>
                                    <w:lang w:val="en-GB"/>
                                  </w:rPr>
                                  <m:t>t</m:t>
                                </w:ins>
                              </m:r>
                            </m:e>
                            <m:sub>
                              <m:r>
                                <w:ins w:id="284" w:author="#WANG ZIHAO#" w:date="2026-06-17T01:41:00Z" w16du:dateUtc="2026-06-16T17:41:00Z">
                                  <w:rPr>
                                    <w:rFonts w:ascii="Cambria Math" w:hAnsi="Cambria Math"/>
                                    <w:color w:val="0D0D0D"/>
                                    <w:sz w:val="20"/>
                                    <w:szCs w:val="20"/>
                                    <w:shd w:val="clear" w:color="auto" w:fill="FFFFFF"/>
                                    <w:lang w:val="en-GB"/>
                                  </w:rPr>
                                  <m:t>0</m:t>
                                </w:ins>
                              </m:r>
                            </m:sub>
                          </m:sSub>
                          <m:r>
                            <w:ins w:id="285" w:author="#WANG ZIHAO#" w:date="2026-06-17T01:41:00Z" w16du:dateUtc="2026-06-16T17:41:00Z">
                              <w:rPr>
                                <w:rFonts w:ascii="Cambria Math" w:hAnsi="Cambria Math"/>
                                <w:color w:val="0D0D0D"/>
                                <w:sz w:val="20"/>
                                <w:szCs w:val="20"/>
                                <w:shd w:val="clear" w:color="auto" w:fill="FFFFFF"/>
                                <w:lang w:val="en-GB"/>
                              </w:rPr>
                              <m:t>+t</m:t>
                            </w:ins>
                          </m:r>
                        </m:e>
                      </m:d>
                      <m:r>
                        <w:ins w:id="286" w:author="#WANG ZIHAO#" w:date="2026-06-17T01:41:00Z" w16du:dateUtc="2026-06-16T17:41:00Z">
                          <w:rPr>
                            <w:rFonts w:ascii="Cambria Math" w:hAnsi="Cambria Math"/>
                            <w:color w:val="0D0D0D"/>
                            <w:sz w:val="20"/>
                            <w:szCs w:val="20"/>
                            <w:shd w:val="clear" w:color="auto" w:fill="FFFFFF"/>
                            <w:lang w:val="en-GB"/>
                          </w:rPr>
                          <m:t>)]</m:t>
                        </w:ins>
                      </m:r>
                    </m:e>
                  </m:nary>
                </m:den>
              </m:f>
              <m:r>
                <w:ins w:id="287" w:author="#WANG ZIHAO#" w:date="2026-06-17T01:32:00Z" w16du:dateUtc="2026-06-16T17:32:00Z">
                  <w:rPr>
                    <w:rFonts w:ascii="Cambria Math" w:hAnsi="Cambria Math"/>
                    <w:sz w:val="20"/>
                    <w:szCs w:val="20"/>
                    <w:lang w:val="en-GB"/>
                  </w:rPr>
                  <m:t>#</m:t>
                </w:ins>
              </m:r>
              <m:d>
                <m:dPr>
                  <m:ctrlPr>
                    <w:ins w:id="288" w:author="#WANG ZIHAO#" w:date="2026-06-17T01:32:00Z" w16du:dateUtc="2026-06-16T17:32:00Z">
                      <w:rPr>
                        <w:rFonts w:ascii="Cambria Math" w:hAnsi="Cambria Math"/>
                        <w:i/>
                        <w:sz w:val="20"/>
                        <w:szCs w:val="20"/>
                        <w:lang w:val="en-GB"/>
                      </w:rPr>
                    </w:ins>
                  </m:ctrlPr>
                </m:dPr>
                <m:e>
                  <m:r>
                    <w:ins w:id="289" w:author="#WANG ZIHAO#" w:date="2026-06-17T01:39:00Z" w16du:dateUtc="2026-06-16T17:39:00Z">
                      <w:rPr>
                        <w:rFonts w:ascii="Cambria Math" w:hAnsi="Cambria Math"/>
                        <w:sz w:val="20"/>
                        <w:szCs w:val="20"/>
                        <w:lang w:val="en-GB"/>
                      </w:rPr>
                      <m:t>12</m:t>
                    </w:ins>
                  </m:r>
                  <m:r>
                    <w:ins w:id="290" w:author="#WANG ZIHAO#" w:date="2026-06-17T01:43:00Z" w16du:dateUtc="2026-06-16T17:43:00Z">
                      <w:rPr>
                        <w:rFonts w:ascii="Cambria Math" w:hAnsi="Cambria Math"/>
                        <w:sz w:val="20"/>
                        <w:szCs w:val="20"/>
                        <w:lang w:val="en-GB"/>
                      </w:rPr>
                      <m:t>2</m:t>
                    </w:ins>
                  </m:r>
                </m:e>
              </m:d>
            </m:e>
          </m:eqArr>
        </m:oMath>
      </m:oMathPara>
    </w:p>
    <w:p w14:paraId="185AA53B" w14:textId="3809C568" w:rsidR="001124AE" w:rsidRPr="004B4444" w:rsidRDefault="00752B08" w:rsidP="00EF5C38">
      <w:pPr>
        <w:pStyle w:val="NormalWeb"/>
        <w:spacing w:line="276" w:lineRule="auto"/>
        <w:jc w:val="both"/>
        <w:rPr>
          <w:color w:val="0D0D0D"/>
          <w:sz w:val="20"/>
          <w:szCs w:val="20"/>
          <w:shd w:val="clear" w:color="auto" w:fill="FFFFFF"/>
          <w:lang w:val="en-GB"/>
        </w:rPr>
      </w:pPr>
      <w:ins w:id="291" w:author="#WANG ZIHAO#" w:date="2026-06-17T01:32:00Z" w16du:dateUtc="2026-06-16T17:32:00Z">
        <w:r w:rsidRPr="00F23435">
          <w:rPr>
            <w:sz w:val="20"/>
            <w:szCs w:val="20"/>
          </w:rPr>
          <w:t xml:space="preserve">Here, an </w:t>
        </w:r>
        <w:r>
          <w:rPr>
            <w:sz w:val="20"/>
            <w:szCs w:val="20"/>
          </w:rPr>
          <w:t>“</w:t>
        </w:r>
        <w:r w:rsidRPr="00F23435">
          <w:rPr>
            <w:sz w:val="20"/>
            <w:szCs w:val="20"/>
          </w:rPr>
          <w:t>enrolment</w:t>
        </w:r>
        <w:r>
          <w:rPr>
            <w:sz w:val="20"/>
            <w:szCs w:val="20"/>
          </w:rPr>
          <w:t>”</w:t>
        </w:r>
        <w:r w:rsidRPr="00F23435">
          <w:rPr>
            <w:sz w:val="20"/>
            <w:szCs w:val="20"/>
          </w:rPr>
          <w:t xml:space="preserve"> is defined operationally as an eligible individual accepting the offer of </w:t>
        </w:r>
        <w:r>
          <w:rPr>
            <w:sz w:val="20"/>
            <w:szCs w:val="20"/>
          </w:rPr>
          <w:t>d</w:t>
        </w:r>
        <w:r w:rsidRPr="00F23435">
          <w:rPr>
            <w:sz w:val="20"/>
            <w:szCs w:val="20"/>
          </w:rPr>
          <w:t>oxy-PEP or vaccination at a sexual health clinic, rather than tracking the precise quantity of doxycycline doses subsequently consumed.</w:t>
        </w:r>
      </w:ins>
    </w:p>
    <w:p w14:paraId="4DEEE18B" w14:textId="60118432" w:rsidR="0004003F" w:rsidRPr="008A1A36" w:rsidRDefault="008A1A36" w:rsidP="008A1A36">
      <w:pPr>
        <w:pStyle w:val="NormalWeb"/>
        <w:spacing w:line="276" w:lineRule="auto"/>
        <w:jc w:val="both"/>
        <w:rPr>
          <w:b/>
          <w:bCs/>
          <w:sz w:val="20"/>
          <w:szCs w:val="20"/>
          <w:lang w:val="en-GB"/>
        </w:rPr>
      </w:pPr>
      <w:r w:rsidRPr="008A1A36">
        <w:rPr>
          <w:b/>
          <w:bCs/>
          <w:sz w:val="20"/>
          <w:szCs w:val="20"/>
          <w:lang w:val="en-GB"/>
        </w:rPr>
        <w:t xml:space="preserve">4.2. </w:t>
      </w:r>
      <w:r w:rsidR="00E516FD">
        <w:rPr>
          <w:b/>
          <w:bCs/>
          <w:sz w:val="20"/>
          <w:szCs w:val="20"/>
          <w:lang w:val="en-GB"/>
        </w:rPr>
        <w:t xml:space="preserve">Results of </w:t>
      </w:r>
      <w:r w:rsidR="0083510B">
        <w:rPr>
          <w:b/>
          <w:bCs/>
          <w:sz w:val="20"/>
          <w:szCs w:val="20"/>
          <w:lang w:val="en-GB"/>
        </w:rPr>
        <w:t>increasing transmissibility of gonorrhoea</w:t>
      </w:r>
    </w:p>
    <w:p w14:paraId="3E5483AF" w14:textId="7C329298" w:rsidR="000D6EC1" w:rsidRDefault="0004003F" w:rsidP="0004003F">
      <w:pPr>
        <w:pStyle w:val="NormalWeb"/>
        <w:spacing w:line="276" w:lineRule="auto"/>
        <w:jc w:val="both"/>
        <w:rPr>
          <w:sz w:val="20"/>
          <w:szCs w:val="20"/>
          <w:lang w:val="en-GB"/>
        </w:rPr>
      </w:pPr>
      <w:r w:rsidRPr="00DA0D8F">
        <w:rPr>
          <w:sz w:val="20"/>
          <w:szCs w:val="20"/>
          <w:lang w:val="en-GB"/>
        </w:rPr>
        <w:t xml:space="preserve">To further examine the robustness of these interventions, we performed a sensitivity analysis under </w:t>
      </w:r>
      <w:r w:rsidR="008B4876">
        <w:rPr>
          <w:sz w:val="20"/>
          <w:szCs w:val="20"/>
          <w:lang w:val="en-GB"/>
        </w:rPr>
        <w:t>the</w:t>
      </w:r>
      <w:r w:rsidR="008B4876" w:rsidRPr="00DA0D8F">
        <w:rPr>
          <w:sz w:val="20"/>
          <w:szCs w:val="20"/>
          <w:lang w:val="en-GB"/>
        </w:rPr>
        <w:t xml:space="preserve"> </w:t>
      </w:r>
      <w:r w:rsidRPr="00DA0D8F">
        <w:rPr>
          <w:sz w:val="20"/>
          <w:szCs w:val="20"/>
          <w:lang w:val="en-GB"/>
        </w:rPr>
        <w:t xml:space="preserve">assumption of continuously increasing </w:t>
      </w:r>
      <w:r w:rsidR="0083510B">
        <w:rPr>
          <w:sz w:val="20"/>
          <w:szCs w:val="20"/>
          <w:lang w:val="en-GB"/>
        </w:rPr>
        <w:t xml:space="preserve">transmissibility of gonorrhoea </w:t>
      </w:r>
      <w:r w:rsidRPr="00DA0D8F">
        <w:rPr>
          <w:sz w:val="20"/>
          <w:szCs w:val="20"/>
          <w:lang w:val="en-GB"/>
        </w:rPr>
        <w:t>within the MSM population</w:t>
      </w:r>
      <w:r w:rsidR="00C506BD">
        <w:rPr>
          <w:sz w:val="20"/>
          <w:szCs w:val="20"/>
          <w:lang w:val="en-GB"/>
        </w:rPr>
        <w:t xml:space="preserve">. </w:t>
      </w:r>
      <w:r w:rsidR="00916CEB" w:rsidRPr="00CF5428">
        <w:rPr>
          <w:sz w:val="20"/>
          <w:szCs w:val="20"/>
          <w:lang w:val="en-GB"/>
        </w:rPr>
        <w:t xml:space="preserve">To parameterize the forward-looking projection window, the model was initialized in calendar year 2027. Reflecting low-level cryptic circulation and documented global </w:t>
      </w:r>
      <w:r w:rsidR="000633A5">
        <w:rPr>
          <w:sz w:val="20"/>
          <w:szCs w:val="20"/>
          <w:lang w:val="en-GB"/>
        </w:rPr>
        <w:t>importation</w:t>
      </w:r>
      <w:r w:rsidR="00916CEB" w:rsidRPr="00CF5428">
        <w:rPr>
          <w:sz w:val="20"/>
          <w:szCs w:val="20"/>
          <w:lang w:val="en-GB"/>
        </w:rPr>
        <w:t xml:space="preserve">, the initial population-level </w:t>
      </w:r>
      <w:del w:id="292" w:author="#WANG ZIHAO#" w:date="2026-06-19T00:47:00Z" w16du:dateUtc="2026-06-18T16:47:00Z">
        <w:r w:rsidR="00916CEB" w:rsidRPr="00CF5428" w:rsidDel="00CD3842">
          <w:rPr>
            <w:sz w:val="20"/>
            <w:szCs w:val="20"/>
            <w:lang w:val="en-GB"/>
          </w:rPr>
          <w:delText>phenotypic</w:delText>
        </w:r>
      </w:del>
      <w:ins w:id="293" w:author="#WANG ZIHAO#" w:date="2026-06-19T00:47:00Z" w16du:dateUtc="2026-06-18T16:47:00Z">
        <w:r w:rsidR="00CD3842">
          <w:rPr>
            <w:sz w:val="20"/>
            <w:szCs w:val="20"/>
            <w:lang w:val="en-GB"/>
          </w:rPr>
          <w:t>strain-specific</w:t>
        </w:r>
      </w:ins>
      <w:r w:rsidR="00916CEB" w:rsidRPr="00CF5428">
        <w:rPr>
          <w:sz w:val="20"/>
          <w:szCs w:val="20"/>
          <w:lang w:val="en-GB"/>
        </w:rPr>
        <w:t xml:space="preserve"> resistance proportions within the infected reservoir were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916CEB" w:rsidRPr="00CF5428">
        <w:rPr>
          <w:sz w:val="20"/>
          <w:szCs w:val="20"/>
          <w:lang w:val="en-GB"/>
        </w:rPr>
        <w:t xml:space="preserve">  for the Cef-R strain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916CEB" w:rsidRPr="00CF5428">
        <w:rPr>
          <w:sz w:val="20"/>
          <w:szCs w:val="20"/>
          <w:lang w:val="en-GB"/>
        </w:rPr>
        <w:t xml:space="preserve"> for Dual-R strain </w:t>
      </w:r>
      <w:r w:rsidR="00916CEB" w:rsidRPr="00CF5428">
        <w:rPr>
          <w:sz w:val="20"/>
          <w:szCs w:val="20"/>
          <w:lang w:val="en-GB"/>
        </w:rPr>
        <w:fldChar w:fldCharType="begin"/>
      </w:r>
      <w:r w:rsidR="00B90A2B">
        <w:rPr>
          <w:sz w:val="20"/>
          <w:szCs w:val="20"/>
          <w:lang w:val="en-GB"/>
        </w:rPr>
        <w:instrText xml:space="preserve"> ADDIN ZOTERO_ITEM CSL_CITATION {"citationID":"xOCXRiK2","properties":{"unsorted":false,"formattedCitation":"[16]","plainCitation":"[16]","noteIndex":0},"citationItems":[{"id":187,"uris":["http://zotero.org/users/9663344/items/HYSVKZR9"],"itemData":{"id":187,"type":"article-journal","abstract":"Background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916CEB" w:rsidRPr="00CF5428">
        <w:rPr>
          <w:sz w:val="20"/>
          <w:szCs w:val="20"/>
          <w:lang w:val="en-GB"/>
        </w:rPr>
        <w:fldChar w:fldCharType="separate"/>
      </w:r>
      <w:r w:rsidR="00B90A2B">
        <w:rPr>
          <w:sz w:val="20"/>
          <w:szCs w:val="20"/>
          <w:lang w:val="en-GB"/>
        </w:rPr>
        <w:t>[16]</w:t>
      </w:r>
      <w:r w:rsidR="00916CEB" w:rsidRPr="00CF5428">
        <w:rPr>
          <w:sz w:val="20"/>
          <w:szCs w:val="20"/>
          <w:lang w:val="en-GB"/>
        </w:rPr>
        <w:fldChar w:fldCharType="end"/>
      </w:r>
      <w:r w:rsidR="00916CEB" w:rsidRPr="00CF5428">
        <w:rPr>
          <w:sz w:val="20"/>
          <w:szCs w:val="20"/>
          <w:lang w:val="en-GB"/>
        </w:rPr>
        <w:t>. Uncertainty across all metrics was propagated from the joint posterior distribution and reported as median estimates with 95% credible intervals (CrI).</w:t>
      </w:r>
      <w:r w:rsidR="00916CEB">
        <w:rPr>
          <w:sz w:val="20"/>
          <w:szCs w:val="20"/>
          <w:lang w:val="en-GB"/>
        </w:rPr>
        <w:t xml:space="preserve"> </w:t>
      </w:r>
    </w:p>
    <w:p w14:paraId="604F772C" w14:textId="78671542" w:rsidR="0004003F" w:rsidRPr="00DA0D8F" w:rsidRDefault="00916CEB" w:rsidP="0004003F">
      <w:pPr>
        <w:pStyle w:val="NormalWeb"/>
        <w:spacing w:line="276" w:lineRule="auto"/>
        <w:jc w:val="both"/>
        <w:rPr>
          <w:sz w:val="20"/>
          <w:szCs w:val="20"/>
          <w:lang w:val="en-GB"/>
        </w:rPr>
      </w:pPr>
      <w:commentRangeStart w:id="294"/>
      <w:commentRangeStart w:id="295"/>
      <w:r>
        <w:rPr>
          <w:sz w:val="20"/>
          <w:szCs w:val="20"/>
          <w:lang w:val="en-GB"/>
        </w:rPr>
        <w:t>A</w:t>
      </w:r>
      <w:r w:rsidRPr="00CF5428">
        <w:rPr>
          <w:sz w:val="20"/>
          <w:szCs w:val="20"/>
          <w:lang w:val="en-GB"/>
        </w:rPr>
        <w:t>ssuming a fixed 66% intervention uptake rate within the target population</w:t>
      </w:r>
      <w:r>
        <w:rPr>
          <w:sz w:val="20"/>
          <w:szCs w:val="20"/>
          <w:lang w:val="en-GB"/>
        </w:rPr>
        <w:t xml:space="preserve">, </w:t>
      </w:r>
      <w:r w:rsidR="00EA3485">
        <w:rPr>
          <w:sz w:val="20"/>
          <w:szCs w:val="20"/>
          <w:lang w:val="en-GB"/>
        </w:rPr>
        <w:t>and</w:t>
      </w:r>
      <w:r w:rsidRPr="00CF5428">
        <w:rPr>
          <w:sz w:val="20"/>
          <w:szCs w:val="20"/>
          <w:lang w:val="en-GB"/>
        </w:rPr>
        <w:t xml:space="preserve"> incorporat</w:t>
      </w:r>
      <w:r w:rsidR="00EA3485">
        <w:rPr>
          <w:sz w:val="20"/>
          <w:szCs w:val="20"/>
          <w:lang w:val="en-GB"/>
        </w:rPr>
        <w:t>ing</w:t>
      </w:r>
      <w:r w:rsidRPr="00CF5428">
        <w:rPr>
          <w:sz w:val="20"/>
          <w:szCs w:val="20"/>
          <w:lang w:val="en-GB"/>
        </w:rPr>
        <w:t xml:space="preserve"> an empirically calibrated, near-zero ceftriaxone therapeutic treatment failure rate </w:t>
      </w:r>
      <m:oMath>
        <m:r>
          <w:rPr>
            <w:rFonts w:ascii="Cambria Math" w:hAnsi="Cambria Math"/>
            <w:sz w:val="20"/>
            <w:szCs w:val="20"/>
          </w:rPr>
          <m:t>ϕ</m:t>
        </m:r>
      </m:oMath>
      <w:r w:rsidRPr="00CF5428">
        <w:rPr>
          <w:sz w:val="20"/>
          <w:szCs w:val="20"/>
          <w:lang w:val="en-GB"/>
        </w:rPr>
        <w:t xml:space="preserve"> derived from historical national surveillance data</w:t>
      </w:r>
      <w:r w:rsidR="00EA3485">
        <w:rPr>
          <w:sz w:val="20"/>
          <w:szCs w:val="20"/>
          <w:lang w:val="en-GB"/>
        </w:rPr>
        <w:t>, t</w:t>
      </w:r>
      <w:r w:rsidR="0004003F" w:rsidRPr="00DA0D8F">
        <w:rPr>
          <w:sz w:val="20"/>
          <w:szCs w:val="20"/>
          <w:lang w:val="en-GB"/>
        </w:rPr>
        <w:t>his scenario significantly alters the long-term effectiveness of both pharmacological and immunological interventions, as the rising baseline transmission intensity competes with the protective effects of the rollout</w:t>
      </w:r>
      <w:r w:rsidR="00CA26B8">
        <w:rPr>
          <w:sz w:val="20"/>
          <w:szCs w:val="20"/>
          <w:lang w:val="en-GB"/>
        </w:rPr>
        <w:t xml:space="preserve"> </w:t>
      </w:r>
      <w:r w:rsidR="00CA26B8" w:rsidRPr="00DA0D8F">
        <w:rPr>
          <w:sz w:val="20"/>
          <w:szCs w:val="20"/>
          <w:lang w:val="en-GB"/>
        </w:rPr>
        <w:t xml:space="preserve">(see Fig. </w:t>
      </w:r>
      <w:r w:rsidR="00CA26B8">
        <w:rPr>
          <w:sz w:val="20"/>
          <w:szCs w:val="20"/>
          <w:lang w:val="en-GB"/>
        </w:rPr>
        <w:t>5</w:t>
      </w:r>
      <w:r w:rsidR="00CA26B8" w:rsidRPr="00DA0D8F">
        <w:rPr>
          <w:sz w:val="20"/>
          <w:szCs w:val="20"/>
          <w:lang w:val="en-GB"/>
        </w:rPr>
        <w:t>)</w:t>
      </w:r>
      <w:r w:rsidR="0004003F" w:rsidRPr="00DA0D8F">
        <w:rPr>
          <w:sz w:val="20"/>
          <w:szCs w:val="20"/>
          <w:lang w:val="en-GB"/>
        </w:rPr>
        <w:t xml:space="preserve">. Under this </w:t>
      </w:r>
      <w:r w:rsidR="000D6EC1">
        <w:rPr>
          <w:sz w:val="20"/>
          <w:szCs w:val="20"/>
          <w:lang w:val="en-GB"/>
        </w:rPr>
        <w:t>scenario</w:t>
      </w:r>
      <w:r w:rsidR="0004003F" w:rsidRPr="00DA0D8F">
        <w:rPr>
          <w:sz w:val="20"/>
          <w:szCs w:val="20"/>
          <w:lang w:val="en-GB"/>
        </w:rPr>
        <w:t>, the total burden of gonorrhoea infections in the no-intervention scenario exhibit</w:t>
      </w:r>
      <w:r w:rsidR="00955B94">
        <w:rPr>
          <w:sz w:val="20"/>
          <w:szCs w:val="20"/>
          <w:lang w:val="en-GB"/>
        </w:rPr>
        <w:t>ed</w:t>
      </w:r>
      <w:r w:rsidR="0004003F" w:rsidRPr="00DA0D8F">
        <w:rPr>
          <w:sz w:val="20"/>
          <w:szCs w:val="20"/>
          <w:lang w:val="en-GB"/>
        </w:rPr>
        <w:t xml:space="preserve"> a sustained upward trajectory. While doxy-PEP </w:t>
      </w:r>
      <w:r w:rsidR="00FC766B">
        <w:rPr>
          <w:sz w:val="20"/>
          <w:szCs w:val="20"/>
          <w:lang w:val="en-GB"/>
        </w:rPr>
        <w:t xml:space="preserve">standalone </w:t>
      </w:r>
      <w:r w:rsidR="00900CCE">
        <w:rPr>
          <w:sz w:val="20"/>
          <w:szCs w:val="20"/>
          <w:lang w:val="en-GB"/>
        </w:rPr>
        <w:t xml:space="preserve">intervention </w:t>
      </w:r>
      <w:r w:rsidR="0004003F" w:rsidRPr="00DA0D8F">
        <w:rPr>
          <w:sz w:val="20"/>
          <w:szCs w:val="20"/>
          <w:lang w:val="en-GB"/>
        </w:rPr>
        <w:t>also show</w:t>
      </w:r>
      <w:r w:rsidR="00955B94">
        <w:rPr>
          <w:sz w:val="20"/>
          <w:szCs w:val="20"/>
          <w:lang w:val="en-GB"/>
        </w:rPr>
        <w:t>ed</w:t>
      </w:r>
      <w:r w:rsidR="0004003F" w:rsidRPr="00DA0D8F">
        <w:rPr>
          <w:sz w:val="20"/>
          <w:szCs w:val="20"/>
          <w:lang w:val="en-GB"/>
        </w:rPr>
        <w:t xml:space="preserve"> an increase in total infections, it maintains a marginally lower incidence than the baseline. Conversely, both vaccination and the combined strategy initially drive a reduction in total cases; however, this trend eventually </w:t>
      </w:r>
      <w:del w:id="296" w:author="#WANG ZIHAO#" w:date="2026-06-17T01:44:00Z" w16du:dateUtc="2026-06-16T17:44:00Z">
        <w:r w:rsidR="0004003F" w:rsidRPr="00DA0D8F" w:rsidDel="001826DE">
          <w:rPr>
            <w:sz w:val="20"/>
            <w:szCs w:val="20"/>
            <w:lang w:val="en-GB"/>
          </w:rPr>
          <w:delText>reverse</w:delText>
        </w:r>
        <w:r w:rsidR="00955B94" w:rsidDel="001826DE">
          <w:rPr>
            <w:sz w:val="20"/>
            <w:szCs w:val="20"/>
            <w:lang w:val="en-GB"/>
          </w:rPr>
          <w:delText>ed</w:delText>
        </w:r>
      </w:del>
      <w:ins w:id="297" w:author="#WANG ZIHAO#" w:date="2026-06-17T01:44:00Z" w16du:dateUtc="2026-06-16T17:44:00Z">
        <w:r w:rsidR="001826DE" w:rsidRPr="00DA0D8F">
          <w:rPr>
            <w:sz w:val="20"/>
            <w:szCs w:val="20"/>
            <w:lang w:val="en-GB"/>
          </w:rPr>
          <w:t>reverse</w:t>
        </w:r>
        <w:r w:rsidR="001826DE">
          <w:rPr>
            <w:sz w:val="20"/>
            <w:szCs w:val="20"/>
            <w:lang w:val="en-GB"/>
          </w:rPr>
          <w:t>d</w:t>
        </w:r>
      </w:ins>
      <w:r w:rsidR="0004003F" w:rsidRPr="00DA0D8F">
        <w:rPr>
          <w:sz w:val="20"/>
          <w:szCs w:val="20"/>
          <w:lang w:val="en-GB"/>
        </w:rPr>
        <w:t xml:space="preserve"> into a “rebound” phase as the increase in behaviour and the waning of vaccine-induced immunity converge to drive a late-stage surge in transmission. The dynamics of individual strains under increased behavioural pressure reveal distinct evolutionary pathways. For </w:t>
      </w:r>
      <w:ins w:id="298" w:author="#WANG ZIHAO#" w:date="2026-06-19T00:43:00Z" w16du:dateUtc="2026-06-18T16:43:00Z">
        <w:r w:rsidR="00CD3842">
          <w:rPr>
            <w:sz w:val="20"/>
            <w:szCs w:val="20"/>
            <w:lang w:val="en-GB"/>
          </w:rPr>
          <w:t xml:space="preserve">baseline </w:t>
        </w:r>
      </w:ins>
      <w:r w:rsidR="0004003F" w:rsidRPr="00DA0D8F">
        <w:rPr>
          <w:sz w:val="20"/>
          <w:szCs w:val="20"/>
          <w:lang w:val="en-GB"/>
        </w:rPr>
        <w:t xml:space="preserve">susceptible </w:t>
      </w:r>
      <w:del w:id="299" w:author="#WANG ZIHAO#" w:date="2026-06-19T00:43:00Z" w16du:dateUtc="2026-06-18T16:43:00Z">
        <w:r w:rsidR="0004003F" w:rsidRPr="00DA0D8F" w:rsidDel="00CD3842">
          <w:rPr>
            <w:sz w:val="20"/>
            <w:szCs w:val="20"/>
            <w:lang w:val="en-GB"/>
          </w:rPr>
          <w:delText xml:space="preserve">(wild-type) </w:delText>
        </w:r>
      </w:del>
      <w:r w:rsidR="0004003F" w:rsidRPr="00DA0D8F">
        <w:rPr>
          <w:sz w:val="20"/>
          <w:szCs w:val="20"/>
          <w:lang w:val="en-GB"/>
        </w:rPr>
        <w:t xml:space="preserve">strains, the no-intervention baseline reflects the broader population trend of increasing incidence. Vaccination initially suppresses these infections, but a subsequent increase is observed as immunity wanes. Notably, both doxy-PEP and the combined strategy remain highly effective at driving </w:t>
      </w:r>
      <w:ins w:id="300" w:author="#WANG ZIHAO#" w:date="2026-06-19T00:44:00Z" w16du:dateUtc="2026-06-18T16:44:00Z">
        <w:r w:rsidR="00CD3842">
          <w:rPr>
            <w:sz w:val="20"/>
            <w:szCs w:val="20"/>
            <w:lang w:val="en-GB"/>
          </w:rPr>
          <w:t xml:space="preserve">baseline </w:t>
        </w:r>
      </w:ins>
      <w:del w:id="301" w:author="#WANG ZIHAO#" w:date="2026-06-19T00:51:00Z" w16du:dateUtc="2026-06-18T16:51:00Z">
        <w:r w:rsidR="0004003F" w:rsidRPr="00DA0D8F" w:rsidDel="00CD3842">
          <w:rPr>
            <w:sz w:val="20"/>
            <w:szCs w:val="20"/>
            <w:lang w:val="en-GB"/>
          </w:rPr>
          <w:delText>susceptible</w:delText>
        </w:r>
      </w:del>
      <w:ins w:id="302" w:author="#WANG ZIHAO#" w:date="2026-06-19T00:51:00Z" w16du:dateUtc="2026-06-18T16:51:00Z">
        <w:r w:rsidR="00CD3842">
          <w:rPr>
            <w:sz w:val="20"/>
            <w:szCs w:val="20"/>
            <w:lang w:val="en-GB"/>
          </w:rPr>
          <w:t xml:space="preserve"> susceptible</w:t>
        </w:r>
      </w:ins>
      <w:r w:rsidR="0004003F" w:rsidRPr="00DA0D8F">
        <w:rPr>
          <w:sz w:val="20"/>
          <w:szCs w:val="20"/>
          <w:lang w:val="en-GB"/>
        </w:rPr>
        <w:t xml:space="preserve"> strains toward elimination, with the synergistic effect of the combination strategy accelerating this clearance despite the heightened transmission background. Similarly, for </w:t>
      </w:r>
      <w:r w:rsidR="003D2C46">
        <w:rPr>
          <w:sz w:val="20"/>
          <w:szCs w:val="20"/>
          <w:lang w:val="en-GB"/>
        </w:rPr>
        <w:t>Cef-R</w:t>
      </w:r>
      <w:r w:rsidR="0004003F" w:rsidRPr="00DA0D8F">
        <w:rPr>
          <w:sz w:val="20"/>
          <w:szCs w:val="20"/>
          <w:lang w:val="en-GB"/>
        </w:rPr>
        <w:t xml:space="preserve"> strains, all strategies facilitate a decline, but doxy-PEP and the combined strategy are uniquely capable of achieving complete elimination, outperforming both the no-intervention and </w:t>
      </w:r>
      <w:r w:rsidR="006821A9">
        <w:rPr>
          <w:sz w:val="20"/>
          <w:szCs w:val="20"/>
          <w:lang w:val="en-GB"/>
        </w:rPr>
        <w:t>vaccination</w:t>
      </w:r>
      <w:r w:rsidR="0004003F" w:rsidRPr="00DA0D8F">
        <w:rPr>
          <w:sz w:val="20"/>
          <w:szCs w:val="20"/>
          <w:lang w:val="en-GB"/>
        </w:rPr>
        <w:t xml:space="preserve">-only scenarios. </w:t>
      </w:r>
      <w:r w:rsidR="003A2045">
        <w:rPr>
          <w:sz w:val="20"/>
          <w:szCs w:val="20"/>
          <w:lang w:val="en-GB"/>
        </w:rPr>
        <w:t>Tet-R</w:t>
      </w:r>
      <w:r w:rsidR="0004003F" w:rsidRPr="00DA0D8F">
        <w:rPr>
          <w:sz w:val="20"/>
          <w:szCs w:val="20"/>
          <w:lang w:val="en-GB"/>
        </w:rPr>
        <w:t xml:space="preserve"> strains exhibit the most significant variation under increased behavioural assumptions. While the no-intervention baseline for tetracycline-resistant gonorrhoea stabilizes, suggesting a balance between increased transmission and fitness costs, doxy-PEP </w:t>
      </w:r>
      <w:r w:rsidR="007402FD">
        <w:rPr>
          <w:sz w:val="20"/>
          <w:szCs w:val="20"/>
          <w:lang w:val="en-GB"/>
        </w:rPr>
        <w:t>standalone intervention</w:t>
      </w:r>
      <w:r w:rsidR="0004003F" w:rsidRPr="00DA0D8F">
        <w:rPr>
          <w:sz w:val="20"/>
          <w:szCs w:val="20"/>
          <w:lang w:val="en-GB"/>
        </w:rPr>
        <w:t xml:space="preserve"> drives a continuous and aggressive expansion of this resistant population. The combined strategy initially suppresses </w:t>
      </w:r>
      <w:r w:rsidR="00596765">
        <w:rPr>
          <w:sz w:val="20"/>
          <w:szCs w:val="20"/>
          <w:lang w:val="en-GB"/>
        </w:rPr>
        <w:t>Tet-R</w:t>
      </w:r>
      <w:r w:rsidR="0004003F" w:rsidRPr="00DA0D8F">
        <w:rPr>
          <w:sz w:val="20"/>
          <w:szCs w:val="20"/>
          <w:lang w:val="en-GB"/>
        </w:rPr>
        <w:t xml:space="preserve"> infections to levels below the baseline; however, following the waning of vaccine protection, the underlying selective pressure of doxy-PEP causes </w:t>
      </w:r>
      <w:r w:rsidR="00596765">
        <w:rPr>
          <w:sz w:val="20"/>
          <w:szCs w:val="20"/>
          <w:lang w:val="en-GB"/>
        </w:rPr>
        <w:t>Tet-R</w:t>
      </w:r>
      <w:r w:rsidR="0004003F" w:rsidRPr="00DA0D8F">
        <w:rPr>
          <w:sz w:val="20"/>
          <w:szCs w:val="20"/>
          <w:lang w:val="en-GB"/>
        </w:rPr>
        <w:t xml:space="preserve"> infections to surge, eventually exceeding the absolute number seen in the no-intervention scenario. Dual-resistant strains, by contrast, continue to decline across all scenarios, though the rate of reduction is notably slowest under doxy-PEP </w:t>
      </w:r>
      <w:r w:rsidR="00596765">
        <w:rPr>
          <w:sz w:val="20"/>
          <w:szCs w:val="20"/>
          <w:lang w:val="en-GB"/>
        </w:rPr>
        <w:t xml:space="preserve">standalone intervention </w:t>
      </w:r>
      <w:r w:rsidR="0004003F" w:rsidRPr="00DA0D8F">
        <w:rPr>
          <w:sz w:val="20"/>
          <w:szCs w:val="20"/>
          <w:lang w:val="en-GB"/>
        </w:rPr>
        <w:t xml:space="preserve">and most rapid following vaccination. </w:t>
      </w:r>
      <w:del w:id="303" w:author="#WANG ZIHAO#" w:date="2026-06-19T00:44:00Z" w16du:dateUtc="2026-06-18T16:44:00Z">
        <w:r w:rsidR="0004003F" w:rsidRPr="00DA0D8F" w:rsidDel="00CD3842">
          <w:rPr>
            <w:sz w:val="20"/>
            <w:szCs w:val="20"/>
            <w:lang w:val="en-GB"/>
          </w:rPr>
          <w:delText xml:space="preserve">These results underscore that while doxy-PEP remains a potent tool for eliminating susceptible and </w:delText>
        </w:r>
        <w:r w:rsidR="00D05FCD" w:rsidDel="00CD3842">
          <w:rPr>
            <w:sz w:val="20"/>
            <w:szCs w:val="20"/>
            <w:lang w:val="en-GB"/>
          </w:rPr>
          <w:delText>Cef-R</w:delText>
        </w:r>
        <w:r w:rsidR="0004003F" w:rsidRPr="00DA0D8F" w:rsidDel="00CD3842">
          <w:rPr>
            <w:sz w:val="20"/>
            <w:szCs w:val="20"/>
            <w:lang w:val="en-GB"/>
          </w:rPr>
          <w:delText xml:space="preserve"> strains, its long-term utility is heavily contingent upon behavioural trends and the potential for a “selection-driven” rebound in </w:delText>
        </w:r>
        <w:r w:rsidR="00917544" w:rsidDel="00CD3842">
          <w:rPr>
            <w:sz w:val="20"/>
            <w:szCs w:val="20"/>
            <w:lang w:val="en-GB"/>
          </w:rPr>
          <w:delText>Tet-R</w:delText>
        </w:r>
        <w:r w:rsidR="0004003F" w:rsidRPr="00DA0D8F" w:rsidDel="00CD3842">
          <w:rPr>
            <w:sz w:val="20"/>
            <w:szCs w:val="20"/>
            <w:lang w:val="en-GB"/>
          </w:rPr>
          <w:delText xml:space="preserve"> infections.</w:delText>
        </w:r>
        <w:commentRangeEnd w:id="294"/>
        <w:r w:rsidR="001619D6" w:rsidRPr="00DA0D8F" w:rsidDel="00CD3842">
          <w:rPr>
            <w:rStyle w:val="CommentReference"/>
            <w:sz w:val="20"/>
            <w:szCs w:val="20"/>
            <w:lang w:val="en-GB"/>
          </w:rPr>
          <w:commentReference w:id="294"/>
        </w:r>
        <w:commentRangeEnd w:id="295"/>
        <w:r w:rsidR="00CD3842" w:rsidRPr="00DA0D8F" w:rsidDel="00CD3842">
          <w:rPr>
            <w:rStyle w:val="CommentReference"/>
            <w:sz w:val="20"/>
            <w:szCs w:val="20"/>
            <w:lang w:val="en-GB"/>
          </w:rPr>
          <w:commentReference w:id="295"/>
        </w:r>
      </w:del>
    </w:p>
    <w:p w14:paraId="20EA0C84" w14:textId="09D97E58" w:rsidR="0004003F" w:rsidRPr="007C6E13" w:rsidRDefault="005163F2" w:rsidP="007C6E13">
      <w:pPr>
        <w:spacing w:before="100" w:beforeAutospacing="1" w:after="100" w:afterAutospacing="1" w:line="276" w:lineRule="auto"/>
        <w:jc w:val="both"/>
        <w:rPr>
          <w:rFonts w:ascii="Times New Roman" w:hAnsi="Times New Roman" w:cs="Times New Roman"/>
          <w:sz w:val="20"/>
          <w:szCs w:val="20"/>
          <w:lang w:val="en-GB"/>
        </w:rPr>
      </w:pPr>
      <w:r>
        <w:rPr>
          <w:rFonts w:ascii="Times New Roman" w:hAnsi="Times New Roman" w:cs="Times New Roman"/>
          <w:b/>
          <w:bCs/>
          <w:noProof/>
          <w:sz w:val="20"/>
          <w:szCs w:val="20"/>
          <w:lang w:val="en-GB"/>
        </w:rPr>
        <w:lastRenderedPageBreak/>
        <w:drawing>
          <wp:inline distT="0" distB="0" distL="0" distR="0" wp14:anchorId="3DCCC07F" wp14:editId="7292E812">
            <wp:extent cx="5731510" cy="5731510"/>
            <wp:effectExtent l="0" t="0" r="0" b="0"/>
            <wp:docPr id="1727106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06305" name="Picture 1727106305"/>
                    <pic:cNvPicPr/>
                  </pic:nvPicPr>
                  <pic:blipFill>
                    <a:blip r:embed="rId19"/>
                    <a:stretch>
                      <a:fillRect/>
                    </a:stretch>
                  </pic:blipFill>
                  <pic:spPr>
                    <a:xfrm>
                      <a:off x="0" y="0"/>
                      <a:ext cx="5731510" cy="5731510"/>
                    </a:xfrm>
                    <a:prstGeom prst="rect">
                      <a:avLst/>
                    </a:prstGeom>
                  </pic:spPr>
                </pic:pic>
              </a:graphicData>
            </a:graphic>
          </wp:inline>
        </w:drawing>
      </w:r>
      <w:r w:rsidR="00AB47A9" w:rsidRPr="007C6E13">
        <w:rPr>
          <w:rFonts w:ascii="Times New Roman" w:hAnsi="Times New Roman" w:cs="Times New Roman"/>
          <w:b/>
          <w:bCs/>
          <w:sz w:val="20"/>
          <w:szCs w:val="20"/>
          <w:lang w:val="en-GB"/>
        </w:rPr>
        <w:t xml:space="preserve">Fig. 5: Simulated long-term impact of doxy-PEP and moderate-efficacy vaccination on </w:t>
      </w:r>
      <w:r w:rsidR="00AB47A9" w:rsidRPr="007C6E13">
        <w:rPr>
          <w:rFonts w:ascii="Times New Roman" w:hAnsi="Times New Roman" w:cs="Times New Roman"/>
          <w:b/>
          <w:bCs/>
          <w:i/>
          <w:iCs/>
          <w:sz w:val="20"/>
          <w:szCs w:val="20"/>
          <w:lang w:val="en-GB"/>
        </w:rPr>
        <w:t>N. gonorrhoeae</w:t>
      </w:r>
      <w:r w:rsidR="00AB47A9" w:rsidRPr="007C6E13">
        <w:rPr>
          <w:rFonts w:ascii="Times New Roman" w:hAnsi="Times New Roman" w:cs="Times New Roman"/>
          <w:b/>
          <w:bCs/>
          <w:sz w:val="20"/>
          <w:szCs w:val="20"/>
          <w:lang w:val="en-GB"/>
        </w:rPr>
        <w:t xml:space="preserve"> transmission volumes and resistance dynamics under baseline </w:t>
      </w:r>
      <w:r w:rsidR="00AB47A9" w:rsidRPr="00B030BD">
        <w:rPr>
          <w:rFonts w:ascii="Times New Roman" w:hAnsi="Times New Roman" w:cs="Times New Roman"/>
          <w:b/>
          <w:bCs/>
          <w:sz w:val="20"/>
          <w:szCs w:val="20"/>
          <w:lang w:val="en-GB"/>
        </w:rPr>
        <w:t>treatment efficacy</w:t>
      </w:r>
      <w:r w:rsidR="00AB47A9" w:rsidRPr="00B030BD">
        <w:rPr>
          <w:rFonts w:ascii="Times New Roman" w:hAnsi="Times New Roman" w:cs="Times New Roman"/>
          <w:sz w:val="20"/>
          <w:szCs w:val="20"/>
          <w:lang w:val="en-GB"/>
        </w:rPr>
        <w:t xml:space="preserve">. </w:t>
      </w:r>
      <w:r w:rsidR="00B030BD" w:rsidRPr="00B030BD">
        <w:rPr>
          <w:rFonts w:ascii="Times New Roman" w:hAnsi="Times New Roman" w:cs="Times New Roman"/>
          <w:sz w:val="20"/>
          <w:szCs w:val="20"/>
          <w:lang w:val="en-GB"/>
        </w:rPr>
        <w:t xml:space="preserve">For each point plot, dots denote median estimates, and the accompanying vertical error bars represent the corresponding 95% CrI. </w:t>
      </w:r>
      <w:r w:rsidR="00AB47A9" w:rsidRPr="00B030BD">
        <w:rPr>
          <w:rFonts w:ascii="Times New Roman" w:hAnsi="Times New Roman" w:cs="Times New Roman"/>
          <w:sz w:val="20"/>
          <w:szCs w:val="20"/>
          <w:lang w:val="en-GB"/>
        </w:rPr>
        <w:t>Projections span a 15-year horizon (2027-2041) under the continued behavioural baseline (Scenario B), assuming</w:t>
      </w:r>
      <w:r w:rsidR="00AB47A9" w:rsidRPr="007C6E13">
        <w:rPr>
          <w:rFonts w:ascii="Times New Roman" w:hAnsi="Times New Roman" w:cs="Times New Roman"/>
          <w:sz w:val="20"/>
          <w:szCs w:val="20"/>
          <w:lang w:val="en-GB"/>
        </w:rPr>
        <w:t xml:space="preserve"> a fixed 66% intervention uptake rate within the target population. Model simulations incorporate an empirically calibrated, near-zero ceftriaxone therapeutic treatment failure rate </w:t>
      </w:r>
      <m:oMath>
        <m:r>
          <w:rPr>
            <w:rFonts w:ascii="Cambria Math" w:hAnsi="Cambria Math" w:cs="Times New Roman"/>
            <w:sz w:val="20"/>
            <w:szCs w:val="20"/>
          </w:rPr>
          <m:t>ϕ</m:t>
        </m:r>
      </m:oMath>
      <w:r w:rsidR="00AB47A9" w:rsidRPr="007C6E13">
        <w:rPr>
          <w:rFonts w:ascii="Times New Roman" w:hAnsi="Times New Roman" w:cs="Times New Roman"/>
          <w:sz w:val="20"/>
          <w:szCs w:val="20"/>
          <w:lang w:val="en-GB"/>
        </w:rPr>
        <w:t xml:space="preserve"> derived from historical national surveillance data. Forward projections are initialized in 2027 with population-level </w:t>
      </w:r>
      <w:del w:id="304" w:author="#WANG ZIHAO#" w:date="2026-06-19T00:47:00Z" w16du:dateUtc="2026-06-18T16:47:00Z">
        <w:r w:rsidR="00AB47A9" w:rsidRPr="007C6E13" w:rsidDel="00CD3842">
          <w:rPr>
            <w:rFonts w:ascii="Times New Roman" w:hAnsi="Times New Roman" w:cs="Times New Roman"/>
            <w:sz w:val="20"/>
            <w:szCs w:val="20"/>
            <w:lang w:val="en-GB"/>
          </w:rPr>
          <w:delText>phenotypic</w:delText>
        </w:r>
      </w:del>
      <w:ins w:id="305" w:author="#WANG ZIHAO#" w:date="2026-06-19T00:47:00Z" w16du:dateUtc="2026-06-18T16:47:00Z">
        <w:r w:rsidR="00CD3842">
          <w:rPr>
            <w:rFonts w:ascii="Times New Roman" w:hAnsi="Times New Roman" w:cs="Times New Roman"/>
            <w:sz w:val="20"/>
            <w:szCs w:val="20"/>
            <w:lang w:val="en-GB"/>
          </w:rPr>
          <w:t>strain-specific</w:t>
        </w:r>
      </w:ins>
      <w:r w:rsidR="00AB47A9" w:rsidRPr="007C6E13">
        <w:rPr>
          <w:rFonts w:ascii="Times New Roman" w:hAnsi="Times New Roman" w:cs="Times New Roman"/>
          <w:sz w:val="20"/>
          <w:szCs w:val="20"/>
          <w:lang w:val="en-GB"/>
        </w:rPr>
        <w:t xml:space="preserve"> resistance proportions established at </w:t>
      </w:r>
      <m:oMath>
        <m:r>
          <w:rPr>
            <w:rFonts w:ascii="Cambria Math" w:hAnsi="Cambria Math" w:cs="Times New Roman"/>
            <w:sz w:val="20"/>
            <w:szCs w:val="20"/>
            <w:lang w:val="en-GB"/>
          </w:rPr>
          <m:t>1 </m:t>
        </m:r>
        <m:r>
          <m:rPr>
            <m:sty m:val="p"/>
          </m:rPr>
          <w:rPr>
            <w:rFonts w:ascii="Cambria Math" w:hAnsi="Cambria Math" w:cs="Times New Roman"/>
            <w:sz w:val="20"/>
            <w:szCs w:val="20"/>
            <w:lang w:val="en-GB"/>
          </w:rPr>
          <m:t>×</m:t>
        </m:r>
        <m:r>
          <w:rPr>
            <w:rFonts w:ascii="Cambria Math" w:hAnsi="Cambria Math" w:cs="Times New Roman"/>
            <w:sz w:val="20"/>
            <w:szCs w:val="20"/>
            <w:lang w:val="en-GB"/>
          </w:rPr>
          <m:t> </m:t>
        </m:r>
        <m:sSup>
          <m:sSupPr>
            <m:ctrlPr>
              <w:rPr>
                <w:rFonts w:ascii="Cambria Math" w:hAnsi="Cambria Math" w:cs="Times New Roman"/>
                <w:i/>
                <w:sz w:val="20"/>
                <w:szCs w:val="20"/>
                <w:vertAlign w:val="superscript"/>
                <w:lang w:val="en-GB"/>
              </w:rPr>
            </m:ctrlPr>
          </m:sSupPr>
          <m:e>
            <m:r>
              <w:rPr>
                <w:rFonts w:ascii="Cambria Math" w:hAnsi="Cambria Math" w:cs="Times New Roman"/>
                <w:sz w:val="20"/>
                <w:szCs w:val="20"/>
                <w:lang w:val="en-GB"/>
              </w:rPr>
              <m:t>10</m:t>
            </m:r>
            <m:ctrlPr>
              <w:rPr>
                <w:rFonts w:ascii="Cambria Math" w:hAnsi="Cambria Math" w:cs="Times New Roman"/>
                <w:i/>
                <w:sz w:val="20"/>
                <w:szCs w:val="20"/>
                <w:lang w:val="en-GB"/>
              </w:rPr>
            </m:ctrlPr>
          </m:e>
          <m:sup>
            <m:r>
              <w:rPr>
                <w:rFonts w:ascii="Cambria Math" w:hAnsi="Cambria Math" w:cs="Times New Roman"/>
                <w:sz w:val="20"/>
                <w:szCs w:val="20"/>
                <w:vertAlign w:val="superscript"/>
                <w:lang w:val="en-GB"/>
              </w:rPr>
              <m:t>-4</m:t>
            </m:r>
          </m:sup>
        </m:sSup>
      </m:oMath>
      <w:r w:rsidR="00AB47A9" w:rsidRPr="007C6E13">
        <w:rPr>
          <w:rFonts w:ascii="Times New Roman" w:hAnsi="Times New Roman" w:cs="Times New Roman"/>
          <w:sz w:val="20"/>
          <w:szCs w:val="20"/>
          <w:lang w:val="en-GB"/>
        </w:rPr>
        <w:t xml:space="preserve"> for Cef-R and </w:t>
      </w:r>
      <m:oMath>
        <m:r>
          <w:rPr>
            <w:rFonts w:ascii="Cambria Math" w:hAnsi="Cambria Math" w:cs="Times New Roman"/>
            <w:sz w:val="20"/>
            <w:szCs w:val="20"/>
            <w:lang w:val="en-GB"/>
          </w:rPr>
          <m:t>8</m:t>
        </m:r>
        <m:r>
          <m:rPr>
            <m:sty m:val="p"/>
          </m:rPr>
          <w:rPr>
            <w:rFonts w:ascii="Cambria Math" w:hAnsi="Cambria Math" w:cs="Times New Roman"/>
            <w:sz w:val="20"/>
            <w:szCs w:val="20"/>
            <w:lang w:val="en-GB"/>
          </w:rPr>
          <m:t>×</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10</m:t>
            </m:r>
            <m:ctrlPr>
              <w:rPr>
                <w:rFonts w:ascii="Cambria Math" w:hAnsi="Cambria Math" w:cs="Times New Roman"/>
                <w:sz w:val="20"/>
                <w:szCs w:val="20"/>
                <w:lang w:val="en-GB"/>
              </w:rPr>
            </m:ctrlPr>
          </m:e>
          <m:sup>
            <m:r>
              <w:rPr>
                <w:rFonts w:ascii="Cambria Math" w:hAnsi="Cambria Math" w:cs="Times New Roman"/>
                <w:sz w:val="20"/>
                <w:szCs w:val="20"/>
                <w:lang w:val="en-GB"/>
              </w:rPr>
              <m:t>-5</m:t>
            </m:r>
          </m:sup>
        </m:sSup>
      </m:oMath>
      <w:r w:rsidR="00AB47A9" w:rsidRPr="007C6E13">
        <w:rPr>
          <w:rFonts w:ascii="Times New Roman" w:hAnsi="Times New Roman" w:cs="Times New Roman"/>
          <w:sz w:val="20"/>
          <w:szCs w:val="20"/>
          <w:lang w:val="en-GB"/>
        </w:rPr>
        <w:t xml:space="preserve"> for Dual-R strains. Subpanels depict trajectories for total incident infections alongside disaggregated strain-specific volumes for </w:t>
      </w:r>
      <w:del w:id="306" w:author="#WANG ZIHAO#" w:date="2026-06-19T00:47:00Z" w16du:dateUtc="2026-06-18T16:47:00Z">
        <w:r w:rsidR="00AB47A9" w:rsidRPr="007C6E13" w:rsidDel="00CD3842">
          <w:rPr>
            <w:rFonts w:ascii="Times New Roman" w:hAnsi="Times New Roman" w:cs="Times New Roman"/>
            <w:sz w:val="20"/>
            <w:szCs w:val="20"/>
            <w:lang w:val="en-GB"/>
          </w:rPr>
          <w:delText>susceptible (wild-type)</w:delText>
        </w:r>
      </w:del>
      <w:ins w:id="307" w:author="#WANG ZIHAO#" w:date="2026-06-19T00:51:00Z" w16du:dateUtc="2026-06-18T16:51:00Z">
        <w:r w:rsidR="00CD3842">
          <w:rPr>
            <w:rFonts w:ascii="Times New Roman" w:hAnsi="Times New Roman" w:cs="Times New Roman"/>
            <w:sz w:val="20"/>
            <w:szCs w:val="20"/>
            <w:lang w:val="en-GB"/>
          </w:rPr>
          <w:t>baseline susceptible</w:t>
        </w:r>
      </w:ins>
      <w:r w:rsidR="00AB47A9" w:rsidRPr="007C6E13">
        <w:rPr>
          <w:rFonts w:ascii="Times New Roman" w:hAnsi="Times New Roman" w:cs="Times New Roman"/>
          <w:sz w:val="20"/>
          <w:szCs w:val="20"/>
          <w:lang w:val="en-GB"/>
        </w:rPr>
        <w:t xml:space="preserve">, Tet-R, Cef-R, and Dual-R </w:t>
      </w:r>
      <w:del w:id="308" w:author="#WANG ZIHAO#" w:date="2026-06-19T00:46:00Z" w16du:dateUtc="2026-06-18T16:46:00Z">
        <w:r w:rsidR="00AB47A9" w:rsidRPr="007C6E13" w:rsidDel="00CD3842">
          <w:rPr>
            <w:rFonts w:ascii="Times New Roman" w:hAnsi="Times New Roman" w:cs="Times New Roman"/>
            <w:sz w:val="20"/>
            <w:szCs w:val="20"/>
            <w:lang w:val="en-GB"/>
          </w:rPr>
          <w:delText>phenotypes</w:delText>
        </w:r>
      </w:del>
      <w:ins w:id="309" w:author="#WANG ZIHAO#" w:date="2026-06-19T00:46:00Z" w16du:dateUtc="2026-06-18T16:46:00Z">
        <w:r w:rsidR="00CD3842">
          <w:rPr>
            <w:rFonts w:ascii="Times New Roman" w:hAnsi="Times New Roman" w:cs="Times New Roman"/>
            <w:sz w:val="20"/>
            <w:szCs w:val="20"/>
            <w:lang w:val="en-GB"/>
          </w:rPr>
          <w:t>strains</w:t>
        </w:r>
      </w:ins>
      <w:r w:rsidR="00AB47A9" w:rsidRPr="007C6E13">
        <w:rPr>
          <w:rFonts w:ascii="Times New Roman" w:hAnsi="Times New Roman" w:cs="Times New Roman"/>
          <w:sz w:val="20"/>
          <w:szCs w:val="20"/>
          <w:lang w:val="en-GB"/>
        </w:rPr>
        <w:t>.</w:t>
      </w:r>
    </w:p>
    <w:p w14:paraId="30069ADC" w14:textId="61568463" w:rsidR="00405FE8" w:rsidRPr="00855443" w:rsidRDefault="008E4000" w:rsidP="00405FE8">
      <w:pPr>
        <w:pStyle w:val="NormalWeb"/>
        <w:spacing w:line="276" w:lineRule="auto"/>
        <w:jc w:val="both"/>
        <w:rPr>
          <w:sz w:val="20"/>
          <w:szCs w:val="20"/>
          <w:lang w:val="en-GB"/>
        </w:rPr>
      </w:pPr>
      <w:r>
        <w:rPr>
          <w:sz w:val="20"/>
          <w:szCs w:val="20"/>
          <w:lang w:val="en-GB"/>
        </w:rPr>
        <w:t>Next, t</w:t>
      </w:r>
      <w:r w:rsidRPr="00CF5428">
        <w:rPr>
          <w:sz w:val="20"/>
          <w:szCs w:val="20"/>
          <w:lang w:val="en-GB"/>
        </w:rPr>
        <w:t xml:space="preserve">o evaluate model robustness against escalating AMR selection, </w:t>
      </w:r>
      <w:r>
        <w:rPr>
          <w:sz w:val="20"/>
          <w:szCs w:val="20"/>
          <w:lang w:val="en-GB"/>
        </w:rPr>
        <w:t>u</w:t>
      </w:r>
      <w:r w:rsidRPr="00CF5428">
        <w:rPr>
          <w:sz w:val="20"/>
          <w:szCs w:val="20"/>
          <w:lang w:val="en-GB"/>
        </w:rPr>
        <w:t>nder an assumed 66% intervention uptake within the target population</w:t>
      </w:r>
      <w:r>
        <w:rPr>
          <w:sz w:val="20"/>
          <w:szCs w:val="20"/>
          <w:lang w:val="en-GB"/>
        </w:rPr>
        <w:t xml:space="preserve">, </w:t>
      </w:r>
      <w:r w:rsidRPr="00CF5428">
        <w:rPr>
          <w:sz w:val="20"/>
          <w:szCs w:val="20"/>
          <w:lang w:val="en-GB"/>
        </w:rPr>
        <w:t xml:space="preserve">a stress-test sensitivity analysis was conducted by artificially elevating the ceftriaxone therapeutic treatment failure parameter </w:t>
      </w:r>
      <m:oMath>
        <m:r>
          <w:rPr>
            <w:rFonts w:ascii="Cambria Math" w:hAnsi="Cambria Math"/>
            <w:sz w:val="20"/>
            <w:szCs w:val="20"/>
            <w:lang w:val="en-GB"/>
          </w:rPr>
          <m:t>ϕ</m:t>
        </m:r>
      </m:oMath>
      <w:r w:rsidRPr="00CF5428">
        <w:rPr>
          <w:sz w:val="20"/>
          <w:szCs w:val="20"/>
          <w:lang w:val="en-GB"/>
        </w:rPr>
        <w:t xml:space="preserve"> to 20%, simulating a profound compromise in frontline cephalosporin efficacy (Fig. </w:t>
      </w:r>
      <w:r w:rsidR="00DF6117">
        <w:rPr>
          <w:sz w:val="20"/>
          <w:szCs w:val="20"/>
          <w:lang w:val="en-GB"/>
        </w:rPr>
        <w:t>6</w:t>
      </w:r>
      <w:r w:rsidRPr="00CF5428">
        <w:rPr>
          <w:sz w:val="20"/>
          <w:szCs w:val="20"/>
          <w:lang w:val="en-GB"/>
        </w:rPr>
        <w:t>).</w:t>
      </w:r>
      <w:r w:rsidR="00405FE8">
        <w:rPr>
          <w:sz w:val="20"/>
          <w:szCs w:val="20"/>
          <w:lang w:val="en-GB"/>
        </w:rPr>
        <w:t xml:space="preserve"> </w:t>
      </w:r>
      <w:r w:rsidR="00855443" w:rsidRPr="00855443">
        <w:rPr>
          <w:sz w:val="20"/>
          <w:szCs w:val="20"/>
          <w:lang w:val="en-GB"/>
        </w:rPr>
        <w:t xml:space="preserve">Under this high-failure scenario, the transmission trajectories for aggregate incident infections, </w:t>
      </w:r>
      <w:del w:id="310" w:author="#WANG ZIHAO#" w:date="2026-06-19T00:49:00Z" w16du:dateUtc="2026-06-18T16:49:00Z">
        <w:r w:rsidR="00855443" w:rsidRPr="00855443" w:rsidDel="00CD3842">
          <w:rPr>
            <w:sz w:val="20"/>
            <w:szCs w:val="20"/>
            <w:lang w:val="en-GB"/>
          </w:rPr>
          <w:delText>wild-type (susceptible)</w:delText>
        </w:r>
      </w:del>
      <w:ins w:id="311" w:author="#WANG ZIHAO#" w:date="2026-06-19T00:51:00Z" w16du:dateUtc="2026-06-18T16:51:00Z">
        <w:r w:rsidR="00CD3842">
          <w:rPr>
            <w:sz w:val="20"/>
            <w:szCs w:val="20"/>
            <w:lang w:val="en-GB"/>
          </w:rPr>
          <w:t>baseline susceptible</w:t>
        </w:r>
      </w:ins>
      <w:r w:rsidR="00855443" w:rsidRPr="00855443">
        <w:rPr>
          <w:sz w:val="20"/>
          <w:szCs w:val="20"/>
          <w:lang w:val="en-GB"/>
        </w:rPr>
        <w:t xml:space="preserve"> strains, and </w:t>
      </w:r>
      <w:r w:rsidR="00855443">
        <w:rPr>
          <w:sz w:val="20"/>
          <w:szCs w:val="20"/>
          <w:lang w:val="en-GB"/>
        </w:rPr>
        <w:t>Tet-R</w:t>
      </w:r>
      <w:r w:rsidR="00855443" w:rsidRPr="00855443">
        <w:rPr>
          <w:sz w:val="20"/>
          <w:szCs w:val="20"/>
          <w:lang w:val="en-GB"/>
        </w:rPr>
        <w:t xml:space="preserve"> lineages exhibit epidemiological dynamics that are qualitatively identical to those observed in the near-zero baseline treatment failure scenario.</w:t>
      </w:r>
      <w:r w:rsidR="00855443">
        <w:rPr>
          <w:sz w:val="20"/>
          <w:szCs w:val="20"/>
          <w:lang w:val="en-GB"/>
        </w:rPr>
        <w:t xml:space="preserve"> </w:t>
      </w:r>
      <w:r w:rsidR="00405FE8" w:rsidRPr="00CF5428">
        <w:rPr>
          <w:sz w:val="20"/>
          <w:szCs w:val="20"/>
          <w:lang w:val="en-GB"/>
        </w:rPr>
        <w:t xml:space="preserve">The defining departure from the primary analysis occurs within the Cef-R and Dual-R strain populations (Fig. </w:t>
      </w:r>
      <w:r w:rsidR="00405FE8">
        <w:rPr>
          <w:sz w:val="20"/>
          <w:szCs w:val="20"/>
          <w:lang w:val="en-GB"/>
        </w:rPr>
        <w:t>6</w:t>
      </w:r>
      <w:r w:rsidR="00405FE8" w:rsidRPr="00CF5428">
        <w:rPr>
          <w:sz w:val="20"/>
          <w:szCs w:val="20"/>
          <w:lang w:val="en-GB"/>
        </w:rPr>
        <w:t xml:space="preserve">d and Fig. </w:t>
      </w:r>
      <w:r w:rsidR="00405FE8">
        <w:rPr>
          <w:sz w:val="20"/>
          <w:szCs w:val="20"/>
          <w:lang w:val="en-GB"/>
        </w:rPr>
        <w:t>6</w:t>
      </w:r>
      <w:r w:rsidR="00405FE8" w:rsidRPr="00CF5428">
        <w:rPr>
          <w:sz w:val="20"/>
          <w:szCs w:val="20"/>
          <w:lang w:val="en-GB"/>
        </w:rPr>
        <w:t xml:space="preserve">e). </w:t>
      </w:r>
      <w:r w:rsidR="00405FE8" w:rsidRPr="00CF5428">
        <w:rPr>
          <w:sz w:val="20"/>
          <w:szCs w:val="20"/>
          <w:lang w:val="en-GB"/>
        </w:rPr>
        <w:lastRenderedPageBreak/>
        <w:t>At a 20% treatment failure rate, the unexposed no-intervention scenario crosses a critical epidemiological threshold, shifting from a baseline downward trajectory toward a sustained, linear increase with significant outbreak potential</w:t>
      </w:r>
      <w:r w:rsidR="00405FE8">
        <w:rPr>
          <w:sz w:val="20"/>
          <w:szCs w:val="20"/>
          <w:lang w:val="en-GB"/>
        </w:rPr>
        <w:t>, reaching 660 (</w:t>
      </w:r>
      <w:r w:rsidR="002B6D44">
        <w:rPr>
          <w:sz w:val="20"/>
          <w:szCs w:val="20"/>
          <w:lang w:val="en-GB"/>
        </w:rPr>
        <w:t xml:space="preserve">95% CrI: </w:t>
      </w:r>
      <w:r w:rsidR="00405FE8">
        <w:rPr>
          <w:sz w:val="20"/>
          <w:szCs w:val="20"/>
          <w:lang w:val="en-GB"/>
        </w:rPr>
        <w:t>12 – 323900) annual incident infections by year 15</w:t>
      </w:r>
      <w:r w:rsidR="00405FE8" w:rsidRPr="00CF5428">
        <w:rPr>
          <w:sz w:val="20"/>
          <w:szCs w:val="20"/>
          <w:lang w:val="en-GB"/>
        </w:rPr>
        <w:t xml:space="preserve">. Crucially, while </w:t>
      </w:r>
      <w:r w:rsidR="00405FE8" w:rsidRPr="00461F5B">
        <w:rPr>
          <w:sz w:val="20"/>
          <w:szCs w:val="20"/>
          <w:lang w:val="en-GB"/>
        </w:rPr>
        <w:t xml:space="preserve">the </w:t>
      </w:r>
      <w:r w:rsidR="00405FE8">
        <w:rPr>
          <w:sz w:val="20"/>
          <w:szCs w:val="20"/>
          <w:lang w:val="en-GB"/>
        </w:rPr>
        <w:t>d</w:t>
      </w:r>
      <w:r w:rsidR="00405FE8" w:rsidRPr="00461F5B">
        <w:rPr>
          <w:sz w:val="20"/>
          <w:szCs w:val="20"/>
          <w:lang w:val="en-GB"/>
        </w:rPr>
        <w:t xml:space="preserve">oxy-PEP standalone strategy, vaccination standalone strategy, and the combined dual-intervention strategy </w:t>
      </w:r>
      <w:r w:rsidR="00405FE8" w:rsidRPr="00EA7681">
        <w:rPr>
          <w:sz w:val="20"/>
          <w:szCs w:val="20"/>
          <w:lang w:val="en-GB"/>
        </w:rPr>
        <w:t xml:space="preserve">all </w:t>
      </w:r>
      <w:r w:rsidR="00405FE8" w:rsidRPr="00CC701F">
        <w:rPr>
          <w:sz w:val="20"/>
          <w:szCs w:val="20"/>
          <w:lang w:val="en-GB"/>
        </w:rPr>
        <w:t xml:space="preserve">remain effective at suppressing the standalone Cef-R </w:t>
      </w:r>
      <w:del w:id="312" w:author="#WANG ZIHAO#" w:date="2026-06-19T00:46:00Z" w16du:dateUtc="2026-06-18T16:46:00Z">
        <w:r w:rsidR="00405FE8" w:rsidRPr="00CC701F" w:rsidDel="00CD3842">
          <w:rPr>
            <w:sz w:val="20"/>
            <w:szCs w:val="20"/>
            <w:lang w:val="en-GB"/>
          </w:rPr>
          <w:delText>phenotype</w:delText>
        </w:r>
      </w:del>
      <w:ins w:id="313" w:author="#WANG ZIHAO#" w:date="2026-06-19T00:46:00Z" w16du:dateUtc="2026-06-18T16:46:00Z">
        <w:r w:rsidR="00CD3842">
          <w:rPr>
            <w:sz w:val="20"/>
            <w:szCs w:val="20"/>
            <w:lang w:val="en-GB"/>
          </w:rPr>
          <w:t>strain</w:t>
        </w:r>
      </w:ins>
      <w:r w:rsidR="00405FE8" w:rsidRPr="00CC701F">
        <w:rPr>
          <w:sz w:val="20"/>
          <w:szCs w:val="20"/>
          <w:lang w:val="en-GB"/>
        </w:rPr>
        <w:t xml:space="preserve">, averting a cumulative total of </w:t>
      </w:r>
      <w:r w:rsidR="00405FE8">
        <w:rPr>
          <w:sz w:val="20"/>
          <w:szCs w:val="20"/>
          <w:lang w:val="en-GB"/>
        </w:rPr>
        <w:t>740</w:t>
      </w:r>
      <w:r w:rsidR="00405FE8" w:rsidRPr="00CC701F">
        <w:rPr>
          <w:sz w:val="20"/>
          <w:szCs w:val="20"/>
          <w:lang w:val="en-GB"/>
        </w:rPr>
        <w:t xml:space="preserve"> (</w:t>
      </w:r>
      <w:r w:rsidR="002B6D44">
        <w:rPr>
          <w:sz w:val="20"/>
          <w:szCs w:val="20"/>
          <w:lang w:val="en-GB"/>
        </w:rPr>
        <w:t xml:space="preserve">95% CrI: </w:t>
      </w:r>
      <w:r w:rsidR="00405FE8">
        <w:rPr>
          <w:sz w:val="20"/>
          <w:szCs w:val="20"/>
          <w:lang w:val="en-GB"/>
        </w:rPr>
        <w:t>20</w:t>
      </w:r>
      <w:r w:rsidR="00405FE8" w:rsidRPr="00CC701F">
        <w:rPr>
          <w:sz w:val="20"/>
          <w:szCs w:val="20"/>
          <w:lang w:val="en-GB"/>
        </w:rPr>
        <w:t xml:space="preserve"> – </w:t>
      </w:r>
      <w:r w:rsidR="00405FE8">
        <w:rPr>
          <w:sz w:val="20"/>
          <w:szCs w:val="20"/>
          <w:lang w:val="en-GB"/>
        </w:rPr>
        <w:t>1237300</w:t>
      </w:r>
      <w:r w:rsidR="00405FE8" w:rsidRPr="00CC701F">
        <w:rPr>
          <w:sz w:val="20"/>
          <w:szCs w:val="20"/>
          <w:lang w:val="en-GB"/>
        </w:rPr>
        <w:t xml:space="preserve">) infections, </w:t>
      </w:r>
      <w:r w:rsidR="0027624F">
        <w:rPr>
          <w:sz w:val="20"/>
          <w:szCs w:val="20"/>
          <w:lang w:val="en-GB"/>
        </w:rPr>
        <w:t>2500</w:t>
      </w:r>
      <w:r w:rsidR="00405FE8" w:rsidRPr="00CC701F">
        <w:rPr>
          <w:sz w:val="20"/>
          <w:szCs w:val="20"/>
          <w:lang w:val="en-GB"/>
        </w:rPr>
        <w:t xml:space="preserve"> (</w:t>
      </w:r>
      <w:r w:rsidR="002B6D44">
        <w:rPr>
          <w:sz w:val="20"/>
          <w:szCs w:val="20"/>
          <w:lang w:val="en-GB"/>
        </w:rPr>
        <w:t xml:space="preserve">95% CrI: </w:t>
      </w:r>
      <w:r w:rsidR="0027624F">
        <w:rPr>
          <w:sz w:val="20"/>
          <w:szCs w:val="20"/>
          <w:lang w:val="en-GB"/>
        </w:rPr>
        <w:t>130</w:t>
      </w:r>
      <w:r w:rsidR="00405FE8" w:rsidRPr="00CC701F">
        <w:rPr>
          <w:sz w:val="20"/>
          <w:szCs w:val="20"/>
          <w:lang w:val="en-GB"/>
        </w:rPr>
        <w:t xml:space="preserve"> – </w:t>
      </w:r>
      <w:r w:rsidR="0027624F">
        <w:rPr>
          <w:sz w:val="20"/>
          <w:szCs w:val="20"/>
          <w:lang w:val="en-GB"/>
        </w:rPr>
        <w:t>1451500</w:t>
      </w:r>
      <w:r w:rsidR="00405FE8" w:rsidRPr="00CC701F">
        <w:rPr>
          <w:sz w:val="20"/>
          <w:szCs w:val="20"/>
          <w:lang w:val="en-GB"/>
        </w:rPr>
        <w:t xml:space="preserve">) infections, and </w:t>
      </w:r>
      <w:r w:rsidR="0027624F">
        <w:rPr>
          <w:sz w:val="20"/>
          <w:szCs w:val="20"/>
          <w:lang w:val="en-GB"/>
        </w:rPr>
        <w:t>2530</w:t>
      </w:r>
      <w:r w:rsidR="00405FE8" w:rsidRPr="00CC701F">
        <w:rPr>
          <w:sz w:val="20"/>
          <w:szCs w:val="20"/>
          <w:lang w:val="en-GB"/>
        </w:rPr>
        <w:t xml:space="preserve"> (</w:t>
      </w:r>
      <w:r w:rsidR="002B6D44">
        <w:rPr>
          <w:sz w:val="20"/>
          <w:szCs w:val="20"/>
          <w:lang w:val="en-GB"/>
        </w:rPr>
        <w:t xml:space="preserve">95% CrI: </w:t>
      </w:r>
      <w:r w:rsidR="00405FE8" w:rsidRPr="00CC701F">
        <w:rPr>
          <w:sz w:val="20"/>
          <w:szCs w:val="20"/>
          <w:lang w:val="en-GB"/>
        </w:rPr>
        <w:t>1</w:t>
      </w:r>
      <w:r w:rsidR="0027624F">
        <w:rPr>
          <w:sz w:val="20"/>
          <w:szCs w:val="20"/>
          <w:lang w:val="en-GB"/>
        </w:rPr>
        <w:t>3</w:t>
      </w:r>
      <w:r w:rsidR="00405FE8" w:rsidRPr="00CC701F">
        <w:rPr>
          <w:sz w:val="20"/>
          <w:szCs w:val="20"/>
          <w:lang w:val="en-GB"/>
        </w:rPr>
        <w:t xml:space="preserve">0 – </w:t>
      </w:r>
      <w:r w:rsidR="0027624F">
        <w:rPr>
          <w:sz w:val="20"/>
          <w:szCs w:val="20"/>
          <w:lang w:val="en-GB"/>
        </w:rPr>
        <w:t>1451500</w:t>
      </w:r>
      <w:r w:rsidR="00405FE8" w:rsidRPr="00CC701F">
        <w:rPr>
          <w:sz w:val="20"/>
          <w:szCs w:val="20"/>
          <w:lang w:val="en-GB"/>
        </w:rPr>
        <w:t>) infections, respectively</w:t>
      </w:r>
      <w:del w:id="314" w:author="#WANG ZIHAO#" w:date="2026-06-19T00:52:00Z" w16du:dateUtc="2026-06-18T16:52:00Z">
        <w:r w:rsidR="00405FE8" w:rsidRPr="00CC701F" w:rsidDel="008258D6">
          <w:rPr>
            <w:sz w:val="20"/>
            <w:szCs w:val="20"/>
            <w:lang w:val="en-GB"/>
          </w:rPr>
          <w:delText xml:space="preserve">, </w:delText>
        </w:r>
        <w:commentRangeStart w:id="315"/>
        <w:commentRangeStart w:id="316"/>
        <w:r w:rsidR="00405FE8" w:rsidRPr="00CC701F" w:rsidDel="008258D6">
          <w:rPr>
            <w:sz w:val="20"/>
            <w:szCs w:val="20"/>
            <w:lang w:val="en-GB"/>
          </w:rPr>
          <w:delText xml:space="preserve">the dynamics of Dual-R infections expose a severe evolutionary risk inherent to targeted antibiotic prophylaxis. </w:delText>
        </w:r>
        <w:commentRangeEnd w:id="315"/>
        <w:r w:rsidR="00A56169" w:rsidDel="008258D6">
          <w:rPr>
            <w:rStyle w:val="CommentReference"/>
            <w:sz w:val="20"/>
            <w:szCs w:val="20"/>
            <w:lang w:val="en-GB"/>
          </w:rPr>
          <w:commentReference w:id="315"/>
        </w:r>
      </w:del>
      <w:commentRangeEnd w:id="316"/>
      <w:r w:rsidR="008258D6">
        <w:rPr>
          <w:rStyle w:val="CommentReference"/>
          <w:sz w:val="20"/>
          <w:szCs w:val="20"/>
          <w:lang w:val="en-GB"/>
        </w:rPr>
        <w:commentReference w:id="316"/>
      </w:r>
      <w:ins w:id="317" w:author="#WANG ZIHAO#" w:date="2026-06-19T00:52:00Z" w16du:dateUtc="2026-06-18T16:52:00Z">
        <w:r w:rsidR="008258D6">
          <w:rPr>
            <w:sz w:val="20"/>
            <w:szCs w:val="20"/>
            <w:lang w:val="en-GB"/>
          </w:rPr>
          <w:t xml:space="preserve">. </w:t>
        </w:r>
      </w:ins>
      <w:r w:rsidR="00405FE8" w:rsidRPr="00CC701F">
        <w:rPr>
          <w:sz w:val="20"/>
          <w:szCs w:val="20"/>
          <w:lang w:val="en-GB"/>
        </w:rPr>
        <w:t xml:space="preserve">Under the doxy-PEP standalone intervention, the Dual-R population </w:t>
      </w:r>
      <w:r w:rsidR="00A41730">
        <w:rPr>
          <w:sz w:val="20"/>
          <w:szCs w:val="20"/>
          <w:lang w:val="en-GB"/>
        </w:rPr>
        <w:t xml:space="preserve">has the </w:t>
      </w:r>
      <w:r w:rsidR="00754F35">
        <w:rPr>
          <w:sz w:val="20"/>
          <w:szCs w:val="20"/>
          <w:lang w:val="en-GB"/>
        </w:rPr>
        <w:t>probability</w:t>
      </w:r>
      <w:r w:rsidR="00A41730">
        <w:rPr>
          <w:sz w:val="20"/>
          <w:szCs w:val="20"/>
          <w:lang w:val="en-GB"/>
        </w:rPr>
        <w:t xml:space="preserve"> to </w:t>
      </w:r>
      <w:r w:rsidR="00405FE8" w:rsidRPr="00CC701F">
        <w:rPr>
          <w:sz w:val="20"/>
          <w:szCs w:val="20"/>
          <w:lang w:val="en-GB"/>
        </w:rPr>
        <w:t xml:space="preserve">undergo aggressive epidemic expansion to </w:t>
      </w:r>
      <w:r w:rsidR="00A41730">
        <w:rPr>
          <w:sz w:val="20"/>
          <w:szCs w:val="20"/>
          <w:lang w:val="en-GB"/>
        </w:rPr>
        <w:t>400</w:t>
      </w:r>
      <w:r w:rsidR="00405FE8" w:rsidRPr="00CC701F">
        <w:rPr>
          <w:sz w:val="20"/>
          <w:szCs w:val="20"/>
          <w:lang w:val="en-GB"/>
        </w:rPr>
        <w:t xml:space="preserve"> (</w:t>
      </w:r>
      <w:r w:rsidR="002B6D44">
        <w:rPr>
          <w:sz w:val="20"/>
          <w:szCs w:val="20"/>
          <w:lang w:val="en-GB"/>
        </w:rPr>
        <w:t xml:space="preserve">95% CrI: </w:t>
      </w:r>
      <w:r w:rsidR="00A41730">
        <w:rPr>
          <w:sz w:val="20"/>
          <w:szCs w:val="20"/>
          <w:lang w:val="en-GB"/>
        </w:rPr>
        <w:t>6</w:t>
      </w:r>
      <w:r w:rsidR="00405FE8" w:rsidRPr="00CC701F">
        <w:rPr>
          <w:sz w:val="20"/>
          <w:szCs w:val="20"/>
          <w:lang w:val="en-GB"/>
        </w:rPr>
        <w:t xml:space="preserve"> – </w:t>
      </w:r>
      <w:r w:rsidR="00A41730">
        <w:rPr>
          <w:sz w:val="20"/>
          <w:szCs w:val="20"/>
          <w:lang w:val="en-GB"/>
        </w:rPr>
        <w:t>365600</w:t>
      </w:r>
      <w:r w:rsidR="00405FE8" w:rsidRPr="00CC701F">
        <w:rPr>
          <w:sz w:val="20"/>
          <w:szCs w:val="20"/>
          <w:lang w:val="en-GB"/>
        </w:rPr>
        <w:t xml:space="preserve">) infections by year 15, presenting a substantial outbreak trajectory that exceeds even the unexposed baseline of </w:t>
      </w:r>
      <w:r w:rsidR="00A41730">
        <w:rPr>
          <w:sz w:val="20"/>
          <w:szCs w:val="20"/>
          <w:lang w:val="en-GB"/>
        </w:rPr>
        <w:t>110</w:t>
      </w:r>
      <w:r w:rsidR="00405FE8" w:rsidRPr="00CC701F">
        <w:rPr>
          <w:sz w:val="20"/>
          <w:szCs w:val="20"/>
          <w:lang w:val="en-GB"/>
        </w:rPr>
        <w:t xml:space="preserve"> (</w:t>
      </w:r>
      <w:r w:rsidR="002B6D44">
        <w:rPr>
          <w:sz w:val="20"/>
          <w:szCs w:val="20"/>
          <w:lang w:val="en-GB"/>
        </w:rPr>
        <w:t xml:space="preserve">95% CrI: </w:t>
      </w:r>
      <w:r w:rsidR="00A41730">
        <w:rPr>
          <w:sz w:val="20"/>
          <w:szCs w:val="20"/>
          <w:lang w:val="en-GB"/>
        </w:rPr>
        <w:t>3</w:t>
      </w:r>
      <w:r w:rsidR="00405FE8" w:rsidRPr="00CC701F">
        <w:rPr>
          <w:sz w:val="20"/>
          <w:szCs w:val="20"/>
          <w:lang w:val="en-GB"/>
        </w:rPr>
        <w:t xml:space="preserve"> – </w:t>
      </w:r>
      <w:r w:rsidR="00A41730">
        <w:rPr>
          <w:sz w:val="20"/>
          <w:szCs w:val="20"/>
          <w:lang w:val="en-GB"/>
        </w:rPr>
        <w:t>71400</w:t>
      </w:r>
      <w:r w:rsidR="00405FE8" w:rsidRPr="00CC701F">
        <w:rPr>
          <w:sz w:val="20"/>
          <w:szCs w:val="20"/>
          <w:lang w:val="en-GB"/>
        </w:rPr>
        <w:t>) infections by the 2041 horizon</w:t>
      </w:r>
      <w:del w:id="318" w:author="#WANG ZIHAO#" w:date="2026-06-19T00:53:00Z" w16du:dateUtc="2026-06-18T16:53:00Z">
        <w:r w:rsidR="00405FE8" w:rsidRPr="00CC701F" w:rsidDel="008258D6">
          <w:rPr>
            <w:sz w:val="20"/>
            <w:szCs w:val="20"/>
            <w:lang w:val="en-GB"/>
          </w:rPr>
          <w:delText xml:space="preserve">. </w:delText>
        </w:r>
        <w:commentRangeStart w:id="319"/>
        <w:commentRangeStart w:id="320"/>
        <w:r w:rsidR="00405FE8" w:rsidRPr="00CC701F" w:rsidDel="008258D6">
          <w:rPr>
            <w:sz w:val="20"/>
            <w:szCs w:val="20"/>
            <w:lang w:val="en-GB"/>
          </w:rPr>
          <w:delText>This demonstrates that the intense selection pressure for tetracycline resistance, when operating in a landscape of compromised frontline ceftriaxone efficacy, constructs a highly efficient evolutionary conduit for the rapid emergence of Dual-R strains</w:delText>
        </w:r>
        <w:commentRangeEnd w:id="319"/>
        <w:r w:rsidR="00A56169" w:rsidRPr="00CC701F" w:rsidDel="008258D6">
          <w:rPr>
            <w:rStyle w:val="CommentReference"/>
            <w:sz w:val="20"/>
            <w:szCs w:val="20"/>
            <w:lang w:val="en-GB"/>
          </w:rPr>
          <w:commentReference w:id="319"/>
        </w:r>
      </w:del>
      <w:commentRangeEnd w:id="320"/>
      <w:r w:rsidR="008258D6" w:rsidRPr="00CC701F">
        <w:rPr>
          <w:rStyle w:val="CommentReference"/>
          <w:sz w:val="20"/>
          <w:szCs w:val="20"/>
          <w:lang w:val="en-GB"/>
        </w:rPr>
        <w:commentReference w:id="320"/>
      </w:r>
      <w:r w:rsidR="00405FE8" w:rsidRPr="00CC701F">
        <w:rPr>
          <w:sz w:val="20"/>
          <w:szCs w:val="20"/>
          <w:lang w:val="en-GB"/>
        </w:rPr>
        <w:t>, yielding a negative cumulative total of -</w:t>
      </w:r>
      <w:r w:rsidR="00754F35">
        <w:rPr>
          <w:sz w:val="20"/>
          <w:szCs w:val="20"/>
          <w:lang w:val="en-GB"/>
        </w:rPr>
        <w:t>1160</w:t>
      </w:r>
      <w:r w:rsidR="00405FE8" w:rsidRPr="00CC701F">
        <w:rPr>
          <w:sz w:val="20"/>
          <w:szCs w:val="20"/>
          <w:lang w:val="en-GB"/>
        </w:rPr>
        <w:t xml:space="preserve"> (</w:t>
      </w:r>
      <w:r w:rsidR="002B6D44">
        <w:rPr>
          <w:sz w:val="20"/>
          <w:szCs w:val="20"/>
          <w:lang w:val="en-GB"/>
        </w:rPr>
        <w:t xml:space="preserve">95% CrI: </w:t>
      </w:r>
      <w:r w:rsidR="00405FE8" w:rsidRPr="00CC701F">
        <w:rPr>
          <w:sz w:val="20"/>
          <w:szCs w:val="20"/>
          <w:lang w:val="en-GB"/>
        </w:rPr>
        <w:t>-</w:t>
      </w:r>
      <w:r w:rsidR="00754F35">
        <w:rPr>
          <w:sz w:val="20"/>
          <w:szCs w:val="20"/>
          <w:lang w:val="en-GB"/>
        </w:rPr>
        <w:t>1094700</w:t>
      </w:r>
      <w:r w:rsidR="00405FE8" w:rsidRPr="00CC701F">
        <w:rPr>
          <w:sz w:val="20"/>
          <w:szCs w:val="20"/>
          <w:lang w:val="en-GB"/>
        </w:rPr>
        <w:t xml:space="preserve"> – -</w:t>
      </w:r>
      <w:r w:rsidR="00754F35">
        <w:rPr>
          <w:sz w:val="20"/>
          <w:szCs w:val="20"/>
          <w:lang w:val="en-GB"/>
        </w:rPr>
        <w:t>45</w:t>
      </w:r>
      <w:r w:rsidR="00405FE8" w:rsidRPr="00CC701F">
        <w:rPr>
          <w:sz w:val="20"/>
          <w:szCs w:val="20"/>
          <w:lang w:val="en-GB"/>
        </w:rPr>
        <w:t xml:space="preserve">) averted infections across the 15-year horizon. In stark contrast, vaccination alone and the combined strategy </w:t>
      </w:r>
      <w:r w:rsidR="00DC5E29">
        <w:rPr>
          <w:sz w:val="20"/>
          <w:szCs w:val="20"/>
          <w:lang w:val="en-GB"/>
        </w:rPr>
        <w:t>can maintain suppression of</w:t>
      </w:r>
      <w:r w:rsidR="00405FE8" w:rsidRPr="00CC701F">
        <w:rPr>
          <w:sz w:val="20"/>
          <w:szCs w:val="20"/>
          <w:lang w:val="en-GB"/>
        </w:rPr>
        <w:t xml:space="preserve"> both Cef-R and Dual-R lineages. For the Cef-R </w:t>
      </w:r>
      <w:del w:id="321" w:author="#WANG ZIHAO#" w:date="2026-06-19T00:46:00Z" w16du:dateUtc="2026-06-18T16:46:00Z">
        <w:r w:rsidR="00405FE8" w:rsidRPr="00CC701F" w:rsidDel="00CD3842">
          <w:rPr>
            <w:sz w:val="20"/>
            <w:szCs w:val="20"/>
            <w:lang w:val="en-GB"/>
          </w:rPr>
          <w:delText>phenotype</w:delText>
        </w:r>
      </w:del>
      <w:ins w:id="322" w:author="#WANG ZIHAO#" w:date="2026-06-19T00:46:00Z" w16du:dateUtc="2026-06-18T16:46:00Z">
        <w:r w:rsidR="00CD3842">
          <w:rPr>
            <w:sz w:val="20"/>
            <w:szCs w:val="20"/>
            <w:lang w:val="en-GB"/>
          </w:rPr>
          <w:t>strain</w:t>
        </w:r>
      </w:ins>
      <w:r w:rsidR="00405FE8" w:rsidRPr="00CC701F">
        <w:rPr>
          <w:sz w:val="20"/>
          <w:szCs w:val="20"/>
          <w:lang w:val="en-GB"/>
        </w:rPr>
        <w:t xml:space="preserve">, the vaccination standalone strategy averts a cumulative total of </w:t>
      </w:r>
      <w:r w:rsidR="00754F35">
        <w:rPr>
          <w:sz w:val="20"/>
          <w:szCs w:val="20"/>
          <w:lang w:val="en-GB"/>
        </w:rPr>
        <w:t>740</w:t>
      </w:r>
      <w:r w:rsidR="00405FE8" w:rsidRPr="00CC701F">
        <w:rPr>
          <w:sz w:val="20"/>
          <w:szCs w:val="20"/>
          <w:lang w:val="en-GB"/>
        </w:rPr>
        <w:t xml:space="preserve"> (</w:t>
      </w:r>
      <w:r w:rsidR="002B6D44">
        <w:rPr>
          <w:sz w:val="20"/>
          <w:szCs w:val="20"/>
          <w:lang w:val="en-GB"/>
        </w:rPr>
        <w:t xml:space="preserve">95% CrI: </w:t>
      </w:r>
      <w:r w:rsidR="00754F35">
        <w:rPr>
          <w:sz w:val="20"/>
          <w:szCs w:val="20"/>
          <w:lang w:val="en-GB"/>
        </w:rPr>
        <w:t>20</w:t>
      </w:r>
      <w:r w:rsidR="00405FE8" w:rsidRPr="00CC701F">
        <w:rPr>
          <w:sz w:val="20"/>
          <w:szCs w:val="20"/>
          <w:lang w:val="en-GB"/>
        </w:rPr>
        <w:t xml:space="preserve"> - </w:t>
      </w:r>
      <w:r w:rsidR="00754F35">
        <w:rPr>
          <w:sz w:val="20"/>
          <w:szCs w:val="20"/>
          <w:lang w:val="en-GB"/>
        </w:rPr>
        <w:t>1237300</w:t>
      </w:r>
      <w:r w:rsidR="00405FE8" w:rsidRPr="00CC701F">
        <w:rPr>
          <w:sz w:val="20"/>
          <w:szCs w:val="20"/>
          <w:lang w:val="en-GB"/>
        </w:rPr>
        <w:t xml:space="preserve">) infections, while the combined strategy averts </w:t>
      </w:r>
      <w:r w:rsidR="00754F35">
        <w:rPr>
          <w:sz w:val="20"/>
          <w:szCs w:val="20"/>
          <w:lang w:val="en-GB"/>
        </w:rPr>
        <w:t>2530</w:t>
      </w:r>
      <w:r w:rsidR="00405FE8" w:rsidRPr="00CC701F">
        <w:rPr>
          <w:sz w:val="20"/>
          <w:szCs w:val="20"/>
          <w:lang w:val="en-GB"/>
        </w:rPr>
        <w:t xml:space="preserve"> (</w:t>
      </w:r>
      <w:r w:rsidR="002B6D44">
        <w:rPr>
          <w:sz w:val="20"/>
          <w:szCs w:val="20"/>
          <w:lang w:val="en-GB"/>
        </w:rPr>
        <w:t xml:space="preserve">95% CrI: </w:t>
      </w:r>
      <w:r w:rsidR="00754F35">
        <w:rPr>
          <w:sz w:val="20"/>
          <w:szCs w:val="20"/>
          <w:lang w:val="en-GB"/>
        </w:rPr>
        <w:t>130</w:t>
      </w:r>
      <w:r w:rsidR="00405FE8" w:rsidRPr="00CC701F">
        <w:rPr>
          <w:sz w:val="20"/>
          <w:szCs w:val="20"/>
          <w:lang w:val="en-GB"/>
        </w:rPr>
        <w:t xml:space="preserve"> – </w:t>
      </w:r>
      <w:r w:rsidR="00754F35">
        <w:rPr>
          <w:sz w:val="20"/>
          <w:szCs w:val="20"/>
          <w:lang w:val="en-GB"/>
        </w:rPr>
        <w:t>1451500</w:t>
      </w:r>
      <w:r w:rsidR="00405FE8" w:rsidRPr="00CC701F">
        <w:rPr>
          <w:sz w:val="20"/>
          <w:szCs w:val="20"/>
          <w:lang w:val="en-GB"/>
        </w:rPr>
        <w:t xml:space="preserve">) total infections. For the Dual-R </w:t>
      </w:r>
      <w:del w:id="323" w:author="#WANG ZIHAO#" w:date="2026-06-19T00:46:00Z" w16du:dateUtc="2026-06-18T16:46:00Z">
        <w:r w:rsidR="00405FE8" w:rsidRPr="00CC701F" w:rsidDel="00CD3842">
          <w:rPr>
            <w:sz w:val="20"/>
            <w:szCs w:val="20"/>
            <w:lang w:val="en-GB"/>
          </w:rPr>
          <w:delText>phenotype</w:delText>
        </w:r>
      </w:del>
      <w:ins w:id="324" w:author="#WANG ZIHAO#" w:date="2026-06-19T00:46:00Z" w16du:dateUtc="2026-06-18T16:46:00Z">
        <w:r w:rsidR="00CD3842">
          <w:rPr>
            <w:sz w:val="20"/>
            <w:szCs w:val="20"/>
            <w:lang w:val="en-GB"/>
          </w:rPr>
          <w:t>strain</w:t>
        </w:r>
      </w:ins>
      <w:r w:rsidR="00405FE8" w:rsidRPr="00CC701F">
        <w:rPr>
          <w:sz w:val="20"/>
          <w:szCs w:val="20"/>
          <w:lang w:val="en-GB"/>
        </w:rPr>
        <w:t xml:space="preserve">, the vaccination standalone strategy averts a cumulative total of </w:t>
      </w:r>
      <w:r w:rsidR="001246A0">
        <w:rPr>
          <w:sz w:val="20"/>
          <w:szCs w:val="20"/>
          <w:lang w:val="en-GB"/>
        </w:rPr>
        <w:t xml:space="preserve">180 </w:t>
      </w:r>
      <w:r w:rsidR="00405FE8" w:rsidRPr="00CC701F">
        <w:rPr>
          <w:sz w:val="20"/>
          <w:szCs w:val="20"/>
          <w:lang w:val="en-GB"/>
        </w:rPr>
        <w:t>(</w:t>
      </w:r>
      <w:r w:rsidR="002B6D44">
        <w:rPr>
          <w:sz w:val="20"/>
          <w:szCs w:val="20"/>
          <w:lang w:val="en-GB"/>
        </w:rPr>
        <w:t xml:space="preserve">95% CrI: </w:t>
      </w:r>
      <w:r w:rsidR="001246A0">
        <w:rPr>
          <w:sz w:val="20"/>
          <w:szCs w:val="20"/>
          <w:lang w:val="en-GB"/>
        </w:rPr>
        <w:t>8</w:t>
      </w:r>
      <w:r w:rsidR="00405FE8" w:rsidRPr="00CC701F">
        <w:rPr>
          <w:sz w:val="20"/>
          <w:szCs w:val="20"/>
          <w:lang w:val="en-GB"/>
        </w:rPr>
        <w:t xml:space="preserve"> – </w:t>
      </w:r>
      <w:r w:rsidR="001246A0">
        <w:rPr>
          <w:sz w:val="20"/>
          <w:szCs w:val="20"/>
          <w:lang w:val="en-GB"/>
        </w:rPr>
        <w:t>261300</w:t>
      </w:r>
      <w:r w:rsidR="00405FE8" w:rsidRPr="00CC701F">
        <w:rPr>
          <w:sz w:val="20"/>
          <w:szCs w:val="20"/>
          <w:lang w:val="en-GB"/>
        </w:rPr>
        <w:t>) infections, whereas the combined strategy yields a slightly negative prophylactic balance of -</w:t>
      </w:r>
      <w:r w:rsidR="001246A0">
        <w:rPr>
          <w:sz w:val="20"/>
          <w:szCs w:val="20"/>
          <w:lang w:val="en-GB"/>
        </w:rPr>
        <w:t>140</w:t>
      </w:r>
      <w:r w:rsidR="00405FE8" w:rsidRPr="00CC701F">
        <w:rPr>
          <w:sz w:val="20"/>
          <w:szCs w:val="20"/>
          <w:lang w:val="en-GB"/>
        </w:rPr>
        <w:t xml:space="preserve"> (</w:t>
      </w:r>
      <w:r w:rsidR="002B6D44">
        <w:rPr>
          <w:sz w:val="20"/>
          <w:szCs w:val="20"/>
          <w:lang w:val="en-GB"/>
        </w:rPr>
        <w:t xml:space="preserve">95% CrI: </w:t>
      </w:r>
      <w:r w:rsidR="00405FE8" w:rsidRPr="00CC701F">
        <w:rPr>
          <w:sz w:val="20"/>
          <w:szCs w:val="20"/>
          <w:lang w:val="en-GB"/>
        </w:rPr>
        <w:t>-</w:t>
      </w:r>
      <w:r w:rsidR="001246A0">
        <w:rPr>
          <w:sz w:val="20"/>
          <w:szCs w:val="20"/>
          <w:lang w:val="en-GB"/>
        </w:rPr>
        <w:t>123900</w:t>
      </w:r>
      <w:r w:rsidR="00405FE8" w:rsidRPr="00CC701F">
        <w:rPr>
          <w:sz w:val="20"/>
          <w:szCs w:val="20"/>
          <w:lang w:val="en-GB"/>
        </w:rPr>
        <w:t xml:space="preserve"> – </w:t>
      </w:r>
      <w:r w:rsidR="001246A0">
        <w:rPr>
          <w:sz w:val="20"/>
          <w:szCs w:val="20"/>
          <w:lang w:val="en-GB"/>
        </w:rPr>
        <w:t>148700</w:t>
      </w:r>
      <w:r w:rsidR="00405FE8" w:rsidRPr="00CC701F">
        <w:rPr>
          <w:sz w:val="20"/>
          <w:szCs w:val="20"/>
          <w:lang w:val="en-GB"/>
        </w:rPr>
        <w:t xml:space="preserve">) infections. By year 15, Cef-R annual incidence </w:t>
      </w:r>
      <w:r w:rsidR="00F57499">
        <w:rPr>
          <w:sz w:val="20"/>
          <w:szCs w:val="20"/>
          <w:lang w:val="en-GB"/>
        </w:rPr>
        <w:t>increases</w:t>
      </w:r>
      <w:r w:rsidR="00405FE8">
        <w:rPr>
          <w:sz w:val="20"/>
          <w:szCs w:val="20"/>
          <w:lang w:val="en-GB"/>
        </w:rPr>
        <w:t xml:space="preserve"> to </w:t>
      </w:r>
      <w:r w:rsidR="00F57499">
        <w:rPr>
          <w:sz w:val="20"/>
          <w:szCs w:val="20"/>
          <w:lang w:val="en-GB"/>
        </w:rPr>
        <w:t>150</w:t>
      </w:r>
      <w:r w:rsidR="00405FE8" w:rsidRPr="00CC701F">
        <w:rPr>
          <w:sz w:val="20"/>
          <w:szCs w:val="20"/>
          <w:lang w:val="en-GB"/>
        </w:rPr>
        <w:t xml:space="preserve"> (</w:t>
      </w:r>
      <w:r w:rsidR="002B6D44">
        <w:rPr>
          <w:sz w:val="20"/>
          <w:szCs w:val="20"/>
          <w:lang w:val="en-GB"/>
        </w:rPr>
        <w:t xml:space="preserve">95% CrI: </w:t>
      </w:r>
      <w:r w:rsidR="00405FE8" w:rsidRPr="00CC701F">
        <w:rPr>
          <w:sz w:val="20"/>
          <w:szCs w:val="20"/>
          <w:lang w:val="en-GB"/>
        </w:rPr>
        <w:t xml:space="preserve">0 – </w:t>
      </w:r>
      <w:r w:rsidR="00F57499">
        <w:rPr>
          <w:sz w:val="20"/>
          <w:szCs w:val="20"/>
          <w:lang w:val="en-GB"/>
        </w:rPr>
        <w:t>80000</w:t>
      </w:r>
      <w:r w:rsidR="00405FE8" w:rsidRPr="00CC701F">
        <w:rPr>
          <w:sz w:val="20"/>
          <w:szCs w:val="20"/>
          <w:lang w:val="en-GB"/>
        </w:rPr>
        <w:t>) infections under vaccination standalone strategy compared with 0 (</w:t>
      </w:r>
      <w:r w:rsidR="002B6D44">
        <w:rPr>
          <w:sz w:val="20"/>
          <w:szCs w:val="20"/>
          <w:lang w:val="en-GB"/>
        </w:rPr>
        <w:t xml:space="preserve">95% CrI: </w:t>
      </w:r>
      <w:r w:rsidR="00405FE8" w:rsidRPr="00CC701F">
        <w:rPr>
          <w:sz w:val="20"/>
          <w:szCs w:val="20"/>
          <w:lang w:val="en-GB"/>
        </w:rPr>
        <w:t xml:space="preserve">0 – </w:t>
      </w:r>
      <w:r w:rsidR="00F57499">
        <w:rPr>
          <w:sz w:val="20"/>
          <w:szCs w:val="20"/>
          <w:lang w:val="en-GB"/>
        </w:rPr>
        <w:t>90</w:t>
      </w:r>
      <w:r w:rsidR="00405FE8" w:rsidRPr="00CC701F">
        <w:rPr>
          <w:sz w:val="20"/>
          <w:szCs w:val="20"/>
          <w:lang w:val="en-GB"/>
        </w:rPr>
        <w:t>) infections under the combined strategy. Similarly, Dual-R annual incidence</w:t>
      </w:r>
      <w:r w:rsidR="00405FE8" w:rsidRPr="00461F5B">
        <w:rPr>
          <w:sz w:val="20"/>
          <w:szCs w:val="20"/>
          <w:lang w:val="en-GB"/>
        </w:rPr>
        <w:t xml:space="preserve"> is restricted to </w:t>
      </w:r>
      <w:r w:rsidR="0044119A">
        <w:rPr>
          <w:sz w:val="20"/>
          <w:szCs w:val="20"/>
          <w:lang w:val="en-GB"/>
        </w:rPr>
        <w:t>30</w:t>
      </w:r>
      <w:r w:rsidR="00405FE8">
        <w:rPr>
          <w:sz w:val="20"/>
          <w:szCs w:val="20"/>
          <w:lang w:val="en-GB"/>
        </w:rPr>
        <w:t xml:space="preserve"> (</w:t>
      </w:r>
      <w:r w:rsidR="002B6D44">
        <w:rPr>
          <w:sz w:val="20"/>
          <w:szCs w:val="20"/>
          <w:lang w:val="en-GB"/>
        </w:rPr>
        <w:t xml:space="preserve">95% CrI: </w:t>
      </w:r>
      <w:r w:rsidR="00405FE8">
        <w:rPr>
          <w:sz w:val="20"/>
          <w:szCs w:val="20"/>
          <w:lang w:val="en-GB"/>
        </w:rPr>
        <w:t xml:space="preserve">0 – </w:t>
      </w:r>
      <w:r w:rsidR="0044119A">
        <w:rPr>
          <w:sz w:val="20"/>
          <w:szCs w:val="20"/>
          <w:lang w:val="en-GB"/>
        </w:rPr>
        <w:t>15200</w:t>
      </w:r>
      <w:r w:rsidR="00405FE8">
        <w:rPr>
          <w:sz w:val="20"/>
          <w:szCs w:val="20"/>
          <w:lang w:val="en-GB"/>
        </w:rPr>
        <w:t xml:space="preserve">) infections under vaccination compared with </w:t>
      </w:r>
      <w:r w:rsidR="0044119A">
        <w:rPr>
          <w:sz w:val="20"/>
          <w:szCs w:val="20"/>
          <w:lang w:val="en-GB"/>
        </w:rPr>
        <w:t>80</w:t>
      </w:r>
      <w:r w:rsidR="00405FE8">
        <w:rPr>
          <w:sz w:val="20"/>
          <w:szCs w:val="20"/>
          <w:lang w:val="en-GB"/>
        </w:rPr>
        <w:t xml:space="preserve"> (</w:t>
      </w:r>
      <w:r w:rsidR="002B6D44">
        <w:rPr>
          <w:sz w:val="20"/>
          <w:szCs w:val="20"/>
          <w:lang w:val="en-GB"/>
        </w:rPr>
        <w:t xml:space="preserve">95% CrI: </w:t>
      </w:r>
      <w:r w:rsidR="00405FE8">
        <w:rPr>
          <w:sz w:val="20"/>
          <w:szCs w:val="20"/>
          <w:lang w:val="en-GB"/>
        </w:rPr>
        <w:t xml:space="preserve">0 – </w:t>
      </w:r>
      <w:r w:rsidR="0044119A">
        <w:rPr>
          <w:sz w:val="20"/>
          <w:szCs w:val="20"/>
          <w:lang w:val="en-GB"/>
        </w:rPr>
        <w:t>115500</w:t>
      </w:r>
      <w:r w:rsidR="00405FE8">
        <w:rPr>
          <w:sz w:val="20"/>
          <w:szCs w:val="20"/>
          <w:lang w:val="en-GB"/>
        </w:rPr>
        <w:t>) infection under the dual-intervention approach</w:t>
      </w:r>
      <w:r w:rsidR="00405FE8" w:rsidRPr="00CF5428">
        <w:rPr>
          <w:sz w:val="20"/>
          <w:szCs w:val="20"/>
          <w:lang w:val="en-GB"/>
        </w:rPr>
        <w:t>.</w:t>
      </w:r>
      <w:del w:id="325" w:author="#WANG ZIHAO#" w:date="2026-06-19T00:54:00Z" w16du:dateUtc="2026-06-18T16:54:00Z">
        <w:r w:rsidR="00405FE8" w:rsidRPr="00CF5428" w:rsidDel="008258D6">
          <w:rPr>
            <w:sz w:val="20"/>
            <w:szCs w:val="20"/>
            <w:lang w:val="en-GB"/>
          </w:rPr>
          <w:delText xml:space="preserve"> </w:delText>
        </w:r>
        <w:commentRangeStart w:id="326"/>
        <w:commentRangeStart w:id="327"/>
        <w:r w:rsidR="00405FE8" w:rsidRPr="00CF5428" w:rsidDel="008258D6">
          <w:rPr>
            <w:sz w:val="20"/>
            <w:szCs w:val="20"/>
            <w:lang w:val="en-GB"/>
          </w:rPr>
          <w:delText>These findings underscore that while vaccines provide a non-selective, transmission-blocking barrier to resistance, the evolutionary safety and public health utility of doxy-PEP are heavily contingent upon the preserved efficacy of primary frontline ceftriaxone regimens.</w:delText>
        </w:r>
        <w:commentRangeEnd w:id="326"/>
        <w:r w:rsidR="00A56169" w:rsidRPr="00855443" w:rsidDel="008258D6">
          <w:rPr>
            <w:rStyle w:val="CommentReference"/>
            <w:sz w:val="20"/>
            <w:szCs w:val="20"/>
            <w:lang w:val="en-GB"/>
          </w:rPr>
          <w:commentReference w:id="326"/>
        </w:r>
        <w:commentRangeEnd w:id="327"/>
        <w:r w:rsidR="008258D6" w:rsidRPr="00855443" w:rsidDel="008258D6">
          <w:rPr>
            <w:rStyle w:val="CommentReference"/>
            <w:sz w:val="20"/>
            <w:szCs w:val="20"/>
            <w:lang w:val="en-GB"/>
          </w:rPr>
          <w:commentReference w:id="327"/>
        </w:r>
      </w:del>
    </w:p>
    <w:p w14:paraId="72C94F4C" w14:textId="086FA86A" w:rsidR="00405FE8" w:rsidRPr="00DA0D8F" w:rsidRDefault="00405FE8" w:rsidP="00294DE8">
      <w:pPr>
        <w:pStyle w:val="NormalWeb"/>
        <w:spacing w:line="276" w:lineRule="auto"/>
        <w:jc w:val="both"/>
        <w:rPr>
          <w:sz w:val="20"/>
          <w:szCs w:val="20"/>
          <w:lang w:val="en-GB"/>
        </w:rPr>
      </w:pPr>
    </w:p>
    <w:p w14:paraId="170DCE53" w14:textId="12147B83" w:rsidR="00CD3842" w:rsidRDefault="005163F2" w:rsidP="00294DE8">
      <w:pPr>
        <w:pStyle w:val="NormalWeb"/>
        <w:spacing w:line="276" w:lineRule="auto"/>
        <w:jc w:val="both"/>
        <w:rPr>
          <w:ins w:id="328" w:author="#WANG ZIHAO#" w:date="2026-06-19T00:45:00Z" w16du:dateUtc="2026-06-18T16:45:00Z"/>
          <w:sz w:val="20"/>
          <w:szCs w:val="20"/>
          <w:lang w:val="en-GB"/>
        </w:rPr>
      </w:pPr>
      <w:r>
        <w:rPr>
          <w:b/>
          <w:bCs/>
          <w:noProof/>
          <w:sz w:val="20"/>
          <w:szCs w:val="20"/>
          <w:lang w:val="en-GB"/>
          <w14:ligatures w14:val="standardContextual"/>
        </w:rPr>
        <w:lastRenderedPageBreak/>
        <w:drawing>
          <wp:inline distT="0" distB="0" distL="0" distR="0" wp14:anchorId="2D788517" wp14:editId="46DDF6ED">
            <wp:extent cx="5731510" cy="5731510"/>
            <wp:effectExtent l="0" t="0" r="0" b="0"/>
            <wp:docPr id="1211510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0855" name="Picture 6"/>
                    <pic:cNvPicPr/>
                  </pic:nvPicPr>
                  <pic:blipFill>
                    <a:blip r:embed="rId20"/>
                    <a:stretch>
                      <a:fillRect/>
                    </a:stretch>
                  </pic:blipFill>
                  <pic:spPr>
                    <a:xfrm>
                      <a:off x="0" y="0"/>
                      <a:ext cx="5731510" cy="5731510"/>
                    </a:xfrm>
                    <a:prstGeom prst="rect">
                      <a:avLst/>
                    </a:prstGeom>
                  </pic:spPr>
                </pic:pic>
              </a:graphicData>
            </a:graphic>
          </wp:inline>
        </w:drawing>
      </w:r>
      <w:r w:rsidR="00DF6117" w:rsidRPr="00CF5428">
        <w:rPr>
          <w:b/>
          <w:bCs/>
          <w:sz w:val="20"/>
          <w:szCs w:val="20"/>
          <w:lang w:val="en-GB"/>
        </w:rPr>
        <w:t xml:space="preserve">Fig. </w:t>
      </w:r>
      <w:r w:rsidR="00DF6117">
        <w:rPr>
          <w:b/>
          <w:bCs/>
          <w:sz w:val="20"/>
          <w:szCs w:val="20"/>
          <w:lang w:val="en-GB"/>
        </w:rPr>
        <w:t>6</w:t>
      </w:r>
      <w:r w:rsidR="00DF6117" w:rsidRPr="00CF5428">
        <w:rPr>
          <w:b/>
          <w:bCs/>
          <w:sz w:val="20"/>
          <w:szCs w:val="20"/>
          <w:lang w:val="en-GB"/>
        </w:rPr>
        <w:t xml:space="preserve">: Simulated long-term impact of doxy-PEP and moderate-efficacy vaccination on </w:t>
      </w:r>
      <w:r w:rsidR="00DF6117" w:rsidRPr="00CF5428">
        <w:rPr>
          <w:b/>
          <w:bCs/>
          <w:i/>
          <w:iCs/>
          <w:sz w:val="20"/>
          <w:szCs w:val="20"/>
          <w:lang w:val="en-GB"/>
        </w:rPr>
        <w:t>N. gonorrhoeae</w:t>
      </w:r>
      <w:r w:rsidR="00DF6117" w:rsidRPr="00CF5428">
        <w:rPr>
          <w:b/>
          <w:bCs/>
          <w:sz w:val="20"/>
          <w:szCs w:val="20"/>
          <w:lang w:val="en-GB"/>
        </w:rPr>
        <w:t xml:space="preserve"> transmission volumes and resistance dynamics under accelerated frontline treatment failure.</w:t>
      </w:r>
      <w:r w:rsidR="00DF6117" w:rsidRPr="00CF5428">
        <w:rPr>
          <w:sz w:val="20"/>
          <w:szCs w:val="20"/>
          <w:lang w:val="en-GB"/>
        </w:rPr>
        <w:t xml:space="preserve"> </w:t>
      </w:r>
      <w:r w:rsidR="00B030BD">
        <w:rPr>
          <w:sz w:val="20"/>
          <w:szCs w:val="20"/>
          <w:lang w:val="en-GB"/>
        </w:rPr>
        <w:t>For e</w:t>
      </w:r>
      <w:r w:rsidR="00B030BD" w:rsidRPr="00031FB0">
        <w:rPr>
          <w:sz w:val="20"/>
          <w:szCs w:val="20"/>
          <w:lang w:val="en-GB"/>
        </w:rPr>
        <w:t>ach point plot</w:t>
      </w:r>
      <w:r w:rsidR="00B030BD">
        <w:rPr>
          <w:sz w:val="20"/>
          <w:szCs w:val="20"/>
          <w:lang w:val="en-GB"/>
        </w:rPr>
        <w:t xml:space="preserve">, </w:t>
      </w:r>
      <w:r w:rsidR="00B030BD" w:rsidRPr="00031FB0">
        <w:rPr>
          <w:sz w:val="20"/>
          <w:szCs w:val="20"/>
          <w:lang w:val="en-GB"/>
        </w:rPr>
        <w:t xml:space="preserve">dots denote median estimates, and the accompanying vertical error bars represent the corresponding </w:t>
      </w:r>
      <w:r w:rsidR="00B030BD">
        <w:rPr>
          <w:sz w:val="20"/>
          <w:szCs w:val="20"/>
          <w:lang w:val="en-GB"/>
        </w:rPr>
        <w:t>95%</w:t>
      </w:r>
      <w:r w:rsidR="00B030BD" w:rsidRPr="00031FB0">
        <w:rPr>
          <w:sz w:val="20"/>
          <w:szCs w:val="20"/>
          <w:lang w:val="en-GB"/>
        </w:rPr>
        <w:t xml:space="preserve"> </w:t>
      </w:r>
      <w:r w:rsidR="00B030BD">
        <w:rPr>
          <w:sz w:val="20"/>
          <w:szCs w:val="20"/>
          <w:lang w:val="en-GB"/>
        </w:rPr>
        <w:t>CrI</w:t>
      </w:r>
      <w:r w:rsidR="00B030BD" w:rsidRPr="00031FB0">
        <w:rPr>
          <w:sz w:val="20"/>
          <w:szCs w:val="20"/>
          <w:lang w:val="en-GB"/>
        </w:rPr>
        <w:t>.</w:t>
      </w:r>
      <w:r w:rsidR="00B030BD">
        <w:rPr>
          <w:sz w:val="20"/>
          <w:szCs w:val="20"/>
          <w:lang w:val="en-GB"/>
        </w:rPr>
        <w:t xml:space="preserve"> </w:t>
      </w:r>
      <w:r w:rsidR="00DF6117" w:rsidRPr="00CF5428">
        <w:rPr>
          <w:sz w:val="20"/>
          <w:szCs w:val="20"/>
          <w:lang w:val="en-GB"/>
        </w:rPr>
        <w:t xml:space="preserve">Projections span a 15-year horizon (2027-2041) under the </w:t>
      </w:r>
      <w:r w:rsidR="00DF6117">
        <w:rPr>
          <w:sz w:val="20"/>
          <w:szCs w:val="20"/>
          <w:lang w:val="en-GB"/>
        </w:rPr>
        <w:t xml:space="preserve">continued </w:t>
      </w:r>
      <w:r w:rsidR="00DF6117" w:rsidRPr="00CF5428">
        <w:rPr>
          <w:sz w:val="20"/>
          <w:szCs w:val="20"/>
          <w:lang w:val="en-GB"/>
        </w:rPr>
        <w:t xml:space="preserve">behavioural baseline (Scenario </w:t>
      </w:r>
      <w:r w:rsidR="00DF6117">
        <w:rPr>
          <w:sz w:val="20"/>
          <w:szCs w:val="20"/>
          <w:lang w:val="en-GB"/>
        </w:rPr>
        <w:t>B</w:t>
      </w:r>
      <w:r w:rsidR="00DF6117" w:rsidRPr="00CF5428">
        <w:rPr>
          <w:sz w:val="20"/>
          <w:szCs w:val="20"/>
          <w:lang w:val="en-GB"/>
        </w:rPr>
        <w:t>), assuming a fixed 66% intervention uptake rate within the target population. Model simulations incorporate an artificially elevated ceftriaxone therapeutic treatment failure rate (</w:t>
      </w:r>
      <m:oMath>
        <m:r>
          <w:rPr>
            <w:rFonts w:ascii="Cambria Math" w:hAnsi="Cambria Math"/>
            <w:sz w:val="20"/>
            <w:szCs w:val="20"/>
          </w:rPr>
          <m:t>ϕ=20%</m:t>
        </m:r>
      </m:oMath>
      <w:r w:rsidR="00DF6117" w:rsidRPr="00CF5428">
        <w:rPr>
          <w:sz w:val="20"/>
          <w:szCs w:val="20"/>
          <w:lang w:val="en-GB"/>
        </w:rPr>
        <w:t xml:space="preserve">) to evaluate system robustness against frontline cephalosporin compromise. Forward projections are initialized in 2027 with population-level </w:t>
      </w:r>
      <w:del w:id="329" w:author="#WANG ZIHAO#" w:date="2026-06-19T00:47:00Z" w16du:dateUtc="2026-06-18T16:47:00Z">
        <w:r w:rsidR="00DF6117" w:rsidRPr="00CF5428" w:rsidDel="00CD3842">
          <w:rPr>
            <w:sz w:val="20"/>
            <w:szCs w:val="20"/>
            <w:lang w:val="en-GB"/>
          </w:rPr>
          <w:delText>phenotypic</w:delText>
        </w:r>
      </w:del>
      <w:ins w:id="330" w:author="#WANG ZIHAO#" w:date="2026-06-19T00:47:00Z" w16du:dateUtc="2026-06-18T16:47:00Z">
        <w:r w:rsidR="00CD3842">
          <w:rPr>
            <w:sz w:val="20"/>
            <w:szCs w:val="20"/>
            <w:lang w:val="en-GB"/>
          </w:rPr>
          <w:t>strain-specific</w:t>
        </w:r>
      </w:ins>
      <w:r w:rsidR="00DF6117" w:rsidRPr="00CF5428">
        <w:rPr>
          <w:sz w:val="20"/>
          <w:szCs w:val="20"/>
          <w:lang w:val="en-GB"/>
        </w:rPr>
        <w:t xml:space="preserve"> resistance proportions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DF6117"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DF6117" w:rsidRPr="00CF5428">
        <w:rPr>
          <w:sz w:val="20"/>
          <w:szCs w:val="20"/>
          <w:lang w:val="en-GB"/>
        </w:rPr>
        <w:t xml:space="preserve"> for Dual-R strains. Subpanels depict trajectories for total incident infections alongside disaggregated strain-specific volumes for </w:t>
      </w:r>
      <w:del w:id="331" w:author="#WANG ZIHAO#" w:date="2026-06-19T00:47:00Z" w16du:dateUtc="2026-06-18T16:47:00Z">
        <w:r w:rsidR="00DF6117" w:rsidRPr="00CF5428" w:rsidDel="00CD3842">
          <w:rPr>
            <w:sz w:val="20"/>
            <w:szCs w:val="20"/>
            <w:lang w:val="en-GB"/>
          </w:rPr>
          <w:delText>susceptible (wild-type)</w:delText>
        </w:r>
      </w:del>
      <w:ins w:id="332" w:author="#WANG ZIHAO#" w:date="2026-06-19T00:51:00Z" w16du:dateUtc="2026-06-18T16:51:00Z">
        <w:r w:rsidR="00CD3842">
          <w:rPr>
            <w:sz w:val="20"/>
            <w:szCs w:val="20"/>
            <w:lang w:val="en-GB"/>
          </w:rPr>
          <w:t>baseline susceptible</w:t>
        </w:r>
      </w:ins>
      <w:r w:rsidR="00DF6117" w:rsidRPr="00CF5428">
        <w:rPr>
          <w:sz w:val="20"/>
          <w:szCs w:val="20"/>
          <w:lang w:val="en-GB"/>
        </w:rPr>
        <w:t xml:space="preserve">, Tet-R, Cef-R, and Dual-R </w:t>
      </w:r>
      <w:del w:id="333" w:author="#WANG ZIHAO#" w:date="2026-06-19T00:46:00Z" w16du:dateUtc="2026-06-18T16:46:00Z">
        <w:r w:rsidR="00DF6117" w:rsidRPr="00CF5428" w:rsidDel="00CD3842">
          <w:rPr>
            <w:sz w:val="20"/>
            <w:szCs w:val="20"/>
            <w:lang w:val="en-GB"/>
          </w:rPr>
          <w:delText>phenotypes</w:delText>
        </w:r>
      </w:del>
      <w:ins w:id="334" w:author="#WANG ZIHAO#" w:date="2026-06-19T00:46:00Z" w16du:dateUtc="2026-06-18T16:46:00Z">
        <w:r w:rsidR="00CD3842">
          <w:rPr>
            <w:sz w:val="20"/>
            <w:szCs w:val="20"/>
            <w:lang w:val="en-GB"/>
          </w:rPr>
          <w:t>strains</w:t>
        </w:r>
      </w:ins>
      <w:r w:rsidR="00DF6117" w:rsidRPr="00CF5428">
        <w:rPr>
          <w:sz w:val="20"/>
          <w:szCs w:val="20"/>
          <w:lang w:val="en-GB"/>
        </w:rPr>
        <w:t>.</w:t>
      </w:r>
    </w:p>
    <w:p w14:paraId="5053FBE1" w14:textId="3F8AC1CC" w:rsidR="00CD3842" w:rsidRPr="00DA0D8F" w:rsidRDefault="00CD3842" w:rsidP="00294DE8">
      <w:pPr>
        <w:pStyle w:val="NormalWeb"/>
        <w:spacing w:line="276" w:lineRule="auto"/>
        <w:jc w:val="both"/>
        <w:rPr>
          <w:sz w:val="20"/>
          <w:szCs w:val="20"/>
          <w:lang w:val="en-GB"/>
        </w:rPr>
        <w:sectPr w:rsidR="00CD3842" w:rsidRPr="00DA0D8F">
          <w:pgSz w:w="11906" w:h="16838"/>
          <w:pgMar w:top="1440" w:right="1440" w:bottom="1440" w:left="1440" w:header="708" w:footer="708" w:gutter="0"/>
          <w:cols w:space="708"/>
          <w:docGrid w:linePitch="360"/>
        </w:sectPr>
      </w:pPr>
    </w:p>
    <w:p w14:paraId="7848A7C5" w14:textId="6BE9F3BD" w:rsidR="00E168B3" w:rsidRPr="00BA33E3" w:rsidRDefault="000011E7" w:rsidP="00DC4373">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BA33E3">
        <w:rPr>
          <w:rFonts w:ascii="Times New Roman" w:eastAsia="Times New Roman" w:hAnsi="Times New Roman" w:cs="Times New Roman"/>
          <w:b/>
          <w:bCs/>
          <w:color w:val="000000" w:themeColor="text1"/>
          <w:kern w:val="0"/>
          <w:sz w:val="20"/>
          <w:szCs w:val="20"/>
          <w:lang w:val="en-GB"/>
          <w14:ligatures w14:val="none"/>
        </w:rPr>
        <w:lastRenderedPageBreak/>
        <w:t>Reference:</w:t>
      </w:r>
    </w:p>
    <w:p w14:paraId="45AAD013" w14:textId="77777777" w:rsidR="00B90A2B" w:rsidRPr="00BA33E3" w:rsidRDefault="00802477" w:rsidP="00A56169">
      <w:pPr>
        <w:pStyle w:val="Bibliography"/>
        <w:spacing w:line="276" w:lineRule="auto"/>
        <w:jc w:val="both"/>
        <w:rPr>
          <w:rFonts w:ascii="Times New Roman" w:hAnsi="Times New Roman" w:cs="Times New Roman"/>
          <w:color w:val="000000"/>
          <w:sz w:val="20"/>
          <w:lang w:val="en-US"/>
        </w:rPr>
      </w:pPr>
      <w:r w:rsidRPr="00BA33E3">
        <w:rPr>
          <w:rFonts w:ascii="Times New Roman" w:eastAsia="Times New Roman" w:hAnsi="Times New Roman" w:cs="Times New Roman"/>
          <w:color w:val="000000" w:themeColor="text1"/>
          <w:sz w:val="20"/>
          <w:szCs w:val="20"/>
          <w:lang w:val="en-GB"/>
          <w14:ligatures w14:val="none"/>
        </w:rPr>
        <w:fldChar w:fldCharType="begin"/>
      </w:r>
      <w:r w:rsidR="00916CEB" w:rsidRPr="00A56169">
        <w:rPr>
          <w:rFonts w:ascii="Times New Roman" w:eastAsia="Times New Roman" w:hAnsi="Times New Roman" w:cs="Times New Roman"/>
          <w:color w:val="000000" w:themeColor="text1"/>
          <w:sz w:val="20"/>
          <w:szCs w:val="20"/>
          <w:lang w:val="en-GB"/>
          <w14:ligatures w14:val="none"/>
        </w:rPr>
        <w:instrText xml:space="preserve"> ADDIN ZOTERO_BIBL {"uncited":[],"omitted":[],"custom":[]} CSL_BIBLIOGRAPHY </w:instrText>
      </w:r>
      <w:r w:rsidRPr="00BA33E3">
        <w:rPr>
          <w:rFonts w:ascii="Times New Roman" w:eastAsia="Times New Roman" w:hAnsi="Times New Roman" w:cs="Times New Roman"/>
          <w:color w:val="000000" w:themeColor="text1"/>
          <w:sz w:val="20"/>
          <w:szCs w:val="20"/>
          <w:lang w:val="en-GB"/>
          <w14:ligatures w14:val="none"/>
        </w:rPr>
        <w:fldChar w:fldCharType="separate"/>
      </w:r>
      <w:r w:rsidR="00B90A2B" w:rsidRPr="00BA33E3">
        <w:rPr>
          <w:rFonts w:ascii="Times New Roman" w:hAnsi="Times New Roman" w:cs="Times New Roman"/>
          <w:color w:val="000000"/>
          <w:sz w:val="20"/>
          <w:lang w:val="en-US"/>
        </w:rPr>
        <w:t>[1]</w:t>
      </w:r>
      <w:r w:rsidR="00B90A2B" w:rsidRPr="00BA33E3">
        <w:rPr>
          <w:rFonts w:ascii="Times New Roman" w:hAnsi="Times New Roman" w:cs="Times New Roman"/>
          <w:color w:val="000000"/>
          <w:sz w:val="20"/>
          <w:lang w:val="en-US"/>
        </w:rPr>
        <w:tab/>
        <w:t xml:space="preserve">C. Kenyon, B. Herrmann, G. Hughes, and H. J. C. de Vries, “Management of asymptomatic sexually transmitted infections in Europe: towards a differentiated, evidence-based approach,” </w:t>
      </w:r>
      <w:r w:rsidR="00B90A2B" w:rsidRPr="00BA33E3">
        <w:rPr>
          <w:rFonts w:ascii="Times New Roman" w:hAnsi="Times New Roman" w:cs="Times New Roman"/>
          <w:i/>
          <w:iCs/>
          <w:color w:val="000000"/>
          <w:sz w:val="20"/>
          <w:lang w:val="en-US"/>
        </w:rPr>
        <w:t>Lancet Reg. Health – Eur.</w:t>
      </w:r>
      <w:r w:rsidR="00B90A2B" w:rsidRPr="00BA33E3">
        <w:rPr>
          <w:rFonts w:ascii="Times New Roman" w:hAnsi="Times New Roman" w:cs="Times New Roman"/>
          <w:color w:val="000000"/>
          <w:sz w:val="20"/>
          <w:lang w:val="en-US"/>
        </w:rPr>
        <w:t>, vol. 34, Nov. 2023, doi: 10.1016/j.lanepe.2023.100743.</w:t>
      </w:r>
    </w:p>
    <w:p w14:paraId="44FD3DCC"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[2]</w:t>
      </w:r>
      <w:r w:rsidRPr="00BA33E3">
        <w:rPr>
          <w:rFonts w:ascii="Times New Roman" w:hAnsi="Times New Roman" w:cs="Times New Roman"/>
          <w:color w:val="000000"/>
          <w:sz w:val="20"/>
          <w:lang w:val="en-US"/>
        </w:rPr>
        <w:tab/>
        <w:t xml:space="preserve">J. Whelan, V. Abbing-Karahagopian, L. Serino, and M. Unemo, “Gonorrhoea: a systematic review of prevalence reporting globally,” </w:t>
      </w:r>
      <w:r w:rsidRPr="00BA33E3">
        <w:rPr>
          <w:rFonts w:ascii="Times New Roman" w:hAnsi="Times New Roman" w:cs="Times New Roman"/>
          <w:i/>
          <w:iCs/>
          <w:color w:val="000000"/>
          <w:sz w:val="20"/>
          <w:lang w:val="en-US"/>
        </w:rPr>
        <w:t>BMC Infect. Dis.</w:t>
      </w:r>
      <w:r w:rsidRPr="00BA33E3">
        <w:rPr>
          <w:rFonts w:ascii="Times New Roman" w:hAnsi="Times New Roman" w:cs="Times New Roman"/>
          <w:color w:val="000000"/>
          <w:sz w:val="20"/>
          <w:lang w:val="en-US"/>
        </w:rPr>
        <w:t>, vol. 21, p. 1152, Nov. 2021, doi: 10.1186/s12879-021-06381-4.</w:t>
      </w:r>
    </w:p>
    <w:p w14:paraId="42388D3B"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[3]</w:t>
      </w:r>
      <w:r w:rsidRPr="00BA33E3">
        <w:rPr>
          <w:rFonts w:ascii="Times New Roman" w:hAnsi="Times New Roman" w:cs="Times New Roman"/>
          <w:color w:val="000000"/>
          <w:sz w:val="20"/>
          <w:lang w:val="en-US"/>
        </w:rPr>
        <w:tab/>
        <w:t xml:space="preserve">M. Unemo and W. M. Shafer, “Antimicrobial Resistance in Neisseria gonorrhoeae in the 21st Century: Past, Evolution, and Future,” </w:t>
      </w:r>
      <w:r w:rsidRPr="00BA33E3">
        <w:rPr>
          <w:rFonts w:ascii="Times New Roman" w:hAnsi="Times New Roman" w:cs="Times New Roman"/>
          <w:i/>
          <w:iCs/>
          <w:color w:val="000000"/>
          <w:sz w:val="20"/>
          <w:lang w:val="en-US"/>
        </w:rPr>
        <w:t>Clin. Microbiol. Rev.</w:t>
      </w:r>
      <w:r w:rsidRPr="00BA33E3">
        <w:rPr>
          <w:rFonts w:ascii="Times New Roman" w:hAnsi="Times New Roman" w:cs="Times New Roman"/>
          <w:color w:val="000000"/>
          <w:sz w:val="20"/>
          <w:lang w:val="en-US"/>
        </w:rPr>
        <w:t>, vol. 27, no. 3, pp. 587–613, Jul. 2014, doi: 10.1128/CMR.00010-14.</w:t>
      </w:r>
    </w:p>
    <w:p w14:paraId="0E8EED46"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[4]</w:t>
      </w:r>
      <w:r w:rsidRPr="00BA33E3">
        <w:rPr>
          <w:rFonts w:ascii="Times New Roman" w:hAnsi="Times New Roman" w:cs="Times New Roman"/>
          <w:color w:val="000000"/>
          <w:sz w:val="20"/>
          <w:lang w:val="en-US"/>
        </w:rPr>
        <w:tab/>
        <w:t xml:space="preserve">D. M. Whiley, J. A. Tickner, R. L. Kundu, T. R. Hogan, S. J. van Hal, and M. M. Lahra, “Selection of Neisseria gonorrhoeae ceftriaxone resistance using doxycycline post-exposure prophylaxis,”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23, no. 8, pp. e268–e269, Aug. 2023, doi: 10.1016/S1473-3099(23)00359-6.</w:t>
      </w:r>
    </w:p>
    <w:p w14:paraId="1C314BEE"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[5]</w:t>
      </w:r>
      <w:r w:rsidRPr="00BA33E3">
        <w:rPr>
          <w:rFonts w:ascii="Times New Roman" w:hAnsi="Times New Roman" w:cs="Times New Roman"/>
          <w:color w:val="000000"/>
          <w:sz w:val="20"/>
          <w:lang w:val="en-US"/>
        </w:rPr>
        <w:tab/>
        <w:t xml:space="preserve">T. Vanbaelen, S. S. Manoharan-Basil, and C. Kenyon, “Doxy-PEP could select for ceftriaxone resistance in Neisseria gonorrhoeae,”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25, no. 6, p. e316, Jun. 2025, doi: 10.1016/S1473-3099(25)00234-8.</w:t>
      </w:r>
    </w:p>
    <w:p w14:paraId="2A3AB777"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[6]</w:t>
      </w:r>
      <w:r w:rsidRPr="00BA33E3">
        <w:rPr>
          <w:rFonts w:ascii="Times New Roman" w:hAnsi="Times New Roman" w:cs="Times New Roman"/>
          <w:color w:val="000000"/>
          <w:sz w:val="20"/>
          <w:lang w:val="en-US"/>
        </w:rPr>
        <w:tab/>
        <w:t xml:space="preserve">C. Kenyon, “Doxycycline Postexposure Prophylaxis Could Accelerate the Emergence of Gonococcal Ceftriaxone Resistance,” </w:t>
      </w:r>
      <w:r w:rsidRPr="00BA33E3">
        <w:rPr>
          <w:rFonts w:ascii="Times New Roman" w:hAnsi="Times New Roman" w:cs="Times New Roman"/>
          <w:i/>
          <w:iCs/>
          <w:color w:val="000000"/>
          <w:sz w:val="20"/>
          <w:lang w:val="en-US"/>
        </w:rPr>
        <w:t>JAMA Intern. Med.</w:t>
      </w:r>
      <w:r w:rsidRPr="00BA33E3">
        <w:rPr>
          <w:rFonts w:ascii="Times New Roman" w:hAnsi="Times New Roman" w:cs="Times New Roman"/>
          <w:color w:val="000000"/>
          <w:sz w:val="20"/>
          <w:lang w:val="en-US"/>
        </w:rPr>
        <w:t>, vol. 185, no. 8, p. 1051, Aug. 2025, doi: 10.1001/jamainternmed.2025.0984.</w:t>
      </w:r>
    </w:p>
    <w:p w14:paraId="299D0714"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[7]</w:t>
      </w:r>
      <w:r w:rsidRPr="00BA33E3">
        <w:rPr>
          <w:rFonts w:ascii="Times New Roman" w:hAnsi="Times New Roman" w:cs="Times New Roman"/>
          <w:color w:val="000000"/>
          <w:sz w:val="20"/>
          <w:lang w:val="en-US"/>
        </w:rPr>
        <w:tab/>
        <w:t xml:space="preserve">M. E. DeWitt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“Promise and peril: doxycycline prophylaxis and the spread of resistance among diverse populations,” </w:t>
      </w:r>
      <w:r w:rsidRPr="00BA33E3">
        <w:rPr>
          <w:rFonts w:ascii="Times New Roman" w:hAnsi="Times New Roman" w:cs="Times New Roman"/>
          <w:i/>
          <w:iCs/>
          <w:color w:val="000000"/>
          <w:sz w:val="20"/>
          <w:lang w:val="en-US"/>
        </w:rPr>
        <w:t>Lancet Microbe</w:t>
      </w:r>
      <w:r w:rsidRPr="00BA33E3">
        <w:rPr>
          <w:rFonts w:ascii="Times New Roman" w:hAnsi="Times New Roman" w:cs="Times New Roman"/>
          <w:color w:val="000000"/>
          <w:sz w:val="20"/>
          <w:lang w:val="en-US"/>
        </w:rPr>
        <w:t>, vol. 0, no. 0, Aug. 2025, doi: 10.1016/j.lanmic.2025.101222.</w:t>
      </w:r>
    </w:p>
    <w:p w14:paraId="0825629C"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[8]</w:t>
      </w:r>
      <w:r w:rsidRPr="00BA33E3">
        <w:rPr>
          <w:rFonts w:ascii="Times New Roman" w:hAnsi="Times New Roman" w:cs="Times New Roman"/>
          <w:color w:val="000000"/>
          <w:sz w:val="20"/>
          <w:lang w:val="en-US"/>
        </w:rPr>
        <w:tab/>
        <w:t xml:space="preserve">K. A. Schmidt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“Experimental gonococcal urethritis and reinfection with homologous gonococci in male volunteers,” </w:t>
      </w:r>
      <w:r w:rsidRPr="00BA33E3">
        <w:rPr>
          <w:rFonts w:ascii="Times New Roman" w:hAnsi="Times New Roman" w:cs="Times New Roman"/>
          <w:i/>
          <w:iCs/>
          <w:color w:val="000000"/>
          <w:sz w:val="20"/>
          <w:lang w:val="en-US"/>
        </w:rPr>
        <w:t>Sex. Transm. Dis.</w:t>
      </w:r>
      <w:r w:rsidRPr="00BA33E3">
        <w:rPr>
          <w:rFonts w:ascii="Times New Roman" w:hAnsi="Times New Roman" w:cs="Times New Roman"/>
          <w:color w:val="000000"/>
          <w:sz w:val="20"/>
          <w:lang w:val="en-US"/>
        </w:rPr>
        <w:t>, vol. 28, no. 10, pp. 555–564, Oct. 2001, doi: 10.1097/00007435-200110000-00001.</w:t>
      </w:r>
    </w:p>
    <w:p w14:paraId="1D44B412"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[9]</w:t>
      </w:r>
      <w:r w:rsidRPr="00BA33E3">
        <w:rPr>
          <w:rFonts w:ascii="Times New Roman" w:hAnsi="Times New Roman" w:cs="Times New Roman"/>
          <w:color w:val="000000"/>
          <w:sz w:val="20"/>
          <w:lang w:val="en-US"/>
        </w:rPr>
        <w:tab/>
        <w:t xml:space="preserve">C. B. Hosenfeld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“Repeat infection with Chlamydia and gonorrhea among females: a systematic review of the literature,” </w:t>
      </w:r>
      <w:r w:rsidRPr="00BA33E3">
        <w:rPr>
          <w:rFonts w:ascii="Times New Roman" w:hAnsi="Times New Roman" w:cs="Times New Roman"/>
          <w:i/>
          <w:iCs/>
          <w:color w:val="000000"/>
          <w:sz w:val="20"/>
          <w:lang w:val="en-US"/>
        </w:rPr>
        <w:t>Sex. Transm. Dis.</w:t>
      </w:r>
      <w:r w:rsidRPr="00BA33E3">
        <w:rPr>
          <w:rFonts w:ascii="Times New Roman" w:hAnsi="Times New Roman" w:cs="Times New Roman"/>
          <w:color w:val="000000"/>
          <w:sz w:val="20"/>
          <w:lang w:val="en-US"/>
        </w:rPr>
        <w:t>, vol. 36, no. 8, pp. 478–489, Aug. 2009, doi: 10.1097/OLQ.0b013e3181a2a933.</w:t>
      </w:r>
    </w:p>
    <w:p w14:paraId="6FBCCF42"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[10]</w:t>
      </w:r>
      <w:r w:rsidRPr="00BA33E3">
        <w:rPr>
          <w:rFonts w:ascii="Times New Roman" w:hAnsi="Times New Roman" w:cs="Times New Roman"/>
          <w:color w:val="000000"/>
          <w:sz w:val="20"/>
          <w:lang w:val="en-US"/>
        </w:rPr>
        <w:tab/>
        <w:t>“GUMCAD STI Surveillance System,” UK Health Security Agency. Accessed: May 19, 2026. [Online]. Available: https://www.gov.uk/guidance/gumcad-sti-surveillance-system</w:t>
      </w:r>
    </w:p>
    <w:p w14:paraId="39680413"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[11]</w:t>
      </w:r>
      <w:r w:rsidRPr="00BA33E3">
        <w:rPr>
          <w:rFonts w:ascii="Times New Roman" w:hAnsi="Times New Roman" w:cs="Times New Roman"/>
          <w:color w:val="000000"/>
          <w:sz w:val="20"/>
          <w:lang w:val="en-US"/>
        </w:rPr>
        <w:tab/>
        <w:t>“Gonococcal resistance to antimicrobials surveillance programme report,” UK Health Security Agency. Accessed: May 19, 2026. [Online]. Available: https://www.gov.uk/government/publications/gonococcal-resistance-to-antimicrobials-surveillance-programme-grasp-report</w:t>
      </w:r>
    </w:p>
    <w:p w14:paraId="6671125C"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[12]</w:t>
      </w:r>
      <w:r w:rsidRPr="00BA33E3">
        <w:rPr>
          <w:rFonts w:ascii="Times New Roman" w:hAnsi="Times New Roman" w:cs="Times New Roman"/>
          <w:color w:val="000000"/>
          <w:sz w:val="20"/>
          <w:lang w:val="en-US"/>
        </w:rPr>
        <w:tab/>
        <w:t xml:space="preserve">R. Platt, P. A. Rice, and W. M. McCormack, “Risk of acquiring gonorrhea and prevalence of abnormal adnexal findings among women recently exposed to gonorrhea,” </w:t>
      </w:r>
      <w:r w:rsidRPr="00BA33E3">
        <w:rPr>
          <w:rFonts w:ascii="Times New Roman" w:hAnsi="Times New Roman" w:cs="Times New Roman"/>
          <w:i/>
          <w:iCs/>
          <w:color w:val="000000"/>
          <w:sz w:val="20"/>
          <w:lang w:val="en-US"/>
        </w:rPr>
        <w:t>JAMA</w:t>
      </w:r>
      <w:r w:rsidRPr="00BA33E3">
        <w:rPr>
          <w:rFonts w:ascii="Times New Roman" w:hAnsi="Times New Roman" w:cs="Times New Roman"/>
          <w:color w:val="000000"/>
          <w:sz w:val="20"/>
          <w:lang w:val="en-US"/>
        </w:rPr>
        <w:t>, vol. 250, no. 23, pp. 3205–3209, Dec. 1983.</w:t>
      </w:r>
    </w:p>
    <w:p w14:paraId="1ADA3BE0"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[13]</w:t>
      </w:r>
      <w:r w:rsidRPr="00BA33E3">
        <w:rPr>
          <w:rFonts w:ascii="Times New Roman" w:hAnsi="Times New Roman" w:cs="Times New Roman"/>
          <w:color w:val="000000"/>
          <w:sz w:val="20"/>
          <w:lang w:val="en-US"/>
        </w:rPr>
        <w:tab/>
        <w:t xml:space="preserve">L. K. Whittles, X. Didelot, and P. J. White, “Public health impact and cost-effectiveness of gonorrhoea vaccination: an integrated transmission-dynamic health-economic modelling analysis,”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22, no. 7, pp. 1030–1041, Jul. 2022, doi: 10.1016/S1473-3099(21)00744-1.</w:t>
      </w:r>
    </w:p>
    <w:p w14:paraId="4137BBCB"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[14]</w:t>
      </w:r>
      <w:r w:rsidRPr="00BA33E3">
        <w:rPr>
          <w:rFonts w:ascii="Times New Roman" w:hAnsi="Times New Roman" w:cs="Times New Roman"/>
          <w:color w:val="000000"/>
          <w:sz w:val="20"/>
          <w:lang w:val="en-US"/>
        </w:rPr>
        <w:tab/>
        <w:t xml:space="preserve">L. K. Whittles, P. J. White, and X. Didelot, “Assessment of the Potential of Vaccination to Combat Antibiotic Resistance in Gonorrhea: A Modeling Analysis to Determine Preferred Product Characteristics,” </w:t>
      </w:r>
      <w:r w:rsidRPr="00BA33E3">
        <w:rPr>
          <w:rFonts w:ascii="Times New Roman" w:hAnsi="Times New Roman" w:cs="Times New Roman"/>
          <w:i/>
          <w:iCs/>
          <w:color w:val="000000"/>
          <w:sz w:val="20"/>
          <w:lang w:val="en-US"/>
        </w:rPr>
        <w:t>Clin. Infect. Dis.</w:t>
      </w:r>
      <w:r w:rsidRPr="00BA33E3">
        <w:rPr>
          <w:rFonts w:ascii="Times New Roman" w:hAnsi="Times New Roman" w:cs="Times New Roman"/>
          <w:color w:val="000000"/>
          <w:sz w:val="20"/>
          <w:lang w:val="en-US"/>
        </w:rPr>
        <w:t>, vol. 71, no. 8, pp. 1912–1919, Nov. 2020, doi: 10.1093/cid/ciz1241.</w:t>
      </w:r>
    </w:p>
    <w:p w14:paraId="122C3629"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[15]</w:t>
      </w:r>
      <w:r w:rsidRPr="00BA33E3">
        <w:rPr>
          <w:rFonts w:ascii="Times New Roman" w:hAnsi="Times New Roman" w:cs="Times New Roman"/>
          <w:color w:val="000000"/>
          <w:sz w:val="20"/>
          <w:lang w:val="en-US"/>
        </w:rPr>
        <w:tab/>
        <w:t>“GRASP report: data to August 2024,” UK Health Security Agency. Accessed: Oct. 29, 2025. [Online]. Available: https://www.gov.uk/government/publications/gonococcal-resistance-to-antimicrobials-surveillance-programme-grasp-report/grasp-report-data-to-august-2024</w:t>
      </w:r>
    </w:p>
    <w:p w14:paraId="45268D73"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[16]</w:t>
      </w:r>
      <w:r w:rsidRPr="00BA33E3">
        <w:rPr>
          <w:rFonts w:ascii="Times New Roman" w:hAnsi="Times New Roman" w:cs="Times New Roman"/>
          <w:color w:val="000000"/>
          <w:sz w:val="20"/>
          <w:lang w:val="en-US"/>
        </w:rPr>
        <w:tab/>
        <w:t xml:space="preserve">E. Reichert and Y. H. Grad, “Effects of doxycycline post-exposure prophylaxis for prevention of sexually transmitted infections on gonorrhoea prevalence and antimicrobial resistance among men who have sex with men in the USA: a modelling study,” </w:t>
      </w:r>
      <w:r w:rsidRPr="00BA33E3">
        <w:rPr>
          <w:rFonts w:ascii="Times New Roman" w:hAnsi="Times New Roman" w:cs="Times New Roman"/>
          <w:i/>
          <w:iCs/>
          <w:color w:val="000000"/>
          <w:sz w:val="20"/>
          <w:lang w:val="en-US"/>
        </w:rPr>
        <w:t>Lancet Microbe</w:t>
      </w:r>
      <w:r w:rsidRPr="00BA33E3">
        <w:rPr>
          <w:rFonts w:ascii="Times New Roman" w:hAnsi="Times New Roman" w:cs="Times New Roman"/>
          <w:color w:val="000000"/>
          <w:sz w:val="20"/>
          <w:lang w:val="en-US"/>
        </w:rPr>
        <w:t>, vol. 5, no. 11, p. 100926, Nov. 2024, doi: 10.1016/s2666-5247(24)00168-x.</w:t>
      </w:r>
    </w:p>
    <w:p w14:paraId="730D4459"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[17]</w:t>
      </w:r>
      <w:r w:rsidRPr="00BA33E3">
        <w:rPr>
          <w:rFonts w:ascii="Times New Roman" w:hAnsi="Times New Roman" w:cs="Times New Roman"/>
          <w:color w:val="000000"/>
          <w:sz w:val="20"/>
          <w:lang w:val="en-US"/>
        </w:rPr>
        <w:tab/>
        <w:t xml:space="preserve">A. F. Luetkemeyer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“Postexposure Doxycycline to Prevent Bacterial Sexually Transmitted Infections,” </w:t>
      </w:r>
      <w:r w:rsidRPr="00BA33E3">
        <w:rPr>
          <w:rFonts w:ascii="Times New Roman" w:hAnsi="Times New Roman" w:cs="Times New Roman"/>
          <w:i/>
          <w:iCs/>
          <w:color w:val="000000"/>
          <w:sz w:val="20"/>
          <w:lang w:val="en-US"/>
        </w:rPr>
        <w:t>N. Engl. J. Med.</w:t>
      </w:r>
      <w:r w:rsidRPr="00BA33E3">
        <w:rPr>
          <w:rFonts w:ascii="Times New Roman" w:hAnsi="Times New Roman" w:cs="Times New Roman"/>
          <w:color w:val="000000"/>
          <w:sz w:val="20"/>
          <w:lang w:val="en-US"/>
        </w:rPr>
        <w:t>, vol. 388, no. 14, pp. 1296–1306, Apr. 2023, doi: 10.1056/NEJMoa2211934.</w:t>
      </w:r>
    </w:p>
    <w:p w14:paraId="5F0406C9"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lastRenderedPageBreak/>
        <w:t>[18]</w:t>
      </w:r>
      <w:r w:rsidRPr="00BA33E3">
        <w:rPr>
          <w:rFonts w:ascii="Times New Roman" w:hAnsi="Times New Roman" w:cs="Times New Roman"/>
          <w:color w:val="000000"/>
          <w:sz w:val="20"/>
          <w:lang w:val="en-US"/>
        </w:rPr>
        <w:tab/>
        <w:t xml:space="preserve">I. Szondy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“Doxycycline prophylaxis for the prevention of sexually transmitted infections: A systematic review and meta-analysis of randomized controlled trials,” </w:t>
      </w:r>
      <w:r w:rsidRPr="00BA33E3">
        <w:rPr>
          <w:rFonts w:ascii="Times New Roman" w:hAnsi="Times New Roman" w:cs="Times New Roman"/>
          <w:i/>
          <w:iCs/>
          <w:color w:val="000000"/>
          <w:sz w:val="20"/>
          <w:lang w:val="en-US"/>
        </w:rPr>
        <w:t>Int. J. Infect. Dis.</w:t>
      </w:r>
      <w:r w:rsidRPr="00BA33E3">
        <w:rPr>
          <w:rFonts w:ascii="Times New Roman" w:hAnsi="Times New Roman" w:cs="Times New Roman"/>
          <w:color w:val="000000"/>
          <w:sz w:val="20"/>
          <w:lang w:val="en-US"/>
        </w:rPr>
        <w:t>, vol. 147, p. 107186, Oct. 2024, doi: 10.1016/j.ijid.2024.107186.</w:t>
      </w:r>
    </w:p>
    <w:p w14:paraId="388541FC"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[19]</w:t>
      </w:r>
      <w:r w:rsidRPr="00BA33E3">
        <w:rPr>
          <w:rFonts w:ascii="Times New Roman" w:hAnsi="Times New Roman" w:cs="Times New Roman"/>
          <w:color w:val="000000"/>
          <w:sz w:val="20"/>
          <w:lang w:val="en-US"/>
        </w:rPr>
        <w:tab/>
        <w:t xml:space="preserve">S. N. Ladhani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“Use of a meningococcal group B vaccine (4CMenB) in populations at high risk of gonorrhoea in the UK,” </w:t>
      </w:r>
      <w:r w:rsidRPr="00BA33E3">
        <w:rPr>
          <w:rFonts w:ascii="Times New Roman" w:hAnsi="Times New Roman" w:cs="Times New Roman"/>
          <w:i/>
          <w:iCs/>
          <w:color w:val="000000"/>
          <w:sz w:val="20"/>
          <w:lang w:val="en-US"/>
        </w:rPr>
        <w:t>Lancet Infect. Dis.</w:t>
      </w:r>
      <w:r w:rsidRPr="00BA33E3">
        <w:rPr>
          <w:rFonts w:ascii="Times New Roman" w:hAnsi="Times New Roman" w:cs="Times New Roman"/>
          <w:color w:val="000000"/>
          <w:sz w:val="20"/>
          <w:lang w:val="en-US"/>
        </w:rPr>
        <w:t>, vol. 24, no. 9, pp. e576–e583, Sep. 2024, doi: 10.1016/S1473-3099(24)00031-8.</w:t>
      </w:r>
    </w:p>
    <w:p w14:paraId="6B4128C7"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[20]</w:t>
      </w:r>
      <w:r w:rsidRPr="00BA33E3">
        <w:rPr>
          <w:rFonts w:ascii="Times New Roman" w:hAnsi="Times New Roman" w:cs="Times New Roman"/>
          <w:color w:val="000000"/>
          <w:sz w:val="20"/>
          <w:lang w:val="en-US"/>
        </w:rPr>
        <w:tab/>
        <w:t xml:space="preserve">J. Zhang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“Discontinuation, suboptimal adherence, and reinitiation of oral HIV pre-exposure prophylaxis: a global systematic review and meta-analysis,” </w:t>
      </w:r>
      <w:r w:rsidRPr="00BA33E3">
        <w:rPr>
          <w:rFonts w:ascii="Times New Roman" w:hAnsi="Times New Roman" w:cs="Times New Roman"/>
          <w:i/>
          <w:iCs/>
          <w:color w:val="000000"/>
          <w:sz w:val="20"/>
          <w:lang w:val="en-US"/>
        </w:rPr>
        <w:t>Lancet HIV</w:t>
      </w:r>
      <w:r w:rsidRPr="00BA33E3">
        <w:rPr>
          <w:rFonts w:ascii="Times New Roman" w:hAnsi="Times New Roman" w:cs="Times New Roman"/>
          <w:color w:val="000000"/>
          <w:sz w:val="20"/>
          <w:lang w:val="en-US"/>
        </w:rPr>
        <w:t>, vol. 9, no. 4, pp. e254–e268, Apr. 2022, doi: 10.1016/S2352-3018(22)00030-3.</w:t>
      </w:r>
    </w:p>
    <w:p w14:paraId="3DC63807"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[21]</w:t>
      </w:r>
      <w:r w:rsidRPr="00BA33E3">
        <w:rPr>
          <w:rFonts w:ascii="Times New Roman" w:hAnsi="Times New Roman" w:cs="Times New Roman"/>
          <w:color w:val="000000"/>
          <w:sz w:val="20"/>
          <w:lang w:val="en-US"/>
        </w:rPr>
        <w:tab/>
        <w:t xml:space="preserve">B. Wang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“4CMenB sustained vaccine effectiveness against invasive meningococcal B disease and gonorrhoea at three years post programme implementation,” </w:t>
      </w:r>
      <w:r w:rsidRPr="00BA33E3">
        <w:rPr>
          <w:rFonts w:ascii="Times New Roman" w:hAnsi="Times New Roman" w:cs="Times New Roman"/>
          <w:i/>
          <w:iCs/>
          <w:color w:val="000000"/>
          <w:sz w:val="20"/>
          <w:lang w:val="en-US"/>
        </w:rPr>
        <w:t>J. Infect.</w:t>
      </w:r>
      <w:r w:rsidRPr="00BA33E3">
        <w:rPr>
          <w:rFonts w:ascii="Times New Roman" w:hAnsi="Times New Roman" w:cs="Times New Roman"/>
          <w:color w:val="000000"/>
          <w:sz w:val="20"/>
          <w:lang w:val="en-US"/>
        </w:rPr>
        <w:t>, vol. 87, no. 2, pp. 95–102, Aug. 2023, doi: 10.1016/j.jinf.2023.05.021.</w:t>
      </w:r>
    </w:p>
    <w:p w14:paraId="7860475F" w14:textId="77777777" w:rsidR="00B90A2B" w:rsidRPr="00BA33E3" w:rsidRDefault="00B90A2B" w:rsidP="00A56169">
      <w:pPr>
        <w:pStyle w:val="Bibliography"/>
        <w:spacing w:line="276" w:lineRule="auto"/>
        <w:jc w:val="both"/>
        <w:rPr>
          <w:rFonts w:ascii="Times New Roman" w:hAnsi="Times New Roman" w:cs="Times New Roman"/>
          <w:color w:val="000000"/>
          <w:sz w:val="20"/>
          <w:lang w:val="en-US"/>
        </w:rPr>
      </w:pPr>
      <w:r w:rsidRPr="00BA33E3">
        <w:rPr>
          <w:rFonts w:ascii="Times New Roman" w:hAnsi="Times New Roman" w:cs="Times New Roman"/>
          <w:color w:val="000000"/>
          <w:sz w:val="20"/>
          <w:lang w:val="en-US"/>
        </w:rPr>
        <w:t>[22]</w:t>
      </w:r>
      <w:r w:rsidRPr="00BA33E3">
        <w:rPr>
          <w:rFonts w:ascii="Times New Roman" w:hAnsi="Times New Roman" w:cs="Times New Roman"/>
          <w:color w:val="000000"/>
          <w:sz w:val="20"/>
          <w:lang w:val="en-US"/>
        </w:rPr>
        <w:tab/>
        <w:t xml:space="preserve">B. Wang </w:t>
      </w:r>
      <w:r w:rsidRPr="00BA33E3">
        <w:rPr>
          <w:rFonts w:ascii="Times New Roman" w:hAnsi="Times New Roman" w:cs="Times New Roman"/>
          <w:i/>
          <w:iCs/>
          <w:color w:val="000000"/>
          <w:sz w:val="20"/>
          <w:lang w:val="en-US"/>
        </w:rPr>
        <w:t>et al.</w:t>
      </w:r>
      <w:r w:rsidRPr="00BA33E3">
        <w:rPr>
          <w:rFonts w:ascii="Times New Roman" w:hAnsi="Times New Roman" w:cs="Times New Roman"/>
          <w:color w:val="000000"/>
          <w:sz w:val="20"/>
          <w:lang w:val="en-US"/>
        </w:rPr>
        <w:t xml:space="preserve">, “Long-Term Protection Against Invasive Meningococcal B Disease and Gonococcal Infection 5 Years After Implementation of Funded Childhood and Adolescent 4CMenB Vaccination Program in South Australia: An Observational Cohort and Case-Control Study,” </w:t>
      </w:r>
      <w:r w:rsidRPr="00BA33E3">
        <w:rPr>
          <w:rFonts w:ascii="Times New Roman" w:hAnsi="Times New Roman" w:cs="Times New Roman"/>
          <w:i/>
          <w:iCs/>
          <w:color w:val="000000"/>
          <w:sz w:val="20"/>
          <w:lang w:val="en-US"/>
        </w:rPr>
        <w:t>Clin. Infect. Dis. Off. Publ. Infect. Dis. Soc. Am.</w:t>
      </w:r>
      <w:r w:rsidRPr="00BA33E3">
        <w:rPr>
          <w:rFonts w:ascii="Times New Roman" w:hAnsi="Times New Roman" w:cs="Times New Roman"/>
          <w:color w:val="000000"/>
          <w:sz w:val="20"/>
          <w:lang w:val="en-US"/>
        </w:rPr>
        <w:t>, vol. 81, no. 4, pp. e202–e210, Nov. 2025, doi: 10.1093/cid/ciaf372.</w:t>
      </w:r>
    </w:p>
    <w:p w14:paraId="5AC95642" w14:textId="209EF7C2" w:rsidR="00802477" w:rsidRPr="00BA33E3" w:rsidRDefault="00802477" w:rsidP="00F030B3">
      <w:pPr>
        <w:pStyle w:val="Bibliography"/>
        <w:spacing w:line="276" w:lineRule="auto"/>
        <w:jc w:val="both"/>
        <w:rPr>
          <w:rFonts w:ascii="Times New Roman" w:eastAsia="Times New Roman" w:hAnsi="Times New Roman" w:cs="Times New Roman"/>
          <w:color w:val="000000" w:themeColor="text1"/>
          <w:kern w:val="0"/>
          <w:sz w:val="20"/>
          <w:szCs w:val="20"/>
          <w:lang w:val="en-GB"/>
          <w14:ligatures w14:val="none"/>
        </w:rPr>
      </w:pPr>
      <w:r w:rsidRPr="00BA33E3">
        <w:rPr>
          <w:rFonts w:ascii="Times New Roman" w:eastAsia="Times New Roman" w:hAnsi="Times New Roman" w:cs="Times New Roman"/>
          <w:color w:val="000000" w:themeColor="text1"/>
          <w:kern w:val="0"/>
          <w:sz w:val="20"/>
          <w:szCs w:val="20"/>
          <w:lang w:val="en-GB"/>
          <w14:ligatures w14:val="none"/>
        </w:rPr>
        <w:fldChar w:fldCharType="end"/>
      </w:r>
    </w:p>
    <w:p w14:paraId="09887875" w14:textId="34CA54EE" w:rsidR="006A5D60" w:rsidRPr="00BA33E3" w:rsidRDefault="006A5D60" w:rsidP="00F030B3">
      <w:pPr>
        <w:spacing w:before="100" w:beforeAutospacing="1" w:after="100" w:afterAutospacing="1" w:line="276" w:lineRule="auto"/>
        <w:jc w:val="both"/>
        <w:rPr>
          <w:rFonts w:ascii="Times New Roman" w:hAnsi="Times New Roman" w:cs="Times New Roman"/>
          <w:color w:val="000000" w:themeColor="text1"/>
          <w:sz w:val="20"/>
          <w:szCs w:val="20"/>
          <w:lang w:val="en-GB"/>
        </w:rPr>
      </w:pPr>
    </w:p>
    <w:sectPr w:rsidR="006A5D60" w:rsidRPr="00BA33E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Jue Tao Lim (Asst Prof)" w:date="2026-06-02T08:46:00Z" w:initials="JL">
    <w:p w14:paraId="2CF11F8F" w14:textId="77777777" w:rsidR="008B4876" w:rsidRDefault="008B4876" w:rsidP="008B4876">
      <w:r>
        <w:rPr>
          <w:rStyle w:val="CommentReference"/>
        </w:rPr>
        <w:annotationRef/>
      </w:r>
      <w:r>
        <w:rPr>
          <w:sz w:val="20"/>
          <w:szCs w:val="20"/>
        </w:rPr>
        <w:t>cite</w:t>
      </w:r>
    </w:p>
  </w:comment>
  <w:comment w:id="2" w:author="#WANG ZIHAO#" w:date="2026-06-09T14:57:00Z" w:initials="#Z">
    <w:p w14:paraId="7B7180D6" w14:textId="77777777" w:rsidR="00B90A2B" w:rsidRDefault="00B90A2B" w:rsidP="00B90A2B">
      <w:r>
        <w:rPr>
          <w:rStyle w:val="CommentReference"/>
        </w:rPr>
        <w:annotationRef/>
      </w:r>
      <w:r>
        <w:rPr>
          <w:sz w:val="20"/>
          <w:szCs w:val="20"/>
        </w:rPr>
        <w:t>cited</w:t>
      </w:r>
    </w:p>
  </w:comment>
  <w:comment w:id="46" w:author="Jue Tao Lim (Asst Prof)" w:date="2026-06-12T09:42:00Z" w:initials="JL">
    <w:p w14:paraId="4ACA9855" w14:textId="77777777" w:rsidR="001F1AE4" w:rsidRDefault="001F1AE4" w:rsidP="001F1AE4">
      <w:r>
        <w:rPr>
          <w:rStyle w:val="CommentReference"/>
        </w:rPr>
        <w:annotationRef/>
      </w:r>
      <w:r>
        <w:rPr>
          <w:sz w:val="20"/>
          <w:szCs w:val="20"/>
        </w:rPr>
        <w:t>be specific. no need say policy transitions and immunity dynamics.</w:t>
      </w:r>
    </w:p>
    <w:p w14:paraId="5942D277" w14:textId="77777777" w:rsidR="001F1AE4" w:rsidRDefault="001F1AE4" w:rsidP="001F1AE4"/>
    <w:p w14:paraId="41E1D070" w14:textId="77777777" w:rsidR="001F1AE4" w:rsidRDefault="001F1AE4" w:rsidP="001F1AE4">
      <w:r>
        <w:rPr>
          <w:sz w:val="20"/>
          <w:szCs w:val="20"/>
        </w:rPr>
        <w:t>just say which arrows describe what effects.</w:t>
      </w:r>
    </w:p>
  </w:comment>
  <w:comment w:id="47" w:author="#WANG ZIHAO#" w:date="2026-06-16T16:27:00Z" w:initials="#Z">
    <w:p w14:paraId="476481B9" w14:textId="77777777" w:rsidR="00A56169" w:rsidRDefault="00A56169" w:rsidP="00A56169">
      <w:r>
        <w:rPr>
          <w:rStyle w:val="CommentReference"/>
        </w:rPr>
        <w:annotationRef/>
      </w:r>
      <w:r>
        <w:rPr>
          <w:sz w:val="20"/>
          <w:szCs w:val="20"/>
        </w:rPr>
        <w:t>okie</w:t>
      </w:r>
    </w:p>
  </w:comment>
  <w:comment w:id="70" w:author="Jue Tao Lim (Asst Prof)" w:date="2026-06-02T08:51:00Z" w:initials="JL">
    <w:p w14:paraId="1ADFBF64" w14:textId="1AEF61E1" w:rsidR="008B4876" w:rsidRDefault="008B4876" w:rsidP="008B4876">
      <w:r>
        <w:rPr>
          <w:rStyle w:val="CommentReference"/>
        </w:rPr>
        <w:annotationRef/>
      </w:r>
      <w:r>
        <w:rPr>
          <w:sz w:val="20"/>
          <w:szCs w:val="20"/>
        </w:rPr>
        <w:t>need in % basis also</w:t>
      </w:r>
    </w:p>
  </w:comment>
  <w:comment w:id="71" w:author="#WANG ZIHAO#" w:date="2026-06-09T14:58:00Z" w:initials="#Z">
    <w:p w14:paraId="17066DF3" w14:textId="77777777" w:rsidR="00B90A2B" w:rsidRDefault="00B90A2B" w:rsidP="00B90A2B">
      <w:r>
        <w:rPr>
          <w:rStyle w:val="CommentReference"/>
        </w:rPr>
        <w:annotationRef/>
      </w:r>
      <w:r>
        <w:rPr>
          <w:sz w:val="20"/>
          <w:szCs w:val="20"/>
        </w:rPr>
        <w:t>included</w:t>
      </w:r>
    </w:p>
  </w:comment>
  <w:comment w:id="294" w:author="Jue Tao Lim (Asst Prof)" w:date="2026-06-12T09:47:00Z" w:initials="JL">
    <w:p w14:paraId="59131C5B" w14:textId="77777777" w:rsidR="00DC5E29" w:rsidRDefault="00DC5E29" w:rsidP="00DC5E29">
      <w:r>
        <w:rPr>
          <w:rStyle w:val="CommentReference"/>
        </w:rPr>
        <w:annotationRef/>
      </w:r>
      <w:r>
        <w:rPr>
          <w:sz w:val="20"/>
          <w:szCs w:val="20"/>
        </w:rPr>
        <w:t>same issue as main text on overinterpretation. please limit description of results to what happens for intervention uptake, and the final population size/change in incidence over time.</w:t>
      </w:r>
    </w:p>
  </w:comment>
  <w:comment w:id="295" w:author="#WANG ZIHAO#" w:date="2026-06-19T00:43:00Z" w:initials="#Z">
    <w:p w14:paraId="56E7655B" w14:textId="77777777" w:rsidR="00CD3842" w:rsidRDefault="00CD3842" w:rsidP="00CD3842">
      <w:r>
        <w:rPr>
          <w:rStyle w:val="CommentReference"/>
        </w:rPr>
        <w:annotationRef/>
      </w:r>
      <w:r>
        <w:rPr>
          <w:sz w:val="20"/>
          <w:szCs w:val="20"/>
        </w:rPr>
        <w:t>limited</w:t>
      </w:r>
    </w:p>
  </w:comment>
  <w:comment w:id="315" w:author="Jue Tao Lim (Asst Prof)" w:date="2026-06-12T09:47:00Z" w:initials="JL">
    <w:p w14:paraId="7CB81C15" w14:textId="77777777" w:rsidR="00DC5E29" w:rsidRDefault="00DC5E29" w:rsidP="00DC5E29">
      <w:r>
        <w:rPr>
          <w:rStyle w:val="CommentReference"/>
        </w:rPr>
        <w:annotationRef/>
      </w:r>
      <w:r>
        <w:rPr>
          <w:sz w:val="20"/>
          <w:szCs w:val="20"/>
        </w:rPr>
        <w:t>overinterpretation</w:t>
      </w:r>
    </w:p>
  </w:comment>
  <w:comment w:id="316" w:author="#WANG ZIHAO#" w:date="2026-06-19T00:52:00Z" w:initials="#Z">
    <w:p w14:paraId="744284C2" w14:textId="77777777" w:rsidR="008258D6" w:rsidRDefault="008258D6" w:rsidP="008258D6">
      <w:r>
        <w:rPr>
          <w:rStyle w:val="CommentReference"/>
        </w:rPr>
        <w:annotationRef/>
      </w:r>
      <w:r>
        <w:rPr>
          <w:sz w:val="20"/>
          <w:szCs w:val="20"/>
        </w:rPr>
        <w:t>removed</w:t>
      </w:r>
    </w:p>
  </w:comment>
  <w:comment w:id="319" w:author="Jue Tao Lim (Asst Prof)" w:date="2026-06-12T09:47:00Z" w:initials="JL">
    <w:p w14:paraId="57225B41" w14:textId="3A5F0395" w:rsidR="00DC5E29" w:rsidRDefault="00DC5E29" w:rsidP="00DC5E29">
      <w:r>
        <w:rPr>
          <w:rStyle w:val="CommentReference"/>
        </w:rPr>
        <w:annotationRef/>
      </w:r>
      <w:r>
        <w:rPr>
          <w:sz w:val="20"/>
          <w:szCs w:val="20"/>
        </w:rPr>
        <w:t>overinterpretation</w:t>
      </w:r>
    </w:p>
  </w:comment>
  <w:comment w:id="320" w:author="#WANG ZIHAO#" w:date="2026-06-19T00:53:00Z" w:initials="#Z">
    <w:p w14:paraId="029B10A7" w14:textId="77777777" w:rsidR="008258D6" w:rsidRDefault="008258D6" w:rsidP="008258D6">
      <w:r>
        <w:rPr>
          <w:rStyle w:val="CommentReference"/>
        </w:rPr>
        <w:annotationRef/>
      </w:r>
      <w:r>
        <w:rPr>
          <w:sz w:val="20"/>
          <w:szCs w:val="20"/>
        </w:rPr>
        <w:t>removed</w:t>
      </w:r>
    </w:p>
  </w:comment>
  <w:comment w:id="326" w:author="Jue Tao Lim (Asst Prof)" w:date="2026-06-12T09:48:00Z" w:initials="JL">
    <w:p w14:paraId="3B28540D" w14:textId="77777777" w:rsidR="00DC5E29" w:rsidRDefault="00DC5E29" w:rsidP="00DC5E29">
      <w:r>
        <w:rPr>
          <w:rStyle w:val="CommentReference"/>
        </w:rPr>
        <w:annotationRef/>
      </w:r>
      <w:r>
        <w:rPr>
          <w:sz w:val="20"/>
          <w:szCs w:val="20"/>
        </w:rPr>
        <w:t>overinterpretation</w:t>
      </w:r>
    </w:p>
  </w:comment>
  <w:comment w:id="327" w:author="#WANG ZIHAO#" w:date="2026-06-19T00:53:00Z" w:initials="#Z">
    <w:p w14:paraId="4A6D141C" w14:textId="77777777" w:rsidR="008258D6" w:rsidRDefault="008258D6" w:rsidP="008258D6">
      <w:r>
        <w:rPr>
          <w:rStyle w:val="CommentReference"/>
        </w:rPr>
        <w:annotationRef/>
      </w:r>
      <w:r>
        <w:rPr>
          <w:sz w:val="20"/>
          <w:szCs w:val="20"/>
        </w:rPr>
        <w:t>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CF11F8F" w15:done="0"/>
  <w15:commentEx w15:paraId="7B7180D6" w15:paraIdParent="2CF11F8F" w15:done="0"/>
  <w15:commentEx w15:paraId="41E1D070" w15:done="0"/>
  <w15:commentEx w15:paraId="476481B9" w15:paraIdParent="41E1D070" w15:done="0"/>
  <w15:commentEx w15:paraId="1ADFBF64" w15:done="1"/>
  <w15:commentEx w15:paraId="17066DF3" w15:paraIdParent="1ADFBF64" w15:done="1"/>
  <w15:commentEx w15:paraId="59131C5B" w15:done="0"/>
  <w15:commentEx w15:paraId="56E7655B" w15:paraIdParent="59131C5B" w15:done="0"/>
  <w15:commentEx w15:paraId="7CB81C15" w15:done="0"/>
  <w15:commentEx w15:paraId="744284C2" w15:paraIdParent="7CB81C15" w15:done="0"/>
  <w15:commentEx w15:paraId="57225B41" w15:done="0"/>
  <w15:commentEx w15:paraId="029B10A7" w15:paraIdParent="57225B41" w15:done="0"/>
  <w15:commentEx w15:paraId="3B28540D" w15:done="0"/>
  <w15:commentEx w15:paraId="4A6D141C" w15:paraIdParent="3B2854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04FD76" w16cex:dateUtc="2026-06-02T15:46:00Z"/>
  <w16cex:commentExtensible w16cex:durableId="75445C4A" w16cex:dateUtc="2026-06-09T06:57:00Z"/>
  <w16cex:commentExtensible w16cex:durableId="4B4DA960" w16cex:dateUtc="2026-06-12T16:42:00Z"/>
  <w16cex:commentExtensible w16cex:durableId="21A49C95" w16cex:dateUtc="2026-06-16T08:27:00Z"/>
  <w16cex:commentExtensible w16cex:durableId="08A95AA3" w16cex:dateUtc="2026-06-02T15:51:00Z"/>
  <w16cex:commentExtensible w16cex:durableId="6C56D5BF" w16cex:dateUtc="2026-06-09T06:58:00Z"/>
  <w16cex:commentExtensible w16cex:durableId="1DC8C954" w16cex:dateUtc="2026-06-12T16:47:00Z"/>
  <w16cex:commentExtensible w16cex:durableId="244FFEBB" w16cex:dateUtc="2026-06-18T16:43:00Z"/>
  <w16cex:commentExtensible w16cex:durableId="727EC601" w16cex:dateUtc="2026-06-12T16:47:00Z"/>
  <w16cex:commentExtensible w16cex:durableId="3F1683CE" w16cex:dateUtc="2026-06-18T16:52:00Z"/>
  <w16cex:commentExtensible w16cex:durableId="59D85615" w16cex:dateUtc="2026-06-12T16:47:00Z"/>
  <w16cex:commentExtensible w16cex:durableId="408657B3" w16cex:dateUtc="2026-06-18T16:53:00Z"/>
  <w16cex:commentExtensible w16cex:durableId="2CB4CFF1" w16cex:dateUtc="2026-06-12T16:48:00Z"/>
  <w16cex:commentExtensible w16cex:durableId="54F67DB3" w16cex:dateUtc="2026-06-18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CF11F8F" w16cid:durableId="4C04FD76"/>
  <w16cid:commentId w16cid:paraId="7B7180D6" w16cid:durableId="75445C4A"/>
  <w16cid:commentId w16cid:paraId="41E1D070" w16cid:durableId="4B4DA960"/>
  <w16cid:commentId w16cid:paraId="476481B9" w16cid:durableId="21A49C95"/>
  <w16cid:commentId w16cid:paraId="1ADFBF64" w16cid:durableId="08A95AA3"/>
  <w16cid:commentId w16cid:paraId="17066DF3" w16cid:durableId="6C56D5BF"/>
  <w16cid:commentId w16cid:paraId="59131C5B" w16cid:durableId="1DC8C954"/>
  <w16cid:commentId w16cid:paraId="56E7655B" w16cid:durableId="244FFEBB"/>
  <w16cid:commentId w16cid:paraId="7CB81C15" w16cid:durableId="727EC601"/>
  <w16cid:commentId w16cid:paraId="744284C2" w16cid:durableId="3F1683CE"/>
  <w16cid:commentId w16cid:paraId="57225B41" w16cid:durableId="59D85615"/>
  <w16cid:commentId w16cid:paraId="029B10A7" w16cid:durableId="408657B3"/>
  <w16cid:commentId w16cid:paraId="3B28540D" w16cid:durableId="2CB4CFF1"/>
  <w16cid:commentId w16cid:paraId="4A6D141C" w16cid:durableId="54F67D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2B5B05" w14:textId="77777777" w:rsidR="00AC53A2" w:rsidRDefault="00AC53A2" w:rsidP="00BA2AB7">
      <w:pPr>
        <w:spacing w:after="0" w:line="240" w:lineRule="auto"/>
      </w:pPr>
      <w:r>
        <w:separator/>
      </w:r>
    </w:p>
  </w:endnote>
  <w:endnote w:type="continuationSeparator" w:id="0">
    <w:p w14:paraId="0395EBC0" w14:textId="77777777" w:rsidR="00AC53A2" w:rsidRDefault="00AC53A2" w:rsidP="00BA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876397"/>
      <w:docPartObj>
        <w:docPartGallery w:val="Page Numbers (Bottom of Page)"/>
        <w:docPartUnique/>
      </w:docPartObj>
    </w:sdtPr>
    <w:sdtContent>
      <w:p w14:paraId="19B8FA70" w14:textId="21216EDA"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0793AD" w14:textId="77777777" w:rsidR="00AB1E71" w:rsidRDefault="00AB1E71" w:rsidP="00AB1E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5631177"/>
      <w:docPartObj>
        <w:docPartGallery w:val="Page Numbers (Bottom of Page)"/>
        <w:docPartUnique/>
      </w:docPartObj>
    </w:sdtPr>
    <w:sdtContent>
      <w:p w14:paraId="7E0CB071" w14:textId="2BFBAA0E"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AF898DB" w14:textId="77777777" w:rsidR="00AB1E71" w:rsidRDefault="00AB1E71" w:rsidP="00AB1E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FD9180" w14:textId="77777777" w:rsidR="00AC53A2" w:rsidRDefault="00AC53A2" w:rsidP="00BA2AB7">
      <w:pPr>
        <w:spacing w:after="0" w:line="240" w:lineRule="auto"/>
      </w:pPr>
      <w:r>
        <w:separator/>
      </w:r>
    </w:p>
  </w:footnote>
  <w:footnote w:type="continuationSeparator" w:id="0">
    <w:p w14:paraId="7CC5B420" w14:textId="77777777" w:rsidR="00AC53A2" w:rsidRDefault="00AC53A2" w:rsidP="00BA2AB7">
      <w:pPr>
        <w:spacing w:after="0" w:line="240" w:lineRule="auto"/>
      </w:pPr>
      <w:r>
        <w:continuationSeparator/>
      </w:r>
    </w:p>
  </w:footnote>
  <w:footnote w:id="1">
    <w:p w14:paraId="35D8A0C6" w14:textId="4EF99CED" w:rsidR="00E5498B" w:rsidRPr="00523A73" w:rsidRDefault="00E5498B">
      <w:pPr>
        <w:pStyle w:val="FootnoteText"/>
        <w:rPr>
          <w:rFonts w:ascii="Times New Roman" w:hAnsi="Times New Roman" w:cs="Times New Roman"/>
          <w:sz w:val="16"/>
          <w:szCs w:val="16"/>
        </w:rPr>
      </w:pPr>
      <w:r w:rsidRPr="00523A73">
        <w:rPr>
          <w:rStyle w:val="FootnoteReference"/>
          <w:rFonts w:ascii="Times New Roman" w:hAnsi="Times New Roman" w:cs="Times New Roman"/>
          <w:sz w:val="16"/>
          <w:szCs w:val="16"/>
        </w:rPr>
        <w:footnoteRef/>
      </w:r>
      <w:r w:rsidRPr="00523A73">
        <w:rPr>
          <w:rFonts w:ascii="Times New Roman" w:hAnsi="Times New Roman" w:cs="Times New Roman"/>
          <w:sz w:val="16"/>
          <w:szCs w:val="16"/>
        </w:rPr>
        <w:t xml:space="preserve"> MIC </w:t>
      </w:r>
      <m:oMath>
        <m:r>
          <w:rPr>
            <w:rFonts w:ascii="Cambria Math" w:hAnsi="Cambria Math" w:cs="Times New Roman"/>
            <w:sz w:val="16"/>
            <w:szCs w:val="16"/>
          </w:rPr>
          <m:t>≥</m:t>
        </m:r>
      </m:oMath>
      <w:r w:rsidRPr="00523A73">
        <w:rPr>
          <w:rFonts w:ascii="Times New Roman" w:hAnsi="Times New Roman" w:cs="Times New Roman"/>
          <w:sz w:val="16"/>
          <w:szCs w:val="16"/>
        </w:rPr>
        <w:t xml:space="preserve"> 2mg/L</w:t>
      </w:r>
    </w:p>
  </w:footnote>
  <w:footnote w:id="2">
    <w:p w14:paraId="1FE4FA1B" w14:textId="4446451B" w:rsidR="00E5498B" w:rsidRPr="00523A73" w:rsidRDefault="00E5498B">
      <w:pPr>
        <w:pStyle w:val="FootnoteText"/>
        <w:rPr>
          <w:rFonts w:ascii="Times New Roman" w:hAnsi="Times New Roman" w:cs="Times New Roman"/>
          <w:sz w:val="16"/>
          <w:szCs w:val="16"/>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Data from 2020</w:t>
      </w:r>
      <w:r>
        <w:rPr>
          <w:rFonts w:ascii="Times New Roman" w:hAnsi="Times New Roman" w:cs="Times New Roman"/>
          <w:sz w:val="16"/>
          <w:szCs w:val="16"/>
        </w:rPr>
        <w:t xml:space="preserve"> - </w:t>
      </w:r>
      <w:r w:rsidRPr="00523A73">
        <w:rPr>
          <w:rFonts w:ascii="Times New Roman" w:hAnsi="Times New Roman" w:cs="Times New Roman"/>
          <w:sz w:val="16"/>
          <w:szCs w:val="16"/>
        </w:rPr>
        <w:t>2021 were excluded due to sampling biases during COVID-19.</w:t>
      </w:r>
    </w:p>
  </w:footnote>
  <w:footnote w:id="3">
    <w:p w14:paraId="535A06E0" w14:textId="6556FF06" w:rsidR="00E5498B" w:rsidRPr="009A302F" w:rsidRDefault="00E5498B">
      <w:pPr>
        <w:pStyle w:val="FootnoteText"/>
        <w:rPr>
          <w:lang w:val="en-US"/>
        </w:rPr>
      </w:pPr>
      <w:r w:rsidRPr="00523A73">
        <w:rPr>
          <w:rStyle w:val="FootnoteReference"/>
          <w:rFonts w:ascii="Times New Roman" w:hAnsi="Times New Roman" w:cs="Times New Roman"/>
          <w:sz w:val="16"/>
          <w:szCs w:val="16"/>
        </w:rPr>
        <w:t>***</w:t>
      </w:r>
      <w:r w:rsidRPr="00523A73">
        <w:rPr>
          <w:rFonts w:ascii="Times New Roman" w:hAnsi="Times New Roman" w:cs="Times New Roman"/>
          <w:sz w:val="16"/>
          <w:szCs w:val="16"/>
        </w:rPr>
        <w:t xml:space="preserve"> MIC </w:t>
      </w:r>
      <m:oMath>
        <m:r>
          <w:rPr>
            <w:rFonts w:ascii="Cambria Math" w:hAnsi="Cambria Math" w:cs="Times New Roman"/>
            <w:sz w:val="16"/>
            <w:szCs w:val="16"/>
          </w:rPr>
          <m:t>&gt;</m:t>
        </m:r>
      </m:oMath>
      <w:r w:rsidRPr="00523A73">
        <w:rPr>
          <w:rFonts w:ascii="Times New Roman" w:hAnsi="Times New Roman" w:cs="Times New Roman"/>
          <w:sz w:val="16"/>
          <w:szCs w:val="16"/>
        </w:rPr>
        <w:t xml:space="preserve"> 0.5mg/L</w:t>
      </w:r>
    </w:p>
  </w:footnote>
  <w:footnote w:id="4">
    <w:p w14:paraId="2DA5997E" w14:textId="77777777" w:rsidR="00C33ADA" w:rsidRPr="006C157E" w:rsidRDefault="00C33ADA" w:rsidP="00C33ADA">
      <w:pPr>
        <w:pStyle w:val="FootnoteText"/>
      </w:pPr>
      <w:r>
        <w:rPr>
          <w:rStyle w:val="FootnoteReference"/>
        </w:rPr>
        <w:footnoteRef/>
      </w:r>
      <w:r>
        <w:t xml:space="preserve"> </w:t>
      </w:r>
      <w:r w:rsidRPr="006C157E">
        <w:rPr>
          <w:rFonts w:ascii="Times New Roman" w:hAnsi="Times New Roman" w:cs="Times New Roman"/>
          <w:sz w:val="16"/>
          <w:szCs w:val="16"/>
        </w:rPr>
        <w:t>For prior distributions and parameter bounds.</w:t>
      </w:r>
    </w:p>
  </w:footnote>
  <w:footnote w:id="5">
    <w:p w14:paraId="2886A81D" w14:textId="77777777" w:rsidR="000D65C5" w:rsidRPr="00B1021E" w:rsidRDefault="000D65C5" w:rsidP="000D65C5">
      <w:pPr>
        <w:pStyle w:val="FootnoteText"/>
        <w:jc w:val="both"/>
        <w:rPr>
          <w:rFonts w:ascii="Times New Roman" w:hAnsi="Times New Roman" w:cs="Times New Roman"/>
          <w:sz w:val="18"/>
          <w:szCs w:val="18"/>
          <w:lang w:val="en-US"/>
        </w:rPr>
      </w:pPr>
      <w:r>
        <w:rPr>
          <w:rStyle w:val="FootnoteReference"/>
        </w:rPr>
        <w:footnoteRef/>
      </w:r>
      <w:r>
        <w:t xml:space="preserve"> </w:t>
      </w:r>
      <w:r w:rsidRPr="00B1021E">
        <w:rPr>
          <w:rFonts w:ascii="Times New Roman" w:hAnsi="Times New Roman" w:cs="Times New Roman"/>
          <w:sz w:val="18"/>
          <w:szCs w:val="18"/>
          <w:lang w:val="en-US"/>
        </w:rPr>
        <w:t xml:space="preserve">Assumed </w:t>
      </w:r>
      <w:r w:rsidRPr="00B1021E">
        <w:rPr>
          <w:rFonts w:ascii="Times New Roman" w:hAnsi="Times New Roman" w:cs="Times New Roman"/>
          <w:sz w:val="18"/>
          <w:szCs w:val="18"/>
        </w:rPr>
        <w:t xml:space="preserve">each intervention reduces infection risk independently such that their combined efficacy is modelled multiplicatively, i.e., </w:t>
      </w:r>
      <m:oMath>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vd</m:t>
            </m:r>
          </m:sub>
        </m:sSub>
        <m:r>
          <w:rPr>
            <w:rFonts w:ascii="Cambria Math" w:hAnsi="Cambria Math" w:cs="Times New Roman"/>
            <w:sz w:val="18"/>
            <w:szCs w:val="18"/>
          </w:rPr>
          <m:t>=1-</m:t>
        </m:r>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d</m:t>
                </m:r>
              </m:sub>
            </m:sSub>
          </m:e>
        </m:d>
        <m:d>
          <m:dPr>
            <m:ctrlPr>
              <w:rPr>
                <w:rFonts w:ascii="Cambria Math" w:hAnsi="Cambria Math" w:cs="Times New Roman"/>
                <w:i/>
                <w:sz w:val="18"/>
                <w:szCs w:val="18"/>
              </w:rPr>
            </m:ctrlPr>
          </m:dPr>
          <m:e>
            <m:r>
              <w:rPr>
                <w:rFonts w:ascii="Cambria Math" w:hAnsi="Cambria Math" w:cs="Times New Roman"/>
                <w:sz w:val="18"/>
                <w:szCs w:val="18"/>
              </w:rPr>
              <m:t>1-</m:t>
            </m:r>
            <m:sSub>
              <m:sSubPr>
                <m:ctrlPr>
                  <w:rPr>
                    <w:rFonts w:ascii="Cambria Math" w:hAnsi="Cambria Math" w:cs="Times New Roman"/>
                    <w:i/>
                    <w:sz w:val="18"/>
                    <w:szCs w:val="18"/>
                  </w:rPr>
                </m:ctrlPr>
              </m:sSubPr>
              <m:e>
                <m:r>
                  <w:rPr>
                    <w:rFonts w:ascii="Cambria Math" w:hAnsi="Cambria Math" w:cs="Times New Roman"/>
                    <w:sz w:val="18"/>
                    <w:szCs w:val="18"/>
                  </w:rPr>
                  <m:t>e</m:t>
                </m:r>
              </m:e>
              <m:sub>
                <m:r>
                  <w:rPr>
                    <w:rFonts w:ascii="Cambria Math" w:hAnsi="Cambria Math" w:cs="Times New Roman"/>
                    <w:sz w:val="18"/>
                    <w:szCs w:val="18"/>
                  </w:rPr>
                  <m:t>v</m:t>
                </m:r>
              </m:sub>
            </m:sSub>
          </m:e>
        </m:d>
      </m:oMath>
      <w:r w:rsidRPr="00B1021E">
        <w:rPr>
          <w:rFonts w:ascii="Times New Roman" w:hAnsi="Times New Roman" w:cs="Times New Roman"/>
          <w:sz w:val="18"/>
          <w:szCs w:val="18"/>
        </w:rPr>
        <w:t>.</w:t>
      </w:r>
    </w:p>
  </w:footnote>
  <w:footnote w:id="6">
    <w:p w14:paraId="50EC391A" w14:textId="39FC39F9" w:rsidR="000D65C5" w:rsidRPr="00B1021E" w:rsidRDefault="000D65C5" w:rsidP="000D65C5">
      <w:pPr>
        <w:pStyle w:val="FootnoteText"/>
        <w:jc w:val="both"/>
        <w:rPr>
          <w:rFonts w:ascii="Times New Roman" w:hAnsi="Times New Roman" w:cs="Times New Roman"/>
          <w:sz w:val="18"/>
          <w:szCs w:val="18"/>
        </w:rPr>
      </w:pPr>
      <w:r w:rsidRPr="00B1021E">
        <w:rPr>
          <w:rStyle w:val="FootnoteReference"/>
          <w:rFonts w:ascii="Times New Roman" w:hAnsi="Times New Roman" w:cs="Times New Roman"/>
          <w:sz w:val="18"/>
          <w:szCs w:val="18"/>
        </w:rPr>
        <w:footnoteRef/>
      </w:r>
      <w:r>
        <w:rPr>
          <w:rFonts w:ascii="Times New Roman" w:hAnsi="Times New Roman" w:cs="Times New Roman"/>
          <w:sz w:val="18"/>
          <w:szCs w:val="18"/>
        </w:rPr>
        <w:t xml:space="preserve"> </w:t>
      </w:r>
      <w:r w:rsidRPr="00B1021E">
        <w:rPr>
          <w:rFonts w:ascii="Times New Roman" w:hAnsi="Times New Roman" w:cs="Times New Roman"/>
          <w:sz w:val="18"/>
          <w:szCs w:val="18"/>
        </w:rPr>
        <w:t xml:space="preserve">A booster dose may need to be further evaluated and considered in adolescents, given evidence of waning protection against gonorrhoea beginning around 36 months after vaccination </w:t>
      </w:r>
      <w:r w:rsidRPr="00B1021E">
        <w:rPr>
          <w:rFonts w:ascii="Times New Roman" w:hAnsi="Times New Roman" w:cs="Times New Roman"/>
          <w:sz w:val="18"/>
          <w:szCs w:val="18"/>
        </w:rPr>
        <w:fldChar w:fldCharType="begin"/>
      </w:r>
      <w:r w:rsidR="00B90A2B">
        <w:rPr>
          <w:rFonts w:ascii="Times New Roman" w:hAnsi="Times New Roman" w:cs="Times New Roman"/>
          <w:sz w:val="18"/>
          <w:szCs w:val="18"/>
        </w:rPr>
        <w:instrText xml:space="preserve"> ADDIN ZOTERO_ITEM CSL_CITATION {"citationID":"YHB4VZcH","properties":{"unsorted":false,"formattedCitation":"[21]","plainCitation":"[21]","noteIndex":6},"citationItems":[{"id":464,"uris":["http://zotero.org/users/9663344/items/89SSBCG8"],"itemData":{"id":464,"type":"article-journal","abstract":"OBJECTIVES: To evaluate persistence of vaccine effectiveness (VE) and vaccine impact (VI) on invasive meningococcal B (MenB) disease and gonorrhoea at three years after implementation of a state funded 4CMenB programme for infants, children, adolescents and young people in South Australia.\nMETHODS: VI was assessed using a Poisson or negative binomial regression model, and VE was estimated using screening and case-control methods. Chlamydia controls were used to estimate VE in the primary analysis to control potential confounding effects such as high-risk sexual behaviour associated with sexually transmitted infections.\nRESULTS: During the three-year programme, reductions of 63.1% (95%CI 29.0-80.9%) and 78.5% (95%CI 33.0-93.1%) in incidence of MenB disease were observed in infants and adolescents, respectively. There were no cases in infants who had received three doses of 4CMenB. Two-dose VE against MenB disease was 90.7% (95%CI 6.9-99.1%) for the childhood programme and 83.5% (95%CI 0-98.2%) for the adolescent programme. Two-dose VE against gonorrhoea in adolescents was 33.2% (95%CI 15.9-47.0%). Lower VE estimates were demonstrated after 36 months post-vaccination (23.2% (95%CI 0-47.5%)&gt; 36 months post-vaccination compared to 34.9% (95%CI 15.0-50.1%) within 6-36 months). Higher VE estimates were found after excluding patients with repeat gonorrhoea infections (37.3%, 95%CI 19.8-51.0%). For gonorrhoea cases co-infected with chlamydia VE was maintained (44.7% (95%CI 17.1-63.1%).\nCONCLUSION: The third-year evaluation results show persistent vaccine effectiveness of 4CMenB against MenB disease in infants and adolescents. As this is the first ongoing programme for adolescents, moderate vaccine protection against gonorrhoea with waning effectiveness three years post-vaccination was demonstrated in adolescents and young adults. The additional protection of 4CMenB vaccine against gonorrhoea, likely through cross-protection should be considered in cost-effectiveness analyses. A booster dose may need to be further evaluated and considered in adolescents due to waning protection against gonorrhoea demonstrated after 36 months post-vaccination.","container-title":"The Journal of Infection","DOI":"10.1016/j.jinf.2023.05.021","ISSN":"1532-2742","issue":"2","journalAbbreviation":"J Infect","language":"eng","page":"95-102","PMID":"37268223","source":"PubMed","title":"4CMenB sustained vaccine effectiveness against invasive meningococcal B disease and gonorrhoea at three years post programme implementation","volume":"87","author":[{"family":"Wang","given":"Bing"},{"family":"Giles","given":"Lynne"},{"family":"Andraweera","given":"Prabha"},{"family":"McMillan","given":"Mark"},{"family":"Almond","given":"Sara"},{"family":"Beazley","given":"Rebecca"},{"family":"Mitchell","given":"Janine"},{"family":"Ahoure","given":"Michele"},{"family":"Denehy","given":"Emma"},{"family":"Flood","given":"Louise"},{"family":"Marshall","given":"Helen"}],"issued":{"date-parts":[["2023",8]]}}}],"schema":"https://github.com/citation-style-language/schema/raw/master/csl-citation.json"} </w:instrText>
      </w:r>
      <w:r w:rsidRPr="00B1021E">
        <w:rPr>
          <w:rFonts w:ascii="Times New Roman" w:hAnsi="Times New Roman" w:cs="Times New Roman"/>
          <w:sz w:val="18"/>
          <w:szCs w:val="18"/>
        </w:rPr>
        <w:fldChar w:fldCharType="separate"/>
      </w:r>
      <w:r w:rsidR="00B90A2B">
        <w:rPr>
          <w:rFonts w:ascii="Times New Roman" w:hAnsi="Times New Roman" w:cs="Times New Roman"/>
          <w:noProof/>
          <w:sz w:val="18"/>
          <w:szCs w:val="18"/>
        </w:rPr>
        <w:t>[21]</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r w:rsidRPr="0015739A">
        <w:rPr>
          <w:rFonts w:ascii="Times New Roman" w:hAnsi="Times New Roman" w:cs="Times New Roman"/>
          <w:sz w:val="18"/>
          <w:szCs w:val="18"/>
        </w:rPr>
        <w:t xml:space="preserve"> </w:t>
      </w:r>
      <w:r w:rsidRPr="00B1021E">
        <w:rPr>
          <w:rFonts w:ascii="Times New Roman" w:hAnsi="Times New Roman" w:cs="Times New Roman"/>
          <w:sz w:val="18"/>
          <w:szCs w:val="18"/>
        </w:rPr>
        <w:t xml:space="preserve">Moderate protection against both first and subsequent gonococcal infections has been observed for up to 5 years following vaccination, although protection appears to decline over time, with waning becoming evident after 5 years </w:t>
      </w:r>
      <w:r w:rsidRPr="00B1021E">
        <w:rPr>
          <w:rFonts w:ascii="Times New Roman" w:hAnsi="Times New Roman" w:cs="Times New Roman"/>
          <w:sz w:val="18"/>
          <w:szCs w:val="18"/>
        </w:rPr>
        <w:fldChar w:fldCharType="begin"/>
      </w:r>
      <w:r w:rsidR="00B90A2B">
        <w:rPr>
          <w:rFonts w:ascii="Times New Roman" w:hAnsi="Times New Roman" w:cs="Times New Roman"/>
          <w:sz w:val="18"/>
          <w:szCs w:val="18"/>
        </w:rPr>
        <w:instrText xml:space="preserve"> ADDIN ZOTERO_ITEM CSL_CITATION {"citationID":"GdmPKwrT","properties":{"unsorted":false,"formattedCitation":"[22]","plainCitation":"[22]","noteIndex":6},"citationItems":[{"id":461,"uris":["http://zotero.org/users/9663344/items/JQEUC3BQ"],"itemData":{"id":461,"type":"article-journal","abstract":"BACKGROUND: A publicly funded 4CMenB program has been implemented in South Australia since 2018. We aimed to evaluate vaccine effectiveness (VE) and vaccine impact on invasive meningococcal B (MenB) disease and gonococcal infections 5 years after the program introduction.\nMETHODS: Vaccine impact was assessed using a Poisson or negative binomial regression model, and VE was estimated using both cohort screening and case-control methods. VE against the subsequent gonococcal infection was measured using a Cox regression model.\nRESULTS: Relative reductions of 72.7% (95% confidence interval [CI], 38.0%-88.0%) and 76.2% (41.6%-90.3%) in the incidence of MenB disease were observed in infants aged &lt;1 year and adolescents aged 15-18 years, respectively. VE against MenB disease for the 3-dose schedule was 98.5% (95% CI, 81.9%-99.9%) in children and 92.3% (34.3%-99.1%) for the 2-dose vaccination in adolescents. VE for 2-dose vaccination against gonococcal infections in adolescents was 39.1% (95% CI, 31.3%-46.0%). Lower VE estimates were demonstrated in those &gt;5 years compared to within 5 years since vaccination (-6.3% (95% CI, -44.5% to 21.8%) vs 41.8% (34.0%-48.7%). The VE against the subsequent gonococcal infection was 27.0% (adjusted hazard ratio, 0.730 [95% CI, .540-.988]), comparing fully vaccinated with unvaccinated case patients.\nCONCLUSIONS: 4CMenB demonstrates high protection against MenB disease in children and adolescents at 5 years. Moderate protection against the first and subsequent gonococcal infections in adolescents was observed up to 5 years after vaccination, with waning evident after 5 years.","container-title":"Clinical Infectious Diseases: An Official Publication of the Infectious Diseases Society of America","DOI":"10.1093/cid/ciaf372","ISSN":"1537-6591","issue":"4","journalAbbreviation":"Clin Infect Dis","language":"eng","page":"e202-e210","PMID":"40644358","PMCID":"PMC12596398","source":"PubMed","title":"Long-Term Protection Against Invasive Meningococcal B Disease and Gonococcal Infection 5 Years After Implementation of Funded Childhood and Adolescent 4CMenB Vaccination Program in South Australia: An Observational Cohort and Case-Control Study","title-short":"Long-Term Protection Against Invasive Meningococcal B Disease and Gonococcal Infection 5 Years After Implementation of Funded Childhood and Adolescent 4CMenB Vaccination Program in South Australia","volume":"81","author":[{"family":"Wang","given":"Bing"},{"family":"Giles","given":"Lynne"},{"family":"Andraweera","given":"Prabha"},{"family":"McMillan","given":"Mark"},{"family":"Beazley","given":"Rebecca"},{"family":"Almond","given":"Sara"},{"family":"Lally","given":"Noel"},{"family":"Bell","given":"Charlotte"},{"family":"Flood","given":"Louise"},{"family":"Ward","given":"James"},{"family":"Marshall","given":"Helen"}],"issued":{"date-parts":[["2025",11,6]]}}}],"schema":"https://github.com/citation-style-language/schema/raw/master/csl-citation.json"} </w:instrText>
      </w:r>
      <w:r w:rsidRPr="00B1021E">
        <w:rPr>
          <w:rFonts w:ascii="Times New Roman" w:hAnsi="Times New Roman" w:cs="Times New Roman"/>
          <w:sz w:val="18"/>
          <w:szCs w:val="18"/>
        </w:rPr>
        <w:fldChar w:fldCharType="separate"/>
      </w:r>
      <w:r w:rsidR="00B90A2B">
        <w:rPr>
          <w:rFonts w:ascii="Times New Roman" w:hAnsi="Times New Roman" w:cs="Times New Roman"/>
          <w:noProof/>
          <w:sz w:val="18"/>
          <w:szCs w:val="18"/>
        </w:rPr>
        <w:t>[22]</w:t>
      </w:r>
      <w:r w:rsidRPr="00B1021E">
        <w:rPr>
          <w:rFonts w:ascii="Times New Roman" w:hAnsi="Times New Roman" w:cs="Times New Roman"/>
          <w:sz w:val="18"/>
          <w:szCs w:val="18"/>
        </w:rPr>
        <w:fldChar w:fldCharType="end"/>
      </w:r>
      <w:r w:rsidRPr="00B1021E">
        <w:rPr>
          <w:rFonts w:ascii="Times New Roman" w:hAnsi="Times New Roman" w:cs="Times New Roman"/>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692279"/>
    <w:multiLevelType w:val="hybridMultilevel"/>
    <w:tmpl w:val="D83AE364"/>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347421"/>
    <w:multiLevelType w:val="hybridMultilevel"/>
    <w:tmpl w:val="2E001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0531A0"/>
    <w:multiLevelType w:val="multilevel"/>
    <w:tmpl w:val="0C6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50531"/>
    <w:multiLevelType w:val="multilevel"/>
    <w:tmpl w:val="90E8B44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35E02B6"/>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8542CE"/>
    <w:multiLevelType w:val="hybridMultilevel"/>
    <w:tmpl w:val="EB16600E"/>
    <w:lvl w:ilvl="0" w:tplc="92CE8FE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EA301D"/>
    <w:multiLevelType w:val="hybridMultilevel"/>
    <w:tmpl w:val="0CEAF142"/>
    <w:lvl w:ilvl="0" w:tplc="087AA312">
      <w:start w:val="1"/>
      <w:numFmt w:val="decimal"/>
      <w:lvlText w:val="%1."/>
      <w:lvlJc w:val="left"/>
      <w:pPr>
        <w:ind w:left="1020" w:hanging="360"/>
      </w:pPr>
    </w:lvl>
    <w:lvl w:ilvl="1" w:tplc="8A4E6D10">
      <w:start w:val="1"/>
      <w:numFmt w:val="decimal"/>
      <w:lvlText w:val="%2."/>
      <w:lvlJc w:val="left"/>
      <w:pPr>
        <w:ind w:left="1020" w:hanging="360"/>
      </w:pPr>
    </w:lvl>
    <w:lvl w:ilvl="2" w:tplc="7E922120">
      <w:start w:val="1"/>
      <w:numFmt w:val="decimal"/>
      <w:lvlText w:val="%3."/>
      <w:lvlJc w:val="left"/>
      <w:pPr>
        <w:ind w:left="1020" w:hanging="360"/>
      </w:pPr>
    </w:lvl>
    <w:lvl w:ilvl="3" w:tplc="3A265344">
      <w:start w:val="1"/>
      <w:numFmt w:val="decimal"/>
      <w:lvlText w:val="%4."/>
      <w:lvlJc w:val="left"/>
      <w:pPr>
        <w:ind w:left="1020" w:hanging="360"/>
      </w:pPr>
    </w:lvl>
    <w:lvl w:ilvl="4" w:tplc="CBBA4A76">
      <w:start w:val="1"/>
      <w:numFmt w:val="decimal"/>
      <w:lvlText w:val="%5."/>
      <w:lvlJc w:val="left"/>
      <w:pPr>
        <w:ind w:left="1020" w:hanging="360"/>
      </w:pPr>
    </w:lvl>
    <w:lvl w:ilvl="5" w:tplc="F4EE0AA0">
      <w:start w:val="1"/>
      <w:numFmt w:val="decimal"/>
      <w:lvlText w:val="%6."/>
      <w:lvlJc w:val="left"/>
      <w:pPr>
        <w:ind w:left="1020" w:hanging="360"/>
      </w:pPr>
    </w:lvl>
    <w:lvl w:ilvl="6" w:tplc="E0EC3CF0">
      <w:start w:val="1"/>
      <w:numFmt w:val="decimal"/>
      <w:lvlText w:val="%7."/>
      <w:lvlJc w:val="left"/>
      <w:pPr>
        <w:ind w:left="1020" w:hanging="360"/>
      </w:pPr>
    </w:lvl>
    <w:lvl w:ilvl="7" w:tplc="28F21750">
      <w:start w:val="1"/>
      <w:numFmt w:val="decimal"/>
      <w:lvlText w:val="%8."/>
      <w:lvlJc w:val="left"/>
      <w:pPr>
        <w:ind w:left="1020" w:hanging="360"/>
      </w:pPr>
    </w:lvl>
    <w:lvl w:ilvl="8" w:tplc="B94C2B18">
      <w:start w:val="1"/>
      <w:numFmt w:val="decimal"/>
      <w:lvlText w:val="%9."/>
      <w:lvlJc w:val="left"/>
      <w:pPr>
        <w:ind w:left="1020" w:hanging="360"/>
      </w:pPr>
    </w:lvl>
  </w:abstractNum>
  <w:abstractNum w:abstractNumId="7" w15:restartNumberingAfterBreak="0">
    <w:nsid w:val="3C87411D"/>
    <w:multiLevelType w:val="multilevel"/>
    <w:tmpl w:val="8058305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DF817EA"/>
    <w:multiLevelType w:val="hybridMultilevel"/>
    <w:tmpl w:val="25C08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7C629F"/>
    <w:multiLevelType w:val="hybridMultilevel"/>
    <w:tmpl w:val="BDE2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FF472A"/>
    <w:multiLevelType w:val="hybridMultilevel"/>
    <w:tmpl w:val="72DE3DC2"/>
    <w:lvl w:ilvl="0" w:tplc="165AD0DE">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B54E44"/>
    <w:multiLevelType w:val="hybridMultilevel"/>
    <w:tmpl w:val="952EA464"/>
    <w:lvl w:ilvl="0" w:tplc="3C4465B8">
      <w:start w:val="1"/>
      <w:numFmt w:val="decimal"/>
      <w:lvlText w:val="%1."/>
      <w:lvlJc w:val="left"/>
      <w:pPr>
        <w:ind w:left="720" w:hanging="360"/>
      </w:pPr>
      <w:rPr>
        <w:rFonts w:ascii="Times New Roman" w:hAnsi="Times New Roman"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2722562">
    <w:abstractNumId w:val="2"/>
  </w:num>
  <w:num w:numId="2" w16cid:durableId="40520125">
    <w:abstractNumId w:val="8"/>
  </w:num>
  <w:num w:numId="3" w16cid:durableId="1504318238">
    <w:abstractNumId w:val="1"/>
  </w:num>
  <w:num w:numId="4" w16cid:durableId="1606230246">
    <w:abstractNumId w:val="6"/>
  </w:num>
  <w:num w:numId="5" w16cid:durableId="734740861">
    <w:abstractNumId w:val="10"/>
  </w:num>
  <w:num w:numId="6" w16cid:durableId="1193878392">
    <w:abstractNumId w:val="0"/>
  </w:num>
  <w:num w:numId="7" w16cid:durableId="765417693">
    <w:abstractNumId w:val="9"/>
  </w:num>
  <w:num w:numId="8" w16cid:durableId="572549642">
    <w:abstractNumId w:val="5"/>
  </w:num>
  <w:num w:numId="9" w16cid:durableId="880361184">
    <w:abstractNumId w:val="11"/>
  </w:num>
  <w:num w:numId="10" w16cid:durableId="1549300946">
    <w:abstractNumId w:val="7"/>
  </w:num>
  <w:num w:numId="11" w16cid:durableId="227149648">
    <w:abstractNumId w:val="3"/>
  </w:num>
  <w:num w:numId="12" w16cid:durableId="208066386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e Tao Lim (Asst Prof)">
    <w15:presenceInfo w15:providerId="AD" w15:userId="S::juetao.lim@staff.main.ntu.edu.sg::c0a2fae7-5994-4aff-a32a-1c1725a35f87"/>
  </w15:person>
  <w15:person w15:author="#WANG ZIHAO#">
    <w15:presenceInfo w15:providerId="AD" w15:userId="S::ZIHAO014@e.ntu.edu.sg::4f62dce8-3573-44f9-b9f0-3fdd1aae867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60"/>
    <w:rsid w:val="00000367"/>
    <w:rsid w:val="00000B87"/>
    <w:rsid w:val="000011E7"/>
    <w:rsid w:val="0001227B"/>
    <w:rsid w:val="00023755"/>
    <w:rsid w:val="00027E42"/>
    <w:rsid w:val="000329D8"/>
    <w:rsid w:val="000362BC"/>
    <w:rsid w:val="0004003F"/>
    <w:rsid w:val="00047B50"/>
    <w:rsid w:val="00050497"/>
    <w:rsid w:val="0005212D"/>
    <w:rsid w:val="000521C0"/>
    <w:rsid w:val="00054123"/>
    <w:rsid w:val="000619E7"/>
    <w:rsid w:val="000633A5"/>
    <w:rsid w:val="00065E5D"/>
    <w:rsid w:val="00075D2F"/>
    <w:rsid w:val="000806B9"/>
    <w:rsid w:val="00083953"/>
    <w:rsid w:val="00083C2D"/>
    <w:rsid w:val="00085099"/>
    <w:rsid w:val="00087DCE"/>
    <w:rsid w:val="00091063"/>
    <w:rsid w:val="00092D96"/>
    <w:rsid w:val="0009557A"/>
    <w:rsid w:val="000A04D0"/>
    <w:rsid w:val="000A58B6"/>
    <w:rsid w:val="000A5947"/>
    <w:rsid w:val="000A5DE6"/>
    <w:rsid w:val="000A68D3"/>
    <w:rsid w:val="000B0C7C"/>
    <w:rsid w:val="000B14EC"/>
    <w:rsid w:val="000B2196"/>
    <w:rsid w:val="000B68AF"/>
    <w:rsid w:val="000B6CA6"/>
    <w:rsid w:val="000C5BDB"/>
    <w:rsid w:val="000D0539"/>
    <w:rsid w:val="000D1389"/>
    <w:rsid w:val="000D333D"/>
    <w:rsid w:val="000D3B8B"/>
    <w:rsid w:val="000D40E2"/>
    <w:rsid w:val="000D472A"/>
    <w:rsid w:val="000D65C5"/>
    <w:rsid w:val="000D6EC1"/>
    <w:rsid w:val="000D7BB3"/>
    <w:rsid w:val="000E2764"/>
    <w:rsid w:val="000E3930"/>
    <w:rsid w:val="000E4D10"/>
    <w:rsid w:val="000F2664"/>
    <w:rsid w:val="000F7900"/>
    <w:rsid w:val="001010DC"/>
    <w:rsid w:val="001037C7"/>
    <w:rsid w:val="001039C4"/>
    <w:rsid w:val="00103DD6"/>
    <w:rsid w:val="001103C5"/>
    <w:rsid w:val="001124AE"/>
    <w:rsid w:val="00117036"/>
    <w:rsid w:val="001208FB"/>
    <w:rsid w:val="001246A0"/>
    <w:rsid w:val="0012535C"/>
    <w:rsid w:val="00125E73"/>
    <w:rsid w:val="00133CB1"/>
    <w:rsid w:val="001418F7"/>
    <w:rsid w:val="00145FC1"/>
    <w:rsid w:val="0014609D"/>
    <w:rsid w:val="001528A0"/>
    <w:rsid w:val="0015330D"/>
    <w:rsid w:val="00157123"/>
    <w:rsid w:val="0015739A"/>
    <w:rsid w:val="001607B0"/>
    <w:rsid w:val="001619D6"/>
    <w:rsid w:val="00161B63"/>
    <w:rsid w:val="0016421E"/>
    <w:rsid w:val="0016426E"/>
    <w:rsid w:val="00166618"/>
    <w:rsid w:val="00166DD5"/>
    <w:rsid w:val="001725A7"/>
    <w:rsid w:val="0017364B"/>
    <w:rsid w:val="0018023C"/>
    <w:rsid w:val="00180D81"/>
    <w:rsid w:val="001826DE"/>
    <w:rsid w:val="001A06DF"/>
    <w:rsid w:val="001A3A09"/>
    <w:rsid w:val="001A46CA"/>
    <w:rsid w:val="001B42F2"/>
    <w:rsid w:val="001B69F5"/>
    <w:rsid w:val="001B6CFF"/>
    <w:rsid w:val="001B74CC"/>
    <w:rsid w:val="001C0CAA"/>
    <w:rsid w:val="001C2A98"/>
    <w:rsid w:val="001C3AEF"/>
    <w:rsid w:val="001C49F2"/>
    <w:rsid w:val="001C5B10"/>
    <w:rsid w:val="001C72D5"/>
    <w:rsid w:val="001D18D4"/>
    <w:rsid w:val="001D2DB4"/>
    <w:rsid w:val="001D4FFF"/>
    <w:rsid w:val="001E0698"/>
    <w:rsid w:val="001E4905"/>
    <w:rsid w:val="001E6951"/>
    <w:rsid w:val="001E6F22"/>
    <w:rsid w:val="001F071A"/>
    <w:rsid w:val="001F1AE4"/>
    <w:rsid w:val="001F6852"/>
    <w:rsid w:val="002007DE"/>
    <w:rsid w:val="00204018"/>
    <w:rsid w:val="002131D8"/>
    <w:rsid w:val="00220104"/>
    <w:rsid w:val="002234CF"/>
    <w:rsid w:val="00223F73"/>
    <w:rsid w:val="0022598D"/>
    <w:rsid w:val="00230338"/>
    <w:rsid w:val="002310DC"/>
    <w:rsid w:val="0023165B"/>
    <w:rsid w:val="00241A2F"/>
    <w:rsid w:val="00241D2F"/>
    <w:rsid w:val="00243D2B"/>
    <w:rsid w:val="00244995"/>
    <w:rsid w:val="00245AB5"/>
    <w:rsid w:val="00250B4E"/>
    <w:rsid w:val="002533F2"/>
    <w:rsid w:val="0025496A"/>
    <w:rsid w:val="00255CFB"/>
    <w:rsid w:val="00256035"/>
    <w:rsid w:val="00261D95"/>
    <w:rsid w:val="00262B6F"/>
    <w:rsid w:val="00263500"/>
    <w:rsid w:val="0027624F"/>
    <w:rsid w:val="00276DCE"/>
    <w:rsid w:val="00284461"/>
    <w:rsid w:val="00284E15"/>
    <w:rsid w:val="00285594"/>
    <w:rsid w:val="0028618D"/>
    <w:rsid w:val="00287C10"/>
    <w:rsid w:val="00290CEC"/>
    <w:rsid w:val="002917D6"/>
    <w:rsid w:val="00294DE8"/>
    <w:rsid w:val="002A0863"/>
    <w:rsid w:val="002A0AB1"/>
    <w:rsid w:val="002A1438"/>
    <w:rsid w:val="002B358A"/>
    <w:rsid w:val="002B5774"/>
    <w:rsid w:val="002B6D44"/>
    <w:rsid w:val="002C1836"/>
    <w:rsid w:val="002C1F75"/>
    <w:rsid w:val="002C3F2C"/>
    <w:rsid w:val="002C711F"/>
    <w:rsid w:val="002D209E"/>
    <w:rsid w:val="002D2910"/>
    <w:rsid w:val="002D5092"/>
    <w:rsid w:val="002D65F1"/>
    <w:rsid w:val="002E447F"/>
    <w:rsid w:val="002E7667"/>
    <w:rsid w:val="002F1936"/>
    <w:rsid w:val="002F3954"/>
    <w:rsid w:val="002F46AA"/>
    <w:rsid w:val="002F7D6B"/>
    <w:rsid w:val="00302302"/>
    <w:rsid w:val="00307F2B"/>
    <w:rsid w:val="00316933"/>
    <w:rsid w:val="00322A6A"/>
    <w:rsid w:val="00326421"/>
    <w:rsid w:val="00327ED6"/>
    <w:rsid w:val="003300DF"/>
    <w:rsid w:val="00331A4D"/>
    <w:rsid w:val="003323E8"/>
    <w:rsid w:val="00332AD8"/>
    <w:rsid w:val="00336842"/>
    <w:rsid w:val="00337290"/>
    <w:rsid w:val="00343145"/>
    <w:rsid w:val="00350C65"/>
    <w:rsid w:val="00354E6D"/>
    <w:rsid w:val="00355D78"/>
    <w:rsid w:val="003561F6"/>
    <w:rsid w:val="00362BD9"/>
    <w:rsid w:val="00364059"/>
    <w:rsid w:val="00366B64"/>
    <w:rsid w:val="00373D9B"/>
    <w:rsid w:val="00381301"/>
    <w:rsid w:val="00382719"/>
    <w:rsid w:val="00382F63"/>
    <w:rsid w:val="003836B0"/>
    <w:rsid w:val="00393D45"/>
    <w:rsid w:val="003A2045"/>
    <w:rsid w:val="003A66F0"/>
    <w:rsid w:val="003A776C"/>
    <w:rsid w:val="003B3837"/>
    <w:rsid w:val="003B6AF3"/>
    <w:rsid w:val="003B6C8E"/>
    <w:rsid w:val="003B6F4F"/>
    <w:rsid w:val="003C154F"/>
    <w:rsid w:val="003C1DA1"/>
    <w:rsid w:val="003C1F45"/>
    <w:rsid w:val="003C479B"/>
    <w:rsid w:val="003C574C"/>
    <w:rsid w:val="003D0D91"/>
    <w:rsid w:val="003D2C46"/>
    <w:rsid w:val="003E5A5C"/>
    <w:rsid w:val="003E7919"/>
    <w:rsid w:val="004033EF"/>
    <w:rsid w:val="00405FE8"/>
    <w:rsid w:val="00415330"/>
    <w:rsid w:val="00421990"/>
    <w:rsid w:val="0042237A"/>
    <w:rsid w:val="00422602"/>
    <w:rsid w:val="004229CD"/>
    <w:rsid w:val="00424970"/>
    <w:rsid w:val="00424CFE"/>
    <w:rsid w:val="004338C0"/>
    <w:rsid w:val="00434D86"/>
    <w:rsid w:val="004357BD"/>
    <w:rsid w:val="0044119A"/>
    <w:rsid w:val="004455A5"/>
    <w:rsid w:val="004500DF"/>
    <w:rsid w:val="00450CFC"/>
    <w:rsid w:val="004546A0"/>
    <w:rsid w:val="00454F2D"/>
    <w:rsid w:val="00466C02"/>
    <w:rsid w:val="00472BF1"/>
    <w:rsid w:val="00472F23"/>
    <w:rsid w:val="00474003"/>
    <w:rsid w:val="00482565"/>
    <w:rsid w:val="00484566"/>
    <w:rsid w:val="0048457F"/>
    <w:rsid w:val="00484A65"/>
    <w:rsid w:val="004B4444"/>
    <w:rsid w:val="004B7482"/>
    <w:rsid w:val="004C5B1A"/>
    <w:rsid w:val="004C7289"/>
    <w:rsid w:val="004E2A7F"/>
    <w:rsid w:val="004E49BA"/>
    <w:rsid w:val="004E5A57"/>
    <w:rsid w:val="004F1CFD"/>
    <w:rsid w:val="004F3AD6"/>
    <w:rsid w:val="004F3D14"/>
    <w:rsid w:val="004F4B9C"/>
    <w:rsid w:val="004F63BD"/>
    <w:rsid w:val="004F6BDC"/>
    <w:rsid w:val="00506AFF"/>
    <w:rsid w:val="00507315"/>
    <w:rsid w:val="00511992"/>
    <w:rsid w:val="0051618A"/>
    <w:rsid w:val="005163F2"/>
    <w:rsid w:val="00516EB7"/>
    <w:rsid w:val="005215DC"/>
    <w:rsid w:val="00521FE0"/>
    <w:rsid w:val="00522393"/>
    <w:rsid w:val="00523A73"/>
    <w:rsid w:val="0053170E"/>
    <w:rsid w:val="00535D63"/>
    <w:rsid w:val="005368DE"/>
    <w:rsid w:val="00536FF5"/>
    <w:rsid w:val="005411A9"/>
    <w:rsid w:val="00541748"/>
    <w:rsid w:val="005458A5"/>
    <w:rsid w:val="00545B96"/>
    <w:rsid w:val="0054651B"/>
    <w:rsid w:val="005473E4"/>
    <w:rsid w:val="00550ABE"/>
    <w:rsid w:val="00554029"/>
    <w:rsid w:val="0055619E"/>
    <w:rsid w:val="00556849"/>
    <w:rsid w:val="00563FF5"/>
    <w:rsid w:val="00565985"/>
    <w:rsid w:val="0057315F"/>
    <w:rsid w:val="005753BC"/>
    <w:rsid w:val="0057605B"/>
    <w:rsid w:val="00577E90"/>
    <w:rsid w:val="005806F6"/>
    <w:rsid w:val="00587255"/>
    <w:rsid w:val="00596765"/>
    <w:rsid w:val="005A070B"/>
    <w:rsid w:val="005A19F4"/>
    <w:rsid w:val="005B07EA"/>
    <w:rsid w:val="005B15BD"/>
    <w:rsid w:val="005B2DA0"/>
    <w:rsid w:val="005B3659"/>
    <w:rsid w:val="005C0826"/>
    <w:rsid w:val="005C1307"/>
    <w:rsid w:val="005C2070"/>
    <w:rsid w:val="005D0C68"/>
    <w:rsid w:val="005D5687"/>
    <w:rsid w:val="005D7DAD"/>
    <w:rsid w:val="005E0B1D"/>
    <w:rsid w:val="005E4297"/>
    <w:rsid w:val="005E4A82"/>
    <w:rsid w:val="005E6D8E"/>
    <w:rsid w:val="005F008C"/>
    <w:rsid w:val="005F0A0A"/>
    <w:rsid w:val="00600B13"/>
    <w:rsid w:val="006108A8"/>
    <w:rsid w:val="006173E0"/>
    <w:rsid w:val="00620092"/>
    <w:rsid w:val="0062255F"/>
    <w:rsid w:val="00624970"/>
    <w:rsid w:val="0062623D"/>
    <w:rsid w:val="00630081"/>
    <w:rsid w:val="006300FE"/>
    <w:rsid w:val="00630BF1"/>
    <w:rsid w:val="00631102"/>
    <w:rsid w:val="0063767C"/>
    <w:rsid w:val="006425C4"/>
    <w:rsid w:val="00654ED9"/>
    <w:rsid w:val="00664058"/>
    <w:rsid w:val="00666618"/>
    <w:rsid w:val="00667406"/>
    <w:rsid w:val="0067174C"/>
    <w:rsid w:val="006723CF"/>
    <w:rsid w:val="0067361D"/>
    <w:rsid w:val="00673DDD"/>
    <w:rsid w:val="00680081"/>
    <w:rsid w:val="0068037E"/>
    <w:rsid w:val="00680986"/>
    <w:rsid w:val="006821A9"/>
    <w:rsid w:val="00690AB2"/>
    <w:rsid w:val="0069221B"/>
    <w:rsid w:val="00694DF0"/>
    <w:rsid w:val="006A2A59"/>
    <w:rsid w:val="006A5D60"/>
    <w:rsid w:val="006B0495"/>
    <w:rsid w:val="006B564D"/>
    <w:rsid w:val="006B5BE6"/>
    <w:rsid w:val="006B670A"/>
    <w:rsid w:val="006B751E"/>
    <w:rsid w:val="006C005B"/>
    <w:rsid w:val="006C0BE4"/>
    <w:rsid w:val="006C157E"/>
    <w:rsid w:val="006C22C1"/>
    <w:rsid w:val="006C3307"/>
    <w:rsid w:val="006D3C7E"/>
    <w:rsid w:val="006E4C38"/>
    <w:rsid w:val="006F3684"/>
    <w:rsid w:val="006F7EBA"/>
    <w:rsid w:val="00701D73"/>
    <w:rsid w:val="007024DB"/>
    <w:rsid w:val="00703A7C"/>
    <w:rsid w:val="00711DF1"/>
    <w:rsid w:val="00713935"/>
    <w:rsid w:val="00720BC0"/>
    <w:rsid w:val="00724CEC"/>
    <w:rsid w:val="007250C7"/>
    <w:rsid w:val="00727618"/>
    <w:rsid w:val="0073291E"/>
    <w:rsid w:val="007329A5"/>
    <w:rsid w:val="0073529F"/>
    <w:rsid w:val="007402FD"/>
    <w:rsid w:val="00740813"/>
    <w:rsid w:val="00740D5C"/>
    <w:rsid w:val="00742D65"/>
    <w:rsid w:val="00743CE1"/>
    <w:rsid w:val="0074799F"/>
    <w:rsid w:val="007525AC"/>
    <w:rsid w:val="00752B08"/>
    <w:rsid w:val="00754F35"/>
    <w:rsid w:val="00755701"/>
    <w:rsid w:val="0075698F"/>
    <w:rsid w:val="00756C05"/>
    <w:rsid w:val="00756FF7"/>
    <w:rsid w:val="0075770A"/>
    <w:rsid w:val="00757D3F"/>
    <w:rsid w:val="00776D62"/>
    <w:rsid w:val="007864C5"/>
    <w:rsid w:val="00786DEB"/>
    <w:rsid w:val="0079342B"/>
    <w:rsid w:val="007966E6"/>
    <w:rsid w:val="007A5AA5"/>
    <w:rsid w:val="007A6006"/>
    <w:rsid w:val="007B7461"/>
    <w:rsid w:val="007C1062"/>
    <w:rsid w:val="007C39C6"/>
    <w:rsid w:val="007C3FF4"/>
    <w:rsid w:val="007C6E13"/>
    <w:rsid w:val="007D28FF"/>
    <w:rsid w:val="007E22F5"/>
    <w:rsid w:val="007E3DC8"/>
    <w:rsid w:val="007E5D03"/>
    <w:rsid w:val="007F4A6E"/>
    <w:rsid w:val="007F5429"/>
    <w:rsid w:val="007F74A2"/>
    <w:rsid w:val="00802477"/>
    <w:rsid w:val="00802BBA"/>
    <w:rsid w:val="00804703"/>
    <w:rsid w:val="00806122"/>
    <w:rsid w:val="00806315"/>
    <w:rsid w:val="00813523"/>
    <w:rsid w:val="008235D5"/>
    <w:rsid w:val="008241F9"/>
    <w:rsid w:val="008258D6"/>
    <w:rsid w:val="008258EF"/>
    <w:rsid w:val="0083253A"/>
    <w:rsid w:val="008331DC"/>
    <w:rsid w:val="0083510B"/>
    <w:rsid w:val="0084184B"/>
    <w:rsid w:val="0084213D"/>
    <w:rsid w:val="0085503F"/>
    <w:rsid w:val="008550FB"/>
    <w:rsid w:val="00855443"/>
    <w:rsid w:val="008576F9"/>
    <w:rsid w:val="00864286"/>
    <w:rsid w:val="00870795"/>
    <w:rsid w:val="00877A9C"/>
    <w:rsid w:val="008925D7"/>
    <w:rsid w:val="008A1A36"/>
    <w:rsid w:val="008A1A48"/>
    <w:rsid w:val="008A52D8"/>
    <w:rsid w:val="008B4876"/>
    <w:rsid w:val="008B5BA1"/>
    <w:rsid w:val="008B7F26"/>
    <w:rsid w:val="008C079B"/>
    <w:rsid w:val="008C20BF"/>
    <w:rsid w:val="008C2AAA"/>
    <w:rsid w:val="008C3C96"/>
    <w:rsid w:val="008C6BDF"/>
    <w:rsid w:val="008D037C"/>
    <w:rsid w:val="008D0E34"/>
    <w:rsid w:val="008D3D88"/>
    <w:rsid w:val="008E03D8"/>
    <w:rsid w:val="008E4000"/>
    <w:rsid w:val="008E5752"/>
    <w:rsid w:val="008E6B37"/>
    <w:rsid w:val="008F09CA"/>
    <w:rsid w:val="008F1059"/>
    <w:rsid w:val="00900927"/>
    <w:rsid w:val="00900CCE"/>
    <w:rsid w:val="0090359A"/>
    <w:rsid w:val="009104F0"/>
    <w:rsid w:val="00910847"/>
    <w:rsid w:val="009108F7"/>
    <w:rsid w:val="00911EE4"/>
    <w:rsid w:val="00912190"/>
    <w:rsid w:val="00914662"/>
    <w:rsid w:val="00916CEB"/>
    <w:rsid w:val="00917544"/>
    <w:rsid w:val="00921697"/>
    <w:rsid w:val="00924173"/>
    <w:rsid w:val="00930553"/>
    <w:rsid w:val="00930B14"/>
    <w:rsid w:val="00931AAD"/>
    <w:rsid w:val="009324AB"/>
    <w:rsid w:val="00932C73"/>
    <w:rsid w:val="00933BCA"/>
    <w:rsid w:val="00941308"/>
    <w:rsid w:val="0094275B"/>
    <w:rsid w:val="009550C6"/>
    <w:rsid w:val="00955B94"/>
    <w:rsid w:val="0095626F"/>
    <w:rsid w:val="0095754F"/>
    <w:rsid w:val="00957F7B"/>
    <w:rsid w:val="00964378"/>
    <w:rsid w:val="009662DC"/>
    <w:rsid w:val="009701A4"/>
    <w:rsid w:val="00973822"/>
    <w:rsid w:val="00974C47"/>
    <w:rsid w:val="009758E2"/>
    <w:rsid w:val="00976368"/>
    <w:rsid w:val="0097696D"/>
    <w:rsid w:val="00976A2C"/>
    <w:rsid w:val="0098219A"/>
    <w:rsid w:val="00986483"/>
    <w:rsid w:val="00992AE7"/>
    <w:rsid w:val="009935B1"/>
    <w:rsid w:val="00993C1C"/>
    <w:rsid w:val="00997B79"/>
    <w:rsid w:val="009A200B"/>
    <w:rsid w:val="009A302F"/>
    <w:rsid w:val="009B0B76"/>
    <w:rsid w:val="009B54A6"/>
    <w:rsid w:val="009B6B32"/>
    <w:rsid w:val="009B7D40"/>
    <w:rsid w:val="009C0A6F"/>
    <w:rsid w:val="009C2B9F"/>
    <w:rsid w:val="009D2491"/>
    <w:rsid w:val="009D4DD4"/>
    <w:rsid w:val="009D5228"/>
    <w:rsid w:val="009E1546"/>
    <w:rsid w:val="009E383B"/>
    <w:rsid w:val="009E6324"/>
    <w:rsid w:val="009E699F"/>
    <w:rsid w:val="009F30E1"/>
    <w:rsid w:val="009F77D3"/>
    <w:rsid w:val="00A03255"/>
    <w:rsid w:val="00A05668"/>
    <w:rsid w:val="00A219CE"/>
    <w:rsid w:val="00A21F28"/>
    <w:rsid w:val="00A21F6D"/>
    <w:rsid w:val="00A21FA9"/>
    <w:rsid w:val="00A26C1F"/>
    <w:rsid w:val="00A37609"/>
    <w:rsid w:val="00A400B3"/>
    <w:rsid w:val="00A41730"/>
    <w:rsid w:val="00A42434"/>
    <w:rsid w:val="00A457AA"/>
    <w:rsid w:val="00A53270"/>
    <w:rsid w:val="00A56169"/>
    <w:rsid w:val="00A60259"/>
    <w:rsid w:val="00A6038C"/>
    <w:rsid w:val="00A60FE9"/>
    <w:rsid w:val="00A635DA"/>
    <w:rsid w:val="00A64331"/>
    <w:rsid w:val="00A64C35"/>
    <w:rsid w:val="00A73305"/>
    <w:rsid w:val="00A76F55"/>
    <w:rsid w:val="00A7709F"/>
    <w:rsid w:val="00A9220E"/>
    <w:rsid w:val="00A95A46"/>
    <w:rsid w:val="00A96A92"/>
    <w:rsid w:val="00A97EEB"/>
    <w:rsid w:val="00AA275B"/>
    <w:rsid w:val="00AA2F44"/>
    <w:rsid w:val="00AA3D24"/>
    <w:rsid w:val="00AA5371"/>
    <w:rsid w:val="00AA5C7A"/>
    <w:rsid w:val="00AB02ED"/>
    <w:rsid w:val="00AB176E"/>
    <w:rsid w:val="00AB1E71"/>
    <w:rsid w:val="00AB3080"/>
    <w:rsid w:val="00AB4311"/>
    <w:rsid w:val="00AB47A9"/>
    <w:rsid w:val="00AC07E2"/>
    <w:rsid w:val="00AC53A2"/>
    <w:rsid w:val="00AD0C45"/>
    <w:rsid w:val="00AD2004"/>
    <w:rsid w:val="00AD2FFE"/>
    <w:rsid w:val="00AD3B26"/>
    <w:rsid w:val="00AD417C"/>
    <w:rsid w:val="00AD793A"/>
    <w:rsid w:val="00AE4378"/>
    <w:rsid w:val="00AE58D0"/>
    <w:rsid w:val="00AF17D8"/>
    <w:rsid w:val="00AF45D1"/>
    <w:rsid w:val="00B02227"/>
    <w:rsid w:val="00B030BD"/>
    <w:rsid w:val="00B06488"/>
    <w:rsid w:val="00B07649"/>
    <w:rsid w:val="00B1021E"/>
    <w:rsid w:val="00B11432"/>
    <w:rsid w:val="00B15A39"/>
    <w:rsid w:val="00B15DD7"/>
    <w:rsid w:val="00B2196E"/>
    <w:rsid w:val="00B26C1F"/>
    <w:rsid w:val="00B31011"/>
    <w:rsid w:val="00B32B88"/>
    <w:rsid w:val="00B424FD"/>
    <w:rsid w:val="00B42CF7"/>
    <w:rsid w:val="00B50E2D"/>
    <w:rsid w:val="00B5509E"/>
    <w:rsid w:val="00B603C7"/>
    <w:rsid w:val="00B6206E"/>
    <w:rsid w:val="00B62B04"/>
    <w:rsid w:val="00B65A11"/>
    <w:rsid w:val="00B66285"/>
    <w:rsid w:val="00B71524"/>
    <w:rsid w:val="00B72ECA"/>
    <w:rsid w:val="00B735B9"/>
    <w:rsid w:val="00B86DF0"/>
    <w:rsid w:val="00B877F5"/>
    <w:rsid w:val="00B90A2B"/>
    <w:rsid w:val="00B944E7"/>
    <w:rsid w:val="00B95014"/>
    <w:rsid w:val="00BA2AB7"/>
    <w:rsid w:val="00BA33E3"/>
    <w:rsid w:val="00BA61F4"/>
    <w:rsid w:val="00BA720C"/>
    <w:rsid w:val="00BC52CE"/>
    <w:rsid w:val="00BC6C09"/>
    <w:rsid w:val="00BC6C83"/>
    <w:rsid w:val="00BD15B2"/>
    <w:rsid w:val="00BD217F"/>
    <w:rsid w:val="00BD59C2"/>
    <w:rsid w:val="00BF1374"/>
    <w:rsid w:val="00BF183C"/>
    <w:rsid w:val="00BF2A3D"/>
    <w:rsid w:val="00BF327B"/>
    <w:rsid w:val="00BF4DCA"/>
    <w:rsid w:val="00BF4E96"/>
    <w:rsid w:val="00BF5996"/>
    <w:rsid w:val="00BF6FF4"/>
    <w:rsid w:val="00BF7575"/>
    <w:rsid w:val="00C04989"/>
    <w:rsid w:val="00C052D4"/>
    <w:rsid w:val="00C066BD"/>
    <w:rsid w:val="00C17699"/>
    <w:rsid w:val="00C2176F"/>
    <w:rsid w:val="00C22D10"/>
    <w:rsid w:val="00C2470F"/>
    <w:rsid w:val="00C252ED"/>
    <w:rsid w:val="00C25486"/>
    <w:rsid w:val="00C2593F"/>
    <w:rsid w:val="00C3364D"/>
    <w:rsid w:val="00C33ADA"/>
    <w:rsid w:val="00C348F4"/>
    <w:rsid w:val="00C43D02"/>
    <w:rsid w:val="00C506BD"/>
    <w:rsid w:val="00C51F89"/>
    <w:rsid w:val="00C54EE3"/>
    <w:rsid w:val="00C577E4"/>
    <w:rsid w:val="00C57AB9"/>
    <w:rsid w:val="00C60BB5"/>
    <w:rsid w:val="00C70A9E"/>
    <w:rsid w:val="00C728EB"/>
    <w:rsid w:val="00C80DF2"/>
    <w:rsid w:val="00C84BBC"/>
    <w:rsid w:val="00CA08CF"/>
    <w:rsid w:val="00CA0BE6"/>
    <w:rsid w:val="00CA26B8"/>
    <w:rsid w:val="00CA321D"/>
    <w:rsid w:val="00CA550C"/>
    <w:rsid w:val="00CA7CE7"/>
    <w:rsid w:val="00CB3FBC"/>
    <w:rsid w:val="00CB4B37"/>
    <w:rsid w:val="00CC44B0"/>
    <w:rsid w:val="00CD1078"/>
    <w:rsid w:val="00CD1329"/>
    <w:rsid w:val="00CD1D9A"/>
    <w:rsid w:val="00CD3842"/>
    <w:rsid w:val="00CD3E9D"/>
    <w:rsid w:val="00CD493A"/>
    <w:rsid w:val="00CD5894"/>
    <w:rsid w:val="00CD7109"/>
    <w:rsid w:val="00CD73B1"/>
    <w:rsid w:val="00CE173A"/>
    <w:rsid w:val="00CE1D02"/>
    <w:rsid w:val="00CE437E"/>
    <w:rsid w:val="00CE782C"/>
    <w:rsid w:val="00CF2BDB"/>
    <w:rsid w:val="00CF7B21"/>
    <w:rsid w:val="00D03073"/>
    <w:rsid w:val="00D036DA"/>
    <w:rsid w:val="00D05FCD"/>
    <w:rsid w:val="00D06293"/>
    <w:rsid w:val="00D0630F"/>
    <w:rsid w:val="00D07D91"/>
    <w:rsid w:val="00D12B13"/>
    <w:rsid w:val="00D12E24"/>
    <w:rsid w:val="00D21988"/>
    <w:rsid w:val="00D27D2B"/>
    <w:rsid w:val="00D32E21"/>
    <w:rsid w:val="00D337FB"/>
    <w:rsid w:val="00D343B5"/>
    <w:rsid w:val="00D43596"/>
    <w:rsid w:val="00D4502E"/>
    <w:rsid w:val="00D47058"/>
    <w:rsid w:val="00D63FE4"/>
    <w:rsid w:val="00D67628"/>
    <w:rsid w:val="00D706B0"/>
    <w:rsid w:val="00D70778"/>
    <w:rsid w:val="00D73050"/>
    <w:rsid w:val="00D76A07"/>
    <w:rsid w:val="00D77A83"/>
    <w:rsid w:val="00D803EF"/>
    <w:rsid w:val="00D817F5"/>
    <w:rsid w:val="00D81981"/>
    <w:rsid w:val="00D83ED0"/>
    <w:rsid w:val="00D86B00"/>
    <w:rsid w:val="00D9326A"/>
    <w:rsid w:val="00D9401F"/>
    <w:rsid w:val="00D95BD9"/>
    <w:rsid w:val="00DA0D8F"/>
    <w:rsid w:val="00DA20C8"/>
    <w:rsid w:val="00DA4024"/>
    <w:rsid w:val="00DA573C"/>
    <w:rsid w:val="00DA5AB2"/>
    <w:rsid w:val="00DB0475"/>
    <w:rsid w:val="00DB0A5C"/>
    <w:rsid w:val="00DB3DC4"/>
    <w:rsid w:val="00DB4F61"/>
    <w:rsid w:val="00DC4373"/>
    <w:rsid w:val="00DC5E29"/>
    <w:rsid w:val="00DD1B60"/>
    <w:rsid w:val="00DD1CCA"/>
    <w:rsid w:val="00DD5329"/>
    <w:rsid w:val="00DD6749"/>
    <w:rsid w:val="00DD745B"/>
    <w:rsid w:val="00DE4218"/>
    <w:rsid w:val="00DE5DE8"/>
    <w:rsid w:val="00DE7C05"/>
    <w:rsid w:val="00DF1BDF"/>
    <w:rsid w:val="00DF1F93"/>
    <w:rsid w:val="00DF6117"/>
    <w:rsid w:val="00E020F1"/>
    <w:rsid w:val="00E05B27"/>
    <w:rsid w:val="00E0637E"/>
    <w:rsid w:val="00E11608"/>
    <w:rsid w:val="00E11A11"/>
    <w:rsid w:val="00E14D5D"/>
    <w:rsid w:val="00E15449"/>
    <w:rsid w:val="00E168B3"/>
    <w:rsid w:val="00E171A4"/>
    <w:rsid w:val="00E22F78"/>
    <w:rsid w:val="00E2321C"/>
    <w:rsid w:val="00E315AD"/>
    <w:rsid w:val="00E42024"/>
    <w:rsid w:val="00E47B3D"/>
    <w:rsid w:val="00E5154E"/>
    <w:rsid w:val="00E516FD"/>
    <w:rsid w:val="00E51E5A"/>
    <w:rsid w:val="00E536A7"/>
    <w:rsid w:val="00E5498B"/>
    <w:rsid w:val="00E54A4D"/>
    <w:rsid w:val="00E62364"/>
    <w:rsid w:val="00E716CC"/>
    <w:rsid w:val="00E7338C"/>
    <w:rsid w:val="00E80ABD"/>
    <w:rsid w:val="00E96FBA"/>
    <w:rsid w:val="00E973B7"/>
    <w:rsid w:val="00E97704"/>
    <w:rsid w:val="00EA3485"/>
    <w:rsid w:val="00EA3640"/>
    <w:rsid w:val="00EA7F23"/>
    <w:rsid w:val="00EB17DD"/>
    <w:rsid w:val="00EB2E4D"/>
    <w:rsid w:val="00EB61FB"/>
    <w:rsid w:val="00EC2699"/>
    <w:rsid w:val="00EC3110"/>
    <w:rsid w:val="00EC410B"/>
    <w:rsid w:val="00ED37A4"/>
    <w:rsid w:val="00EE1CFB"/>
    <w:rsid w:val="00EE37F4"/>
    <w:rsid w:val="00EE3A6E"/>
    <w:rsid w:val="00EE4B38"/>
    <w:rsid w:val="00EE4EDF"/>
    <w:rsid w:val="00EF3F1B"/>
    <w:rsid w:val="00EF5C38"/>
    <w:rsid w:val="00F00AFE"/>
    <w:rsid w:val="00F00F29"/>
    <w:rsid w:val="00F01206"/>
    <w:rsid w:val="00F01D36"/>
    <w:rsid w:val="00F02256"/>
    <w:rsid w:val="00F030B3"/>
    <w:rsid w:val="00F04B3B"/>
    <w:rsid w:val="00F069EE"/>
    <w:rsid w:val="00F07E5F"/>
    <w:rsid w:val="00F12D4A"/>
    <w:rsid w:val="00F14CE2"/>
    <w:rsid w:val="00F16CFC"/>
    <w:rsid w:val="00F176A5"/>
    <w:rsid w:val="00F36509"/>
    <w:rsid w:val="00F37672"/>
    <w:rsid w:val="00F41837"/>
    <w:rsid w:val="00F477CC"/>
    <w:rsid w:val="00F5221A"/>
    <w:rsid w:val="00F52E0E"/>
    <w:rsid w:val="00F55D78"/>
    <w:rsid w:val="00F57499"/>
    <w:rsid w:val="00F63B65"/>
    <w:rsid w:val="00F65B86"/>
    <w:rsid w:val="00F66957"/>
    <w:rsid w:val="00F7254F"/>
    <w:rsid w:val="00F729B0"/>
    <w:rsid w:val="00F77DE8"/>
    <w:rsid w:val="00F9132B"/>
    <w:rsid w:val="00F9466C"/>
    <w:rsid w:val="00FA15F7"/>
    <w:rsid w:val="00FA2377"/>
    <w:rsid w:val="00FA4016"/>
    <w:rsid w:val="00FA41BC"/>
    <w:rsid w:val="00FB15C3"/>
    <w:rsid w:val="00FB3D88"/>
    <w:rsid w:val="00FB7950"/>
    <w:rsid w:val="00FC6BB2"/>
    <w:rsid w:val="00FC766B"/>
    <w:rsid w:val="00FD0816"/>
    <w:rsid w:val="00FD2D8F"/>
    <w:rsid w:val="00FE16E0"/>
    <w:rsid w:val="00FE282D"/>
    <w:rsid w:val="00FE3A6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354"/>
  <w15:chartTrackingRefBased/>
  <w15:docId w15:val="{CBD55EEA-0D9A-C849-8072-0EC1D66A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A2B"/>
  </w:style>
  <w:style w:type="paragraph" w:styleId="Heading1">
    <w:name w:val="heading 1"/>
    <w:basedOn w:val="Normal"/>
    <w:next w:val="Normal"/>
    <w:link w:val="Heading1Char"/>
    <w:uiPriority w:val="9"/>
    <w:qFormat/>
    <w:rsid w:val="006A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y Table"/>
    <w:basedOn w:val="TableNormal"/>
    <w:uiPriority w:val="39"/>
    <w:rsid w:val="0051618A"/>
    <w:pPr>
      <w:spacing w:after="0" w:line="240" w:lineRule="auto"/>
      <w:jc w:val="center"/>
    </w:pPr>
    <w:rPr>
      <w:rFonts w:ascii="Times New Roman" w:hAnsi="Times New Roman"/>
      <w:sz w:val="20"/>
    </w:rPr>
    <w:tblPr>
      <w:tblBorders>
        <w:top w:val="single" w:sz="4" w:space="0" w:color="auto"/>
        <w:bottom w:val="single" w:sz="4" w:space="0" w:color="auto"/>
      </w:tblBorders>
    </w:tblPr>
    <w:tcPr>
      <w:vAlign w:val="center"/>
    </w:tcPr>
  </w:style>
  <w:style w:type="character" w:customStyle="1" w:styleId="Heading1Char">
    <w:name w:val="Heading 1 Char"/>
    <w:basedOn w:val="DefaultParagraphFont"/>
    <w:link w:val="Heading1"/>
    <w:uiPriority w:val="9"/>
    <w:rsid w:val="006A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60"/>
    <w:rPr>
      <w:rFonts w:eastAsiaTheme="majorEastAsia" w:cstheme="majorBidi"/>
      <w:color w:val="272727" w:themeColor="text1" w:themeTint="D8"/>
    </w:rPr>
  </w:style>
  <w:style w:type="paragraph" w:styleId="Title">
    <w:name w:val="Title"/>
    <w:basedOn w:val="Normal"/>
    <w:next w:val="Normal"/>
    <w:link w:val="TitleChar"/>
    <w:uiPriority w:val="10"/>
    <w:qFormat/>
    <w:rsid w:val="006A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A5D60"/>
    <w:rPr>
      <w:i/>
      <w:iCs/>
      <w:color w:val="404040" w:themeColor="text1" w:themeTint="BF"/>
    </w:rPr>
  </w:style>
  <w:style w:type="paragraph" w:styleId="ListParagraph">
    <w:name w:val="List Paragraph"/>
    <w:basedOn w:val="Normal"/>
    <w:uiPriority w:val="34"/>
    <w:qFormat/>
    <w:rsid w:val="006A5D60"/>
    <w:pPr>
      <w:ind w:left="720"/>
      <w:contextualSpacing/>
    </w:pPr>
  </w:style>
  <w:style w:type="character" w:styleId="IntenseEmphasis">
    <w:name w:val="Intense Emphasis"/>
    <w:basedOn w:val="DefaultParagraphFont"/>
    <w:uiPriority w:val="21"/>
    <w:qFormat/>
    <w:rsid w:val="006A5D60"/>
    <w:rPr>
      <w:i/>
      <w:iCs/>
      <w:color w:val="0F4761" w:themeColor="accent1" w:themeShade="BF"/>
    </w:rPr>
  </w:style>
  <w:style w:type="paragraph" w:styleId="IntenseQuote">
    <w:name w:val="Intense Quote"/>
    <w:basedOn w:val="Normal"/>
    <w:next w:val="Normal"/>
    <w:link w:val="IntenseQuoteChar"/>
    <w:uiPriority w:val="30"/>
    <w:qFormat/>
    <w:rsid w:val="006A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60"/>
    <w:rPr>
      <w:i/>
      <w:iCs/>
      <w:color w:val="0F4761" w:themeColor="accent1" w:themeShade="BF"/>
    </w:rPr>
  </w:style>
  <w:style w:type="character" w:styleId="IntenseReference">
    <w:name w:val="Intense Reference"/>
    <w:basedOn w:val="DefaultParagraphFont"/>
    <w:uiPriority w:val="32"/>
    <w:qFormat/>
    <w:rsid w:val="006A5D60"/>
    <w:rPr>
      <w:b/>
      <w:bCs/>
      <w:smallCaps/>
      <w:color w:val="0F4761" w:themeColor="accent1" w:themeShade="BF"/>
      <w:spacing w:val="5"/>
    </w:rPr>
  </w:style>
  <w:style w:type="character" w:styleId="Emphasis">
    <w:name w:val="Emphasis"/>
    <w:basedOn w:val="DefaultParagraphFont"/>
    <w:uiPriority w:val="20"/>
    <w:qFormat/>
    <w:rsid w:val="006A5D60"/>
    <w:rPr>
      <w:i/>
      <w:iCs/>
    </w:rPr>
  </w:style>
  <w:style w:type="character" w:styleId="Strong">
    <w:name w:val="Strong"/>
    <w:basedOn w:val="DefaultParagraphFont"/>
    <w:uiPriority w:val="22"/>
    <w:qFormat/>
    <w:rsid w:val="006A5D60"/>
    <w:rPr>
      <w:b/>
      <w:bCs/>
    </w:rPr>
  </w:style>
  <w:style w:type="paragraph" w:styleId="NormalWeb">
    <w:name w:val="Normal (Web)"/>
    <w:basedOn w:val="Normal"/>
    <w:uiPriority w:val="99"/>
    <w:unhideWhenUsed/>
    <w:rsid w:val="006A5D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D2B"/>
    <w:rPr>
      <w:color w:val="666666"/>
    </w:rPr>
  </w:style>
  <w:style w:type="paragraph" w:styleId="Bibliography">
    <w:name w:val="Bibliography"/>
    <w:basedOn w:val="Normal"/>
    <w:next w:val="Normal"/>
    <w:uiPriority w:val="37"/>
    <w:unhideWhenUsed/>
    <w:rsid w:val="000011E7"/>
    <w:pPr>
      <w:tabs>
        <w:tab w:val="left" w:pos="380"/>
      </w:tabs>
      <w:spacing w:after="0" w:line="240" w:lineRule="auto"/>
      <w:ind w:left="384" w:hanging="384"/>
    </w:pPr>
  </w:style>
  <w:style w:type="character" w:styleId="CommentReference">
    <w:name w:val="annotation reference"/>
    <w:basedOn w:val="DefaultParagraphFont"/>
    <w:uiPriority w:val="99"/>
    <w:semiHidden/>
    <w:unhideWhenUsed/>
    <w:rsid w:val="000D3B8B"/>
    <w:rPr>
      <w:sz w:val="16"/>
      <w:szCs w:val="16"/>
    </w:rPr>
  </w:style>
  <w:style w:type="paragraph" w:styleId="CommentText">
    <w:name w:val="annotation text"/>
    <w:basedOn w:val="Normal"/>
    <w:link w:val="CommentTextChar"/>
    <w:uiPriority w:val="99"/>
    <w:unhideWhenUsed/>
    <w:rsid w:val="000D3B8B"/>
    <w:pPr>
      <w:spacing w:line="240" w:lineRule="auto"/>
    </w:pPr>
    <w:rPr>
      <w:sz w:val="20"/>
      <w:szCs w:val="20"/>
    </w:rPr>
  </w:style>
  <w:style w:type="character" w:customStyle="1" w:styleId="CommentTextChar">
    <w:name w:val="Comment Text Char"/>
    <w:basedOn w:val="DefaultParagraphFont"/>
    <w:link w:val="CommentText"/>
    <w:uiPriority w:val="99"/>
    <w:rsid w:val="000D3B8B"/>
    <w:rPr>
      <w:sz w:val="20"/>
      <w:szCs w:val="20"/>
    </w:rPr>
  </w:style>
  <w:style w:type="paragraph" w:styleId="CommentSubject">
    <w:name w:val="annotation subject"/>
    <w:basedOn w:val="CommentText"/>
    <w:next w:val="CommentText"/>
    <w:link w:val="CommentSubjectChar"/>
    <w:uiPriority w:val="99"/>
    <w:semiHidden/>
    <w:unhideWhenUsed/>
    <w:rsid w:val="000D3B8B"/>
    <w:rPr>
      <w:b/>
      <w:bCs/>
    </w:rPr>
  </w:style>
  <w:style w:type="character" w:customStyle="1" w:styleId="CommentSubjectChar">
    <w:name w:val="Comment Subject Char"/>
    <w:basedOn w:val="CommentTextChar"/>
    <w:link w:val="CommentSubject"/>
    <w:uiPriority w:val="99"/>
    <w:semiHidden/>
    <w:rsid w:val="000D3B8B"/>
    <w:rPr>
      <w:b/>
      <w:bCs/>
      <w:sz w:val="20"/>
      <w:szCs w:val="20"/>
    </w:rPr>
  </w:style>
  <w:style w:type="paragraph" w:styleId="Revision">
    <w:name w:val="Revision"/>
    <w:hidden/>
    <w:uiPriority w:val="99"/>
    <w:semiHidden/>
    <w:rsid w:val="000D3B8B"/>
    <w:pPr>
      <w:spacing w:after="0" w:line="240" w:lineRule="auto"/>
    </w:pPr>
  </w:style>
  <w:style w:type="character" w:styleId="Hyperlink">
    <w:name w:val="Hyperlink"/>
    <w:basedOn w:val="DefaultParagraphFont"/>
    <w:uiPriority w:val="99"/>
    <w:unhideWhenUsed/>
    <w:rsid w:val="00673DDD"/>
    <w:rPr>
      <w:color w:val="467886" w:themeColor="hyperlink"/>
      <w:u w:val="single"/>
    </w:rPr>
  </w:style>
  <w:style w:type="character" w:styleId="UnresolvedMention">
    <w:name w:val="Unresolved Mention"/>
    <w:basedOn w:val="DefaultParagraphFont"/>
    <w:uiPriority w:val="99"/>
    <w:semiHidden/>
    <w:unhideWhenUsed/>
    <w:rsid w:val="00673DDD"/>
    <w:rPr>
      <w:color w:val="605E5C"/>
      <w:shd w:val="clear" w:color="auto" w:fill="E1DFDD"/>
    </w:rPr>
  </w:style>
  <w:style w:type="paragraph" w:styleId="FootnoteText">
    <w:name w:val="footnote text"/>
    <w:basedOn w:val="Normal"/>
    <w:link w:val="FootnoteTextChar"/>
    <w:uiPriority w:val="99"/>
    <w:semiHidden/>
    <w:unhideWhenUsed/>
    <w:rsid w:val="00BA2A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2AB7"/>
    <w:rPr>
      <w:sz w:val="20"/>
      <w:szCs w:val="20"/>
    </w:rPr>
  </w:style>
  <w:style w:type="character" w:styleId="FootnoteReference">
    <w:name w:val="footnote reference"/>
    <w:basedOn w:val="DefaultParagraphFont"/>
    <w:uiPriority w:val="99"/>
    <w:semiHidden/>
    <w:unhideWhenUsed/>
    <w:rsid w:val="00BA2AB7"/>
    <w:rPr>
      <w:vertAlign w:val="superscript"/>
    </w:rPr>
  </w:style>
  <w:style w:type="character" w:customStyle="1" w:styleId="math-inline">
    <w:name w:val="math-inline"/>
    <w:basedOn w:val="DefaultParagraphFont"/>
    <w:rsid w:val="00F9132B"/>
  </w:style>
  <w:style w:type="paragraph" w:styleId="Footer">
    <w:name w:val="footer"/>
    <w:basedOn w:val="Normal"/>
    <w:link w:val="FooterChar"/>
    <w:uiPriority w:val="99"/>
    <w:unhideWhenUsed/>
    <w:rsid w:val="00AB1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E71"/>
  </w:style>
  <w:style w:type="character" w:styleId="PageNumber">
    <w:name w:val="page number"/>
    <w:basedOn w:val="DefaultParagraphFont"/>
    <w:uiPriority w:val="99"/>
    <w:semiHidden/>
    <w:unhideWhenUsed/>
    <w:rsid w:val="00AB1E71"/>
  </w:style>
  <w:style w:type="paragraph" w:styleId="Header">
    <w:name w:val="header"/>
    <w:basedOn w:val="Normal"/>
    <w:link w:val="HeaderChar"/>
    <w:uiPriority w:val="99"/>
    <w:unhideWhenUsed/>
    <w:rsid w:val="00AB1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6.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D0C4-30F2-BE4A-B03D-DCBEC80C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28</Pages>
  <Words>24002</Words>
  <Characters>136812</Characters>
  <Application>Microsoft Office Word</Application>
  <DocSecurity>0</DocSecurity>
  <Lines>1140</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ZIHAO#</dc:creator>
  <cp:keywords/>
  <dc:description/>
  <cp:lastModifiedBy>#WANG ZIHAO#</cp:lastModifiedBy>
  <cp:revision>52</cp:revision>
  <cp:lastPrinted>2026-02-27T06:07:00Z</cp:lastPrinted>
  <dcterms:created xsi:type="dcterms:W3CDTF">2026-06-02T15:53:00Z</dcterms:created>
  <dcterms:modified xsi:type="dcterms:W3CDTF">2026-06-18T16:54:00Z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id="pIPTOzB7"/&gt;&lt;style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